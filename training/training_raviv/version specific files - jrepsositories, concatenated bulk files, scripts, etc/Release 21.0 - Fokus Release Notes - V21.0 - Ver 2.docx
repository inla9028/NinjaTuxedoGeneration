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6129" w:rsidRPr="008A1DD8" w:rsidRDefault="0033666F" w:rsidP="00071D6B">
      <w:pPr>
        <w:pStyle w:val="ApplicationName"/>
      </w:pPr>
      <w:bookmarkStart w:id="0" w:name="_Toc196208351"/>
      <w:r>
        <w:rPr>
          <w:noProof/>
          <w:sz w:val="20"/>
        </w:rPr>
        <w:pict>
          <v:shapetype id="_x0000_t202" coordsize="21600,21600" o:spt="202" path="m,l,21600r21600,l21600,xe">
            <v:stroke joinstyle="miter"/>
            <v:path gradientshapeok="t" o:connecttype="rect"/>
          </v:shapetype>
          <v:shape id="Text Box 3" o:spid="_x0000_s1033" type="#_x0000_t202" style="position:absolute;margin-left:80.75pt;margin-top:68.5pt;width:324pt;height:63pt;z-index:251656704;visibility:visibl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" filled="f" stroked="f">
            <v:fill opacity="32896f"/>
            <v:textbox style="mso-next-textbox:#Text Box 3">
              <w:txbxContent>
                <w:p w:rsidR="0033666F" w:rsidRPr="00546129" w:rsidRDefault="0033666F">
                  <w:pPr>
                    <w:rPr>
                      <w:rStyle w:val="name2"/>
                    </w:rPr>
                  </w:pPr>
                </w:p>
              </w:txbxContent>
            </v:textbox>
            <w10:wrap anchory="margin"/>
          </v:shape>
        </w:pict>
      </w:r>
      <w:r w:rsidR="009709D0">
        <w:rPr>
          <w:noProof/>
        </w:rPr>
        <w:drawing>
          <wp:anchor distT="0" distB="0" distL="114300" distR="114300" simplePos="0" relativeHeight="251655680" behindDoc="0" locked="0" layoutInCell="1" allowOverlap="1" wp14:anchorId="5C301CDE" wp14:editId="3CD05A39">
            <wp:simplePos x="0" y="0"/>
            <wp:positionH relativeFrom="column">
              <wp:posOffset>-76200</wp:posOffset>
            </wp:positionH>
            <wp:positionV relativeFrom="paragraph">
              <wp:posOffset>901700</wp:posOffset>
            </wp:positionV>
            <wp:extent cx="1181100" cy="241300"/>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181100" cy="241300"/>
                    </a:xfrm>
                    <a:prstGeom prst="rect">
                      <a:avLst/>
                    </a:prstGeom>
                    <a:noFill/>
                    <a:ln w="9525">
                      <a:noFill/>
                      <a:miter lim="800000"/>
                      <a:headEnd/>
                      <a:tailEnd/>
                    </a:ln>
                  </pic:spPr>
                </pic:pic>
              </a:graphicData>
            </a:graphic>
          </wp:anchor>
        </w:drawing>
      </w:r>
      <w:fldSimple w:instr=" TITLE   \* MERGEFORMAT ">
        <w:r w:rsidR="00AD78B8">
          <w:t>Fokus Release Notes - V21.0</w:t>
        </w:r>
      </w:fldSimple>
      <w:r w:rsidR="008F6E91">
        <w:t xml:space="preserve"> </w:t>
      </w:r>
    </w:p>
    <w:p w:rsidR="00546129" w:rsidRPr="008A1DD8" w:rsidRDefault="0033666F">
      <w:pPr>
        <w:pStyle w:val="DocumentType"/>
      </w:pPr>
      <w:fldSimple w:instr=" SUBJECT  \* MERGEFORMAT ">
        <w:r w:rsidR="00AD78B8">
          <w:t>Release Notes</w:t>
        </w:r>
      </w:fldSimple>
    </w:p>
    <w:p w:rsidR="00546129" w:rsidRPr="008A1DD8" w:rsidRDefault="00546129">
      <w:pPr>
        <w:pStyle w:val="BodyText"/>
      </w:pPr>
    </w:p>
    <w:p w:rsidR="00546129" w:rsidRPr="008A1DD8" w:rsidRDefault="00546129">
      <w:pPr>
        <w:sectPr w:rsidR="00546129" w:rsidRPr="008A1DD8" w:rsidSect="00C13E37">
          <w:headerReference w:type="even" r:id="rId10"/>
          <w:footerReference w:type="even" r:id="rId11"/>
          <w:footerReference w:type="default" r:id="rId12"/>
          <w:pgSz w:w="12240" w:h="15840" w:code="1"/>
          <w:pgMar w:top="1152" w:right="1771" w:bottom="1152" w:left="1771" w:header="1008" w:footer="1008" w:gutter="360"/>
          <w:cols w:space="708"/>
          <w:titlePg/>
          <w:docGrid w:linePitch="360"/>
        </w:sectPr>
      </w:pPr>
    </w:p>
    <w:p w:rsidR="00546129" w:rsidRPr="008A1DD8" w:rsidRDefault="009709D0">
      <w:pPr>
        <w:pStyle w:val="ConfidentialInformation"/>
        <w:spacing w:before="3360"/>
      </w:pPr>
      <w:bookmarkStart w:id="1" w:name="ADIT_EXEMPT_1"/>
      <w:r>
        <w:rPr>
          <w:noProof/>
        </w:rPr>
        <w:lastRenderedPageBreak/>
        <w:drawing>
          <wp:inline distT="0" distB="0" distL="0" distR="0" wp14:anchorId="2149EBCE" wp14:editId="2BE7EF11">
            <wp:extent cx="1171575" cy="257175"/>
            <wp:effectExtent l="19050" t="0" r="9525" b="0"/>
            <wp:docPr id="1" name="Picture 2" descr="Description: 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_small"/>
                    <pic:cNvPicPr>
                      <a:picLocks noChangeAspect="1" noChangeArrowheads="1"/>
                    </pic:cNvPicPr>
                  </pic:nvPicPr>
                  <pic:blipFill>
                    <a:blip r:embed="rId13" cstate="print"/>
                    <a:srcRect/>
                    <a:stretch>
                      <a:fillRect/>
                    </a:stretch>
                  </pic:blipFill>
                  <pic:spPr bwMode="auto">
                    <a:xfrm>
                      <a:off x="0" y="0"/>
                      <a:ext cx="1171575" cy="257175"/>
                    </a:xfrm>
                    <a:prstGeom prst="rect">
                      <a:avLst/>
                    </a:prstGeom>
                    <a:noFill/>
                    <a:ln w="9525">
                      <a:noFill/>
                      <a:miter lim="800000"/>
                      <a:headEnd/>
                      <a:tailEnd/>
                    </a:ln>
                  </pic:spPr>
                </pic:pic>
              </a:graphicData>
            </a:graphic>
          </wp:inline>
        </w:drawing>
      </w:r>
      <w:bookmarkEnd w:id="1"/>
    </w:p>
    <w:p w:rsidR="00546129" w:rsidRPr="008A1DD8" w:rsidRDefault="00546129">
      <w:pPr>
        <w:pStyle w:val="ConfidentialInformation"/>
      </w:pPr>
      <w:r w:rsidRPr="008A1DD8">
        <w:t xml:space="preserve">© </w:t>
      </w:r>
      <w:r w:rsidR="00331CA7">
        <w:fldChar w:fldCharType="begin"/>
      </w:r>
      <w:r w:rsidR="00EB15F7">
        <w:instrText xml:space="preserve"> SAVEDATE \@ "yyyy" \* MERGEFORMAT </w:instrText>
      </w:r>
      <w:r w:rsidR="00331CA7">
        <w:fldChar w:fldCharType="separate"/>
      </w:r>
      <w:r w:rsidR="00472C5F">
        <w:rPr>
          <w:noProof/>
        </w:rPr>
        <w:t>2013</w:t>
      </w:r>
      <w:r w:rsidR="00331CA7">
        <w:rPr>
          <w:noProof/>
        </w:rPr>
        <w:fldChar w:fldCharType="end"/>
      </w:r>
      <w:r w:rsidRPr="008A1DD8">
        <w:t xml:space="preserve"> Amdocs</w:t>
      </w:r>
    </w:p>
    <w:p w:rsidR="00546129" w:rsidRPr="008A1DD8" w:rsidRDefault="00546129">
      <w:pPr>
        <w:pStyle w:val="ConfidentialInformation"/>
      </w:pPr>
      <w:r w:rsidRPr="008A1DD8">
        <w:t>This document contains proprietary and confidential information of Amdocs and shall not be reproduced or transferred to other documents, disclosed to others, or used for any purpose other than that for which it is furnished, without the prior written consent of Amdocs. It shall be returned to the respective Amdocs companies upon request.</w:t>
      </w:r>
    </w:p>
    <w:p w:rsidR="00546129" w:rsidRPr="008A1DD8" w:rsidRDefault="00546129">
      <w:pPr>
        <w:pStyle w:val="ConfidentialInformation"/>
      </w:pPr>
      <w:r w:rsidRPr="008A1DD8">
        <w:t>The trademark and service marks of Amdocs, including the Amdocs mark and logo, are the exclusive property of Amdocs, and may not be used without permission. All other marks mentioned in this material are the property of their respective owners.</w:t>
      </w:r>
    </w:p>
    <w:p w:rsidR="00546129" w:rsidRPr="008A1DD8" w:rsidRDefault="00546129">
      <w:pPr>
        <w:pStyle w:val="DocumentInformation"/>
      </w:pPr>
      <w:r w:rsidRPr="008A1DD8">
        <w:t>Document Information</w:t>
      </w:r>
    </w:p>
    <w:tbl>
      <w:tblPr>
        <w:tblW w:w="0" w:type="auto"/>
        <w:tblLook w:val="0000" w:firstRow="0" w:lastRow="0" w:firstColumn="0" w:lastColumn="0" w:noHBand="0" w:noVBand="0"/>
      </w:tblPr>
      <w:tblGrid>
        <w:gridCol w:w="2268"/>
        <w:gridCol w:w="6286"/>
      </w:tblGrid>
      <w:tr w:rsidR="00546129" w:rsidRPr="008A1DD8">
        <w:tc>
          <w:tcPr>
            <w:tcW w:w="2268" w:type="dxa"/>
          </w:tcPr>
          <w:p w:rsidR="00546129" w:rsidRPr="008A1DD8" w:rsidRDefault="00546129">
            <w:pPr>
              <w:pStyle w:val="Profile"/>
            </w:pPr>
            <w:bookmarkStart w:id="2" w:name="ADIT_EXEMPT_2"/>
            <w:r w:rsidRPr="008A1DD8">
              <w:t>Software Version:</w:t>
            </w:r>
          </w:p>
        </w:tc>
        <w:tc>
          <w:tcPr>
            <w:tcW w:w="6286" w:type="dxa"/>
          </w:tcPr>
          <w:p w:rsidR="00546129" w:rsidRPr="008A1DD8" w:rsidRDefault="006B61C6" w:rsidP="006128D3">
            <w:pPr>
              <w:pStyle w:val="ProfileField"/>
            </w:pPr>
            <w:r>
              <w:t>V</w:t>
            </w:r>
            <w:r w:rsidR="00206B46">
              <w:t>2</w:t>
            </w:r>
            <w:r w:rsidR="006128D3">
              <w:t>1</w:t>
            </w:r>
            <w:r w:rsidR="00206B46">
              <w:t>.0</w:t>
            </w:r>
          </w:p>
        </w:tc>
      </w:tr>
      <w:tr w:rsidR="00546129" w:rsidRPr="008A1DD8">
        <w:tc>
          <w:tcPr>
            <w:tcW w:w="2268" w:type="dxa"/>
          </w:tcPr>
          <w:p w:rsidR="00546129" w:rsidRPr="008A1DD8" w:rsidRDefault="00546129">
            <w:pPr>
              <w:pStyle w:val="Profile"/>
            </w:pPr>
            <w:r w:rsidRPr="008A1DD8">
              <w:t>Publication Date:</w:t>
            </w:r>
          </w:p>
        </w:tc>
        <w:tc>
          <w:tcPr>
            <w:tcW w:w="6286" w:type="dxa"/>
          </w:tcPr>
          <w:p w:rsidR="00546129" w:rsidRPr="008A1DD8" w:rsidRDefault="00546129">
            <w:pPr>
              <w:pStyle w:val="ProfileField"/>
            </w:pPr>
          </w:p>
        </w:tc>
      </w:tr>
      <w:tr w:rsidR="00546129" w:rsidRPr="008A1DD8">
        <w:tc>
          <w:tcPr>
            <w:tcW w:w="2268" w:type="dxa"/>
          </w:tcPr>
          <w:p w:rsidR="00546129" w:rsidRPr="008A1DD8" w:rsidRDefault="00546129">
            <w:pPr>
              <w:pStyle w:val="Profile"/>
            </w:pPr>
            <w:bookmarkStart w:id="3" w:name="UniqueID" w:colFirst="1" w:colLast="1"/>
            <w:r w:rsidRPr="008A1DD8">
              <w:t>Catalog Number:</w:t>
            </w:r>
          </w:p>
        </w:tc>
        <w:tc>
          <w:tcPr>
            <w:tcW w:w="6286" w:type="dxa"/>
          </w:tcPr>
          <w:p w:rsidR="00546129" w:rsidRPr="008A1DD8" w:rsidRDefault="003E451A" w:rsidP="00FF0821">
            <w:pPr>
              <w:pStyle w:val="ProfileField"/>
            </w:pPr>
            <w:r>
              <w:t>document_center\1833130</w:t>
            </w:r>
          </w:p>
        </w:tc>
      </w:tr>
      <w:tr w:rsidR="00AD78B8" w:rsidRPr="008A1DD8">
        <w:trPr>
          <w:ins w:id="4" w:author="Ashraf Abuleil" w:date="2013-09-27T16:25:00Z"/>
        </w:trPr>
        <w:tc>
          <w:tcPr>
            <w:tcW w:w="2268" w:type="dxa"/>
          </w:tcPr>
          <w:p w:rsidR="00AD78B8" w:rsidRDefault="00AD78B8">
            <w:pPr>
              <w:pStyle w:val="Profile"/>
              <w:rPr>
                <w:ins w:id="5" w:author="Ashraf Abuleil" w:date="2013-09-27T16:25:00Z"/>
              </w:rPr>
            </w:pPr>
            <w:ins w:id="6" w:author="Ashraf Abuleil" w:date="2013-09-27T16:25:00Z">
              <w:r>
                <w:t>Security Level:</w:t>
              </w:r>
            </w:ins>
          </w:p>
        </w:tc>
        <w:tc>
          <w:tcPr>
            <w:tcW w:w="6286" w:type="dxa"/>
          </w:tcPr>
          <w:p w:rsidR="00AD78B8" w:rsidRDefault="00AD78B8" w:rsidP="00546129">
            <w:pPr>
              <w:pStyle w:val="ProfileField"/>
              <w:rPr>
                <w:ins w:id="7" w:author="Ashraf Abuleil" w:date="2013-09-27T16:25:00Z"/>
              </w:rPr>
            </w:pPr>
            <w:ins w:id="8" w:author="Ashraf Abuleil" w:date="2013-09-27T16:25:00Z">
              <w:r>
                <w:fldChar w:fldCharType="begin"/>
              </w:r>
              <w:r>
                <w:instrText xml:space="preserve"> DOCPROPERTY  SecurityLevel  \* MERGEFORMAT </w:instrText>
              </w:r>
            </w:ins>
            <w:r>
              <w:fldChar w:fldCharType="separate"/>
            </w:r>
            <w:ins w:id="9" w:author="Ashraf Abuleil" w:date="2013-09-27T16:25:00Z">
              <w:r>
                <w:t>Level 1 - Confidential</w:t>
              </w:r>
              <w:r>
                <w:fldChar w:fldCharType="end"/>
              </w:r>
            </w:ins>
          </w:p>
        </w:tc>
      </w:tr>
      <w:tr w:rsidR="0086308C" w:rsidRPr="008A1DD8">
        <w:tc>
          <w:tcPr>
            <w:tcW w:w="2268" w:type="dxa"/>
          </w:tcPr>
          <w:p w:rsidR="0086308C" w:rsidRDefault="0086308C">
            <w:pPr>
              <w:pStyle w:val="Profile"/>
            </w:pPr>
            <w:r>
              <w:t>Security Level:</w:t>
            </w:r>
          </w:p>
        </w:tc>
        <w:tc>
          <w:tcPr>
            <w:tcW w:w="6286" w:type="dxa"/>
          </w:tcPr>
          <w:p w:rsidR="0086308C" w:rsidRDefault="0033666F" w:rsidP="00546129">
            <w:pPr>
              <w:pStyle w:val="ProfileField"/>
            </w:pPr>
            <w:fldSimple w:instr=" DOCPROPERTY  SecurityLevel  \* MERGEFORMAT ">
              <w:r w:rsidR="00AD78B8">
                <w:t>Level 1 - Confidential</w:t>
              </w:r>
            </w:fldSimple>
          </w:p>
        </w:tc>
      </w:tr>
      <w:tr w:rsidR="002D25BC" w:rsidRPr="008A1DD8">
        <w:tc>
          <w:tcPr>
            <w:tcW w:w="2268" w:type="dxa"/>
          </w:tcPr>
          <w:p w:rsidR="002D25BC" w:rsidRDefault="002D25BC">
            <w:pPr>
              <w:pStyle w:val="Profile"/>
            </w:pPr>
            <w:r>
              <w:t>Security Level:</w:t>
            </w:r>
          </w:p>
        </w:tc>
        <w:tc>
          <w:tcPr>
            <w:tcW w:w="6286" w:type="dxa"/>
          </w:tcPr>
          <w:p w:rsidR="002D25BC" w:rsidRDefault="0033666F" w:rsidP="00546129">
            <w:pPr>
              <w:pStyle w:val="ProfileField"/>
            </w:pPr>
            <w:fldSimple w:instr=" DOCPROPERTY  SecurityLevel  \* MERGEFORMAT ">
              <w:r w:rsidR="00AD78B8">
                <w:t>Level 1 - Confidential</w:t>
              </w:r>
            </w:fldSimple>
          </w:p>
        </w:tc>
      </w:tr>
      <w:tr w:rsidR="00310D49" w:rsidRPr="008A1DD8">
        <w:tc>
          <w:tcPr>
            <w:tcW w:w="2268" w:type="dxa"/>
          </w:tcPr>
          <w:p w:rsidR="00310D49" w:rsidRDefault="00310D49">
            <w:pPr>
              <w:pStyle w:val="Profile"/>
            </w:pPr>
            <w:r>
              <w:t>Security Level:</w:t>
            </w:r>
          </w:p>
        </w:tc>
        <w:tc>
          <w:tcPr>
            <w:tcW w:w="6286" w:type="dxa"/>
          </w:tcPr>
          <w:p w:rsidR="00310D49" w:rsidRDefault="0033666F" w:rsidP="00546129">
            <w:pPr>
              <w:pStyle w:val="ProfileField"/>
            </w:pPr>
            <w:fldSimple w:instr=" DOCPROPERTY  SecurityLevel  \* MERGEFORMAT ">
              <w:r w:rsidR="00AD78B8">
                <w:t>Level 1 - Confidential</w:t>
              </w:r>
            </w:fldSimple>
          </w:p>
        </w:tc>
      </w:tr>
      <w:tr w:rsidR="003C5747" w:rsidRPr="008A1DD8">
        <w:tc>
          <w:tcPr>
            <w:tcW w:w="2268" w:type="dxa"/>
          </w:tcPr>
          <w:p w:rsidR="003C5747" w:rsidRDefault="003C5747">
            <w:pPr>
              <w:pStyle w:val="Profile"/>
            </w:pPr>
            <w:r>
              <w:t>Security Level:</w:t>
            </w:r>
          </w:p>
        </w:tc>
        <w:tc>
          <w:tcPr>
            <w:tcW w:w="6286" w:type="dxa"/>
          </w:tcPr>
          <w:p w:rsidR="003C5747" w:rsidRDefault="0033666F" w:rsidP="00546129">
            <w:pPr>
              <w:pStyle w:val="ProfileField"/>
            </w:pPr>
            <w:fldSimple w:instr=" DOCPROPERTY  SecurityLevel  \* MERGEFORMAT ">
              <w:r w:rsidR="00AD78B8">
                <w:t>Level 1 - Confidential</w:t>
              </w:r>
            </w:fldSimple>
          </w:p>
        </w:tc>
      </w:tr>
      <w:tr w:rsidR="00DD3B1B" w:rsidRPr="008A1DD8">
        <w:tc>
          <w:tcPr>
            <w:tcW w:w="2268" w:type="dxa"/>
          </w:tcPr>
          <w:p w:rsidR="00DD3B1B" w:rsidRDefault="00DD3B1B">
            <w:pPr>
              <w:pStyle w:val="Profile"/>
            </w:pPr>
            <w:r>
              <w:t>Security Level:</w:t>
            </w:r>
          </w:p>
        </w:tc>
        <w:tc>
          <w:tcPr>
            <w:tcW w:w="6286" w:type="dxa"/>
          </w:tcPr>
          <w:p w:rsidR="00DD3B1B" w:rsidRDefault="0033666F" w:rsidP="00546129">
            <w:pPr>
              <w:pStyle w:val="ProfileField"/>
            </w:pPr>
            <w:fldSimple w:instr=" DOCPROPERTY  SecurityLevel  \* MERGEFORMAT ">
              <w:r w:rsidR="00AD78B8">
                <w:t>Level 1 - Confidential</w:t>
              </w:r>
            </w:fldSimple>
          </w:p>
        </w:tc>
      </w:tr>
      <w:tr w:rsidR="00013094" w:rsidRPr="008A1DD8">
        <w:tc>
          <w:tcPr>
            <w:tcW w:w="2268" w:type="dxa"/>
          </w:tcPr>
          <w:p w:rsidR="00013094" w:rsidRDefault="00013094">
            <w:pPr>
              <w:pStyle w:val="Profile"/>
            </w:pPr>
            <w:r>
              <w:t>Security Level:</w:t>
            </w:r>
          </w:p>
        </w:tc>
        <w:tc>
          <w:tcPr>
            <w:tcW w:w="6286" w:type="dxa"/>
          </w:tcPr>
          <w:p w:rsidR="00013094" w:rsidRDefault="0033666F" w:rsidP="00546129">
            <w:pPr>
              <w:pStyle w:val="ProfileField"/>
            </w:pPr>
            <w:fldSimple w:instr=" DOCPROPERTY  SecurityLevel  \* MERGEFORMAT ">
              <w:r w:rsidR="00AD78B8">
                <w:t>Level 1 - Confidential</w:t>
              </w:r>
            </w:fldSimple>
          </w:p>
        </w:tc>
      </w:tr>
      <w:tr w:rsidR="007A564F" w:rsidRPr="008A1DD8">
        <w:tc>
          <w:tcPr>
            <w:tcW w:w="2268" w:type="dxa"/>
          </w:tcPr>
          <w:p w:rsidR="007A564F" w:rsidRDefault="007A564F">
            <w:pPr>
              <w:pStyle w:val="Profile"/>
            </w:pPr>
            <w:r>
              <w:t>Security Level:</w:t>
            </w:r>
          </w:p>
        </w:tc>
        <w:tc>
          <w:tcPr>
            <w:tcW w:w="6286" w:type="dxa"/>
          </w:tcPr>
          <w:p w:rsidR="007A564F" w:rsidRDefault="0033666F" w:rsidP="00546129">
            <w:pPr>
              <w:pStyle w:val="ProfileField"/>
            </w:pPr>
            <w:fldSimple w:instr=" DOCPROPERTY  SecurityLevel  \* MERGEFORMAT ">
              <w:r w:rsidR="00AD78B8">
                <w:t>Level 1 - Confidential</w:t>
              </w:r>
            </w:fldSimple>
          </w:p>
        </w:tc>
      </w:tr>
      <w:tr w:rsidR="007A150D" w:rsidRPr="008A1DD8">
        <w:tc>
          <w:tcPr>
            <w:tcW w:w="2268" w:type="dxa"/>
          </w:tcPr>
          <w:p w:rsidR="007A150D" w:rsidRDefault="007A150D">
            <w:pPr>
              <w:pStyle w:val="Profile"/>
            </w:pPr>
            <w:r>
              <w:t>Security Level:</w:t>
            </w:r>
          </w:p>
        </w:tc>
        <w:tc>
          <w:tcPr>
            <w:tcW w:w="6286" w:type="dxa"/>
          </w:tcPr>
          <w:p w:rsidR="007A150D" w:rsidRDefault="0033666F" w:rsidP="00546129">
            <w:pPr>
              <w:pStyle w:val="ProfileField"/>
            </w:pPr>
            <w:fldSimple w:instr=" DOCPROPERTY  SecurityLevel  \* MERGEFORMAT ">
              <w:r w:rsidR="00AD78B8">
                <w:t>Level 1 - Confidential</w:t>
              </w:r>
            </w:fldSimple>
          </w:p>
        </w:tc>
      </w:tr>
      <w:tr w:rsidR="00D246EC" w:rsidRPr="008A1DD8">
        <w:tc>
          <w:tcPr>
            <w:tcW w:w="2268" w:type="dxa"/>
          </w:tcPr>
          <w:p w:rsidR="00D246EC" w:rsidRPr="008A1DD8" w:rsidRDefault="00D246EC">
            <w:pPr>
              <w:pStyle w:val="Profile"/>
            </w:pPr>
            <w:r>
              <w:t>Security Level:</w:t>
            </w:r>
          </w:p>
        </w:tc>
        <w:tc>
          <w:tcPr>
            <w:tcW w:w="6286" w:type="dxa"/>
          </w:tcPr>
          <w:p w:rsidR="00D246EC" w:rsidRDefault="0033666F" w:rsidP="00546129">
            <w:pPr>
              <w:pStyle w:val="ProfileField"/>
            </w:pPr>
            <w:fldSimple w:instr=" DOCPROPERTY  SecurityLevel  \* MERGEFORMAT ">
              <w:r w:rsidR="00AD78B8">
                <w:t>Level 1 - Confidential</w:t>
              </w:r>
            </w:fldSimple>
          </w:p>
        </w:tc>
      </w:tr>
      <w:tr w:rsidR="00546129" w:rsidRPr="008A1DD8">
        <w:tc>
          <w:tcPr>
            <w:tcW w:w="2268" w:type="dxa"/>
          </w:tcPr>
          <w:p w:rsidR="00546129" w:rsidRPr="008A1DD8" w:rsidRDefault="00546129">
            <w:pPr>
              <w:pStyle w:val="Profile"/>
            </w:pPr>
            <w:r w:rsidRPr="008A1DD8">
              <w:t>Security Level:</w:t>
            </w:r>
          </w:p>
        </w:tc>
        <w:tc>
          <w:tcPr>
            <w:tcW w:w="6286" w:type="dxa"/>
          </w:tcPr>
          <w:p w:rsidR="00546129" w:rsidRPr="008A1DD8" w:rsidRDefault="0033666F" w:rsidP="00546129">
            <w:pPr>
              <w:pStyle w:val="ProfileField"/>
            </w:pPr>
            <w:fldSimple w:instr=" DOCPROPERTY  SecurityLevel  \* MERGEFORMAT ">
              <w:r w:rsidR="00AD78B8">
                <w:t>Level 1 - Confidential</w:t>
              </w:r>
            </w:fldSimple>
            <w:bookmarkStart w:id="10" w:name="SecurityLevel_in_table"/>
            <w:bookmarkEnd w:id="10"/>
            <w:r w:rsidR="00546129" w:rsidRPr="008A1DD8">
              <w:t xml:space="preserve"> </w:t>
            </w:r>
          </w:p>
        </w:tc>
      </w:tr>
      <w:tr w:rsidR="00546129" w:rsidRPr="008A1DD8">
        <w:tc>
          <w:tcPr>
            <w:tcW w:w="2268" w:type="dxa"/>
          </w:tcPr>
          <w:p w:rsidR="00546129" w:rsidRPr="008A1DD8" w:rsidRDefault="00546129">
            <w:pPr>
              <w:pStyle w:val="Profile"/>
            </w:pPr>
            <w:bookmarkStart w:id="11" w:name="Creation_Date" w:colFirst="1" w:colLast="1"/>
            <w:bookmarkEnd w:id="3"/>
            <w:r w:rsidRPr="008A1DD8">
              <w:t>Creation Date:</w:t>
            </w:r>
          </w:p>
        </w:tc>
        <w:tc>
          <w:tcPr>
            <w:tcW w:w="6286" w:type="dxa"/>
          </w:tcPr>
          <w:p w:rsidR="00546129" w:rsidRPr="008A1DD8" w:rsidRDefault="00331CA7" w:rsidP="008F6E91">
            <w:pPr>
              <w:pStyle w:val="ProfileField"/>
            </w:pPr>
            <w:r>
              <w:fldChar w:fldCharType="begin"/>
            </w:r>
            <w:r w:rsidR="00EB15F7">
              <w:instrText xml:space="preserve"> CREATEDATE \@ "d MMMM, yyyy" \* MERGEFORMAT </w:instrText>
            </w:r>
            <w:r>
              <w:fldChar w:fldCharType="separate"/>
            </w:r>
            <w:ins w:id="12" w:author="Ashraf Abuleil" w:date="2013-09-27T16:25:00Z">
              <w:r w:rsidR="00AD78B8">
                <w:rPr>
                  <w:noProof/>
                </w:rPr>
                <w:t>16 September, 2013</w:t>
              </w:r>
            </w:ins>
            <w:del w:id="13" w:author="Ashraf Abuleil" w:date="2013-09-27T16:25:00Z">
              <w:r w:rsidR="0086308C" w:rsidDel="00AD78B8">
                <w:rPr>
                  <w:noProof/>
                </w:rPr>
                <w:delText>16 July, 2012</w:delText>
              </w:r>
            </w:del>
            <w:r>
              <w:rPr>
                <w:noProof/>
              </w:rPr>
              <w:fldChar w:fldCharType="end"/>
            </w:r>
          </w:p>
        </w:tc>
      </w:tr>
      <w:tr w:rsidR="00546129" w:rsidRPr="008A1DD8">
        <w:tc>
          <w:tcPr>
            <w:tcW w:w="2268" w:type="dxa"/>
          </w:tcPr>
          <w:p w:rsidR="00546129" w:rsidRPr="008A1DD8" w:rsidRDefault="00546129">
            <w:pPr>
              <w:pStyle w:val="Profile"/>
            </w:pPr>
            <w:bookmarkStart w:id="14" w:name="Account_FOP" w:colFirst="1" w:colLast="1"/>
            <w:bookmarkEnd w:id="11"/>
            <w:r w:rsidRPr="008A1DD8">
              <w:t>Account/FOP:</w:t>
            </w:r>
          </w:p>
        </w:tc>
        <w:tc>
          <w:tcPr>
            <w:tcW w:w="6286" w:type="dxa"/>
          </w:tcPr>
          <w:p w:rsidR="00546129" w:rsidRPr="008A1DD8" w:rsidRDefault="003E451A">
            <w:pPr>
              <w:pStyle w:val="ProfileField"/>
            </w:pPr>
            <w:r>
              <w:t>Telia Mobile Version 21.0 Packaging and Delivery - Release Notes</w:t>
            </w:r>
          </w:p>
        </w:tc>
      </w:tr>
      <w:tr w:rsidR="00546129" w:rsidRPr="008A1DD8">
        <w:tc>
          <w:tcPr>
            <w:tcW w:w="2268" w:type="dxa"/>
          </w:tcPr>
          <w:p w:rsidR="00546129" w:rsidRPr="008A1DD8" w:rsidRDefault="00546129">
            <w:pPr>
              <w:pStyle w:val="Profile"/>
            </w:pPr>
            <w:bookmarkStart w:id="15" w:name="Author" w:colFirst="1" w:colLast="1"/>
            <w:bookmarkEnd w:id="14"/>
            <w:r w:rsidRPr="008A1DD8">
              <w:t>Author:</w:t>
            </w:r>
          </w:p>
        </w:tc>
        <w:tc>
          <w:tcPr>
            <w:tcW w:w="6286" w:type="dxa"/>
          </w:tcPr>
          <w:p w:rsidR="00546129" w:rsidRPr="008A1DD8" w:rsidRDefault="003E451A">
            <w:pPr>
              <w:pStyle w:val="ProfileField"/>
            </w:pPr>
            <w:r>
              <w:t>Ashraf Abuleil</w:t>
            </w:r>
          </w:p>
        </w:tc>
      </w:tr>
      <w:tr w:rsidR="00546129" w:rsidRPr="004A16F6">
        <w:tc>
          <w:tcPr>
            <w:tcW w:w="2268" w:type="dxa"/>
          </w:tcPr>
          <w:p w:rsidR="00546129" w:rsidRPr="008A1DD8" w:rsidRDefault="00546129">
            <w:pPr>
              <w:pStyle w:val="Profile"/>
            </w:pPr>
            <w:bookmarkStart w:id="16" w:name="Entered_By" w:colFirst="1" w:colLast="1"/>
            <w:bookmarkEnd w:id="15"/>
            <w:r w:rsidRPr="008A1DD8">
              <w:t>Editor:</w:t>
            </w:r>
          </w:p>
        </w:tc>
        <w:tc>
          <w:tcPr>
            <w:tcW w:w="6286" w:type="dxa"/>
          </w:tcPr>
          <w:p w:rsidR="00546129" w:rsidRPr="00754A8D" w:rsidRDefault="003E451A">
            <w:pPr>
              <w:pStyle w:val="ProfileField"/>
              <w:rPr>
                <w:lang w:val="fr-FR"/>
              </w:rPr>
            </w:pPr>
            <w:r>
              <w:rPr>
                <w:lang w:val="fr-FR"/>
              </w:rPr>
              <w:t>Ashraf Abuleil</w:t>
            </w:r>
          </w:p>
        </w:tc>
      </w:tr>
      <w:bookmarkEnd w:id="16"/>
      <w:tr w:rsidR="00546129" w:rsidRPr="008A1DD8">
        <w:tc>
          <w:tcPr>
            <w:tcW w:w="2268" w:type="dxa"/>
          </w:tcPr>
          <w:p w:rsidR="00546129" w:rsidRPr="008A1DD8" w:rsidRDefault="00546129">
            <w:pPr>
              <w:pStyle w:val="Profile"/>
            </w:pPr>
            <w:r w:rsidRPr="008A1DD8">
              <w:t>Last Edit Date:</w:t>
            </w:r>
          </w:p>
        </w:tc>
        <w:tc>
          <w:tcPr>
            <w:tcW w:w="6286" w:type="dxa"/>
          </w:tcPr>
          <w:p w:rsidR="00546129" w:rsidRPr="008A1DD8" w:rsidRDefault="00331CA7" w:rsidP="00372A03">
            <w:pPr>
              <w:pStyle w:val="ProfileField"/>
            </w:pPr>
            <w:r>
              <w:fldChar w:fldCharType="begin"/>
            </w:r>
            <w:r w:rsidR="00EB15F7">
              <w:instrText xml:space="preserve"> SAVEDATE \@ "d MMMM, yyyy" </w:instrText>
            </w:r>
            <w:r>
              <w:fldChar w:fldCharType="separate"/>
            </w:r>
            <w:ins w:id="17" w:author="Ashraf Abuleil" w:date="2013-10-02T16:49:00Z">
              <w:r w:rsidR="00472C5F">
                <w:rPr>
                  <w:noProof/>
                </w:rPr>
                <w:t>30 September, 2013</w:t>
              </w:r>
            </w:ins>
            <w:del w:id="18" w:author="Ashraf Abuleil" w:date="2013-09-27T14:34:00Z">
              <w:r w:rsidR="00F16E10" w:rsidDel="0058720E">
                <w:rPr>
                  <w:noProof/>
                </w:rPr>
                <w:delText>23 September, 2013</w:delText>
              </w:r>
            </w:del>
            <w:r>
              <w:rPr>
                <w:noProof/>
              </w:rPr>
              <w:fldChar w:fldCharType="end"/>
            </w:r>
          </w:p>
        </w:tc>
      </w:tr>
      <w:tr w:rsidR="00546129" w:rsidRPr="008A1DD8">
        <w:tc>
          <w:tcPr>
            <w:tcW w:w="2268" w:type="dxa"/>
          </w:tcPr>
          <w:p w:rsidR="00546129" w:rsidRPr="008A1DD8" w:rsidRDefault="00546129">
            <w:pPr>
              <w:pStyle w:val="Profile"/>
            </w:pPr>
            <w:bookmarkStart w:id="19" w:name="FileName" w:colFirst="1" w:colLast="1"/>
            <w:r w:rsidRPr="008A1DD8">
              <w:t>File Name:</w:t>
            </w:r>
          </w:p>
        </w:tc>
        <w:tc>
          <w:tcPr>
            <w:tcW w:w="6286" w:type="dxa"/>
          </w:tcPr>
          <w:p w:rsidR="00546129" w:rsidRPr="008A1DD8" w:rsidRDefault="003E451A" w:rsidP="004A16F6">
            <w:pPr>
              <w:pStyle w:val="ProfileField"/>
            </w:pPr>
            <w:r>
              <w:t>Fokus Release Notes - V21.0</w:t>
            </w:r>
          </w:p>
        </w:tc>
      </w:tr>
      <w:bookmarkEnd w:id="19"/>
      <w:tr w:rsidR="00546129" w:rsidRPr="008A1DD8">
        <w:tc>
          <w:tcPr>
            <w:tcW w:w="2268" w:type="dxa"/>
          </w:tcPr>
          <w:p w:rsidR="00546129" w:rsidRPr="008A1DD8" w:rsidRDefault="00546129">
            <w:pPr>
              <w:pStyle w:val="Profile"/>
            </w:pPr>
            <w:r w:rsidRPr="008A1DD8">
              <w:t>Template:</w:t>
            </w:r>
          </w:p>
        </w:tc>
        <w:tc>
          <w:tcPr>
            <w:tcW w:w="6286" w:type="dxa"/>
          </w:tcPr>
          <w:p w:rsidR="00546129" w:rsidRPr="008A1DD8" w:rsidRDefault="00546129">
            <w:pPr>
              <w:pStyle w:val="ProfileField"/>
            </w:pPr>
            <w:r w:rsidRPr="008A1DD8">
              <w:t>Universal1Side.dot</w:t>
            </w:r>
          </w:p>
        </w:tc>
      </w:tr>
      <w:bookmarkEnd w:id="2"/>
    </w:tbl>
    <w:p w:rsidR="00546129" w:rsidRPr="008A1DD8" w:rsidRDefault="00546129">
      <w:pPr>
        <w:pStyle w:val="DocumentInformation"/>
        <w:spacing w:before="240"/>
        <w:sectPr w:rsidR="00546129" w:rsidRPr="008A1DD8" w:rsidSect="00C13E37">
          <w:headerReference w:type="first" r:id="rId14"/>
          <w:footerReference w:type="first" r:id="rId15"/>
          <w:pgSz w:w="12240" w:h="15840" w:code="1"/>
          <w:pgMar w:top="1152" w:right="1771" w:bottom="1152" w:left="1771" w:header="1008" w:footer="1008" w:gutter="360"/>
          <w:cols w:space="708"/>
          <w:titlePg/>
          <w:docGrid w:linePitch="360"/>
        </w:sectPr>
      </w:pPr>
    </w:p>
    <w:p w:rsidR="00546129" w:rsidRPr="008A1DD8" w:rsidRDefault="00546129">
      <w:pPr>
        <w:pStyle w:val="Contents"/>
      </w:pPr>
      <w:r w:rsidRPr="008A1DD8">
        <w:lastRenderedPageBreak/>
        <w:t>Contents</w:t>
      </w:r>
    </w:p>
    <w:p w:rsidR="00483B97" w:rsidRDefault="00331CA7">
      <w:pPr>
        <w:pStyle w:val="TOC1"/>
        <w:rPr>
          <w:rFonts w:asciiTheme="minorHAnsi" w:eastAsiaTheme="minorEastAsia" w:hAnsiTheme="minorHAnsi" w:cstheme="minorBidi"/>
          <w:b w:val="0"/>
          <w:noProof/>
          <w:color w:val="auto"/>
          <w:sz w:val="22"/>
          <w:szCs w:val="22"/>
        </w:rPr>
      </w:pPr>
      <w:r w:rsidRPr="008A1DD8">
        <w:rPr>
          <w:sz w:val="22"/>
          <w:szCs w:val="22"/>
        </w:rPr>
        <w:fldChar w:fldCharType="begin"/>
      </w:r>
      <w:r w:rsidR="00546129" w:rsidRPr="008A1DD8">
        <w:instrText xml:space="preserve"> TOC \o "2-3" \z \t "Heading 1,1,Appendix Heading1,1,Index Title,1,Appendix Heading2,2,Appendix Heading3,3" </w:instrText>
      </w:r>
      <w:r w:rsidRPr="008A1DD8">
        <w:rPr>
          <w:sz w:val="22"/>
          <w:szCs w:val="22"/>
        </w:rPr>
        <w:fldChar w:fldCharType="separate"/>
      </w:r>
      <w:r w:rsidR="00483B97" w:rsidRPr="001D7B5D">
        <w:rPr>
          <w:noProof/>
        </w:rPr>
        <w:t>1.</w:t>
      </w:r>
      <w:r w:rsidR="00483B97">
        <w:rPr>
          <w:rFonts w:asciiTheme="minorHAnsi" w:eastAsiaTheme="minorEastAsia" w:hAnsiTheme="minorHAnsi" w:cstheme="minorBidi"/>
          <w:b w:val="0"/>
          <w:noProof/>
          <w:color w:val="auto"/>
          <w:sz w:val="22"/>
          <w:szCs w:val="22"/>
        </w:rPr>
        <w:tab/>
      </w:r>
      <w:r w:rsidR="00483B97">
        <w:rPr>
          <w:noProof/>
        </w:rPr>
        <w:t>Introduction</w:t>
      </w:r>
      <w:r w:rsidR="00483B97">
        <w:rPr>
          <w:noProof/>
          <w:webHidden/>
        </w:rPr>
        <w:tab/>
      </w:r>
      <w:r w:rsidR="00483B97">
        <w:rPr>
          <w:noProof/>
          <w:webHidden/>
        </w:rPr>
        <w:fldChar w:fldCharType="begin"/>
      </w:r>
      <w:r w:rsidR="00483B97">
        <w:rPr>
          <w:noProof/>
          <w:webHidden/>
        </w:rPr>
        <w:instrText xml:space="preserve"> PAGEREF _Toc367095356 \h </w:instrText>
      </w:r>
      <w:r w:rsidR="00483B97">
        <w:rPr>
          <w:noProof/>
          <w:webHidden/>
        </w:rPr>
      </w:r>
      <w:r w:rsidR="00483B97">
        <w:rPr>
          <w:noProof/>
          <w:webHidden/>
        </w:rPr>
        <w:fldChar w:fldCharType="separate"/>
      </w:r>
      <w:r w:rsidR="00AD78B8">
        <w:rPr>
          <w:noProof/>
          <w:webHidden/>
        </w:rPr>
        <w:t>1</w:t>
      </w:r>
      <w:r w:rsidR="00483B97">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1.1.</w:t>
      </w:r>
      <w:r>
        <w:rPr>
          <w:rFonts w:asciiTheme="minorHAnsi" w:eastAsiaTheme="minorEastAsia" w:hAnsiTheme="minorHAnsi" w:cstheme="minorBidi"/>
          <w:noProof/>
        </w:rPr>
        <w:tab/>
      </w:r>
      <w:r>
        <w:rPr>
          <w:noProof/>
        </w:rPr>
        <w:t>Purpose and Scope</w:t>
      </w:r>
      <w:r>
        <w:rPr>
          <w:noProof/>
          <w:webHidden/>
        </w:rPr>
        <w:tab/>
      </w:r>
      <w:r>
        <w:rPr>
          <w:noProof/>
          <w:webHidden/>
        </w:rPr>
        <w:fldChar w:fldCharType="begin"/>
      </w:r>
      <w:r>
        <w:rPr>
          <w:noProof/>
          <w:webHidden/>
        </w:rPr>
        <w:instrText xml:space="preserve"> PAGEREF _Toc367095357 \h </w:instrText>
      </w:r>
      <w:r>
        <w:rPr>
          <w:noProof/>
          <w:webHidden/>
        </w:rPr>
      </w:r>
      <w:r>
        <w:rPr>
          <w:noProof/>
          <w:webHidden/>
        </w:rPr>
        <w:fldChar w:fldCharType="separate"/>
      </w:r>
      <w:r w:rsidR="00AD78B8">
        <w:rPr>
          <w:noProof/>
          <w:webHidden/>
        </w:rPr>
        <w:t>1</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1.1.1.</w:t>
      </w:r>
      <w:r>
        <w:rPr>
          <w:rFonts w:asciiTheme="minorHAnsi" w:eastAsiaTheme="minorEastAsia" w:hAnsiTheme="minorHAnsi" w:cstheme="minorBidi"/>
          <w:noProof/>
          <w:sz w:val="22"/>
          <w:szCs w:val="22"/>
        </w:rPr>
        <w:tab/>
      </w:r>
      <w:r>
        <w:rPr>
          <w:noProof/>
        </w:rPr>
        <w:t>Major Milestones of the Version</w:t>
      </w:r>
      <w:r>
        <w:rPr>
          <w:noProof/>
          <w:webHidden/>
        </w:rPr>
        <w:tab/>
      </w:r>
      <w:r>
        <w:rPr>
          <w:noProof/>
          <w:webHidden/>
        </w:rPr>
        <w:fldChar w:fldCharType="begin"/>
      </w:r>
      <w:r>
        <w:rPr>
          <w:noProof/>
          <w:webHidden/>
        </w:rPr>
        <w:instrText xml:space="preserve"> PAGEREF _Toc367095358 \h </w:instrText>
      </w:r>
      <w:r>
        <w:rPr>
          <w:noProof/>
          <w:webHidden/>
        </w:rPr>
      </w:r>
      <w:r>
        <w:rPr>
          <w:noProof/>
          <w:webHidden/>
        </w:rPr>
        <w:fldChar w:fldCharType="separate"/>
      </w:r>
      <w:r w:rsidR="00AD78B8">
        <w:rPr>
          <w:noProof/>
          <w:webHidden/>
        </w:rPr>
        <w:t>1</w:t>
      </w:r>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1.2.</w:t>
      </w:r>
      <w:r>
        <w:rPr>
          <w:rFonts w:asciiTheme="minorHAnsi" w:eastAsiaTheme="minorEastAsia" w:hAnsiTheme="minorHAnsi" w:cstheme="minorBidi"/>
          <w:noProof/>
        </w:rPr>
        <w:tab/>
      </w:r>
      <w:r>
        <w:rPr>
          <w:noProof/>
        </w:rPr>
        <w:t>Related Documentation</w:t>
      </w:r>
      <w:r>
        <w:rPr>
          <w:noProof/>
          <w:webHidden/>
        </w:rPr>
        <w:tab/>
      </w:r>
      <w:r>
        <w:rPr>
          <w:noProof/>
          <w:webHidden/>
        </w:rPr>
        <w:fldChar w:fldCharType="begin"/>
      </w:r>
      <w:r>
        <w:rPr>
          <w:noProof/>
          <w:webHidden/>
        </w:rPr>
        <w:instrText xml:space="preserve"> PAGEREF _Toc367095359 \h </w:instrText>
      </w:r>
      <w:r>
        <w:rPr>
          <w:noProof/>
          <w:webHidden/>
        </w:rPr>
      </w:r>
      <w:r>
        <w:rPr>
          <w:noProof/>
          <w:webHidden/>
        </w:rPr>
        <w:fldChar w:fldCharType="separate"/>
      </w:r>
      <w:r w:rsidR="00AD78B8">
        <w:rPr>
          <w:noProof/>
          <w:webHidden/>
        </w:rPr>
        <w:t>1</w:t>
      </w:r>
      <w:r>
        <w:rPr>
          <w:noProof/>
          <w:webHidden/>
        </w:rPr>
        <w:fldChar w:fldCharType="end"/>
      </w:r>
    </w:p>
    <w:p w:rsidR="00483B97" w:rsidRDefault="00483B97">
      <w:pPr>
        <w:pStyle w:val="TOC1"/>
        <w:rPr>
          <w:rFonts w:asciiTheme="minorHAnsi" w:eastAsiaTheme="minorEastAsia" w:hAnsiTheme="minorHAnsi" w:cstheme="minorBidi"/>
          <w:b w:val="0"/>
          <w:noProof/>
          <w:color w:val="auto"/>
          <w:sz w:val="22"/>
          <w:szCs w:val="22"/>
        </w:rPr>
      </w:pPr>
      <w:r w:rsidRPr="001D7B5D">
        <w:rPr>
          <w:noProof/>
        </w:rPr>
        <w:t>2.</w:t>
      </w:r>
      <w:r>
        <w:rPr>
          <w:rFonts w:asciiTheme="minorHAnsi" w:eastAsiaTheme="minorEastAsia" w:hAnsiTheme="minorHAnsi" w:cstheme="minorBidi"/>
          <w:b w:val="0"/>
          <w:noProof/>
          <w:color w:val="auto"/>
          <w:sz w:val="22"/>
          <w:szCs w:val="22"/>
        </w:rPr>
        <w:tab/>
      </w:r>
      <w:r>
        <w:rPr>
          <w:noProof/>
        </w:rPr>
        <w:t>Functional Change Summary</w:t>
      </w:r>
      <w:r>
        <w:rPr>
          <w:noProof/>
          <w:webHidden/>
        </w:rPr>
        <w:tab/>
      </w:r>
      <w:r>
        <w:rPr>
          <w:noProof/>
          <w:webHidden/>
        </w:rPr>
        <w:fldChar w:fldCharType="begin"/>
      </w:r>
      <w:r>
        <w:rPr>
          <w:noProof/>
          <w:webHidden/>
        </w:rPr>
        <w:instrText xml:space="preserve"> PAGEREF _Toc367095360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2.1.</w:t>
      </w:r>
      <w:r>
        <w:rPr>
          <w:rFonts w:asciiTheme="minorHAnsi" w:eastAsiaTheme="minorEastAsia" w:hAnsiTheme="minorHAnsi" w:cstheme="minorBidi"/>
          <w:noProof/>
        </w:rPr>
        <w:tab/>
      </w:r>
      <w:r>
        <w:rPr>
          <w:noProof/>
        </w:rPr>
        <w:t>CR Summary</w:t>
      </w:r>
      <w:r>
        <w:rPr>
          <w:noProof/>
          <w:webHidden/>
        </w:rPr>
        <w:tab/>
      </w:r>
      <w:r>
        <w:rPr>
          <w:noProof/>
          <w:webHidden/>
        </w:rPr>
        <w:fldChar w:fldCharType="begin"/>
      </w:r>
      <w:r>
        <w:rPr>
          <w:noProof/>
          <w:webHidden/>
        </w:rPr>
        <w:instrText xml:space="preserve"> PAGEREF _Toc367095361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2.2.</w:t>
      </w:r>
      <w:r>
        <w:rPr>
          <w:rFonts w:asciiTheme="minorHAnsi" w:eastAsiaTheme="minorEastAsia" w:hAnsiTheme="minorHAnsi" w:cstheme="minorBidi"/>
          <w:noProof/>
        </w:rPr>
        <w:tab/>
      </w:r>
      <w:r>
        <w:rPr>
          <w:noProof/>
        </w:rPr>
        <w:t>Defect Summary</w:t>
      </w:r>
      <w:r>
        <w:rPr>
          <w:noProof/>
          <w:webHidden/>
        </w:rPr>
        <w:tab/>
      </w:r>
      <w:r>
        <w:rPr>
          <w:noProof/>
          <w:webHidden/>
        </w:rPr>
        <w:fldChar w:fldCharType="begin"/>
      </w:r>
      <w:r>
        <w:rPr>
          <w:noProof/>
          <w:webHidden/>
        </w:rPr>
        <w:instrText xml:space="preserve"> PAGEREF _Toc367095362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2.2.1.</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_Toc367095363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2.2.2.</w:t>
      </w:r>
      <w:r>
        <w:rPr>
          <w:rFonts w:asciiTheme="minorHAnsi" w:eastAsiaTheme="minorEastAsia" w:hAnsiTheme="minorHAnsi" w:cstheme="minorBidi"/>
          <w:noProof/>
          <w:sz w:val="22"/>
          <w:szCs w:val="22"/>
        </w:rPr>
        <w:tab/>
      </w:r>
      <w:r>
        <w:rPr>
          <w:noProof/>
        </w:rPr>
        <w:t>Netcom Total Defects</w:t>
      </w:r>
      <w:r>
        <w:rPr>
          <w:noProof/>
          <w:webHidden/>
        </w:rPr>
        <w:tab/>
      </w:r>
      <w:r>
        <w:rPr>
          <w:noProof/>
          <w:webHidden/>
        </w:rPr>
        <w:fldChar w:fldCharType="begin"/>
      </w:r>
      <w:r>
        <w:rPr>
          <w:noProof/>
          <w:webHidden/>
        </w:rPr>
        <w:instrText xml:space="preserve"> PAGEREF _Toc367095364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2.2.3.</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_Toc367095365 \h </w:instrText>
      </w:r>
      <w:r>
        <w:rPr>
          <w:noProof/>
          <w:webHidden/>
        </w:rPr>
      </w:r>
      <w:r>
        <w:rPr>
          <w:noProof/>
          <w:webHidden/>
        </w:rPr>
        <w:fldChar w:fldCharType="separate"/>
      </w:r>
      <w:r w:rsidR="00AD78B8">
        <w:rPr>
          <w:noProof/>
          <w:webHidden/>
        </w:rPr>
        <w:t>2</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2.2.4.</w:t>
      </w:r>
      <w:r>
        <w:rPr>
          <w:rFonts w:asciiTheme="minorHAnsi" w:eastAsiaTheme="minorEastAsia" w:hAnsiTheme="minorHAnsi" w:cstheme="minorBidi"/>
          <w:noProof/>
          <w:sz w:val="22"/>
          <w:szCs w:val="22"/>
        </w:rPr>
        <w:tab/>
      </w:r>
      <w:r>
        <w:rPr>
          <w:noProof/>
        </w:rPr>
        <w:t>Telia Total Defects</w:t>
      </w:r>
      <w:r>
        <w:rPr>
          <w:noProof/>
          <w:webHidden/>
        </w:rPr>
        <w:tab/>
      </w:r>
      <w:r>
        <w:rPr>
          <w:noProof/>
          <w:webHidden/>
        </w:rPr>
        <w:fldChar w:fldCharType="begin"/>
      </w:r>
      <w:r>
        <w:rPr>
          <w:noProof/>
          <w:webHidden/>
        </w:rPr>
        <w:instrText xml:space="preserve"> PAGEREF _Toc367095366 \h </w:instrText>
      </w:r>
      <w:r>
        <w:rPr>
          <w:noProof/>
          <w:webHidden/>
        </w:rPr>
      </w:r>
      <w:r>
        <w:rPr>
          <w:noProof/>
          <w:webHidden/>
        </w:rPr>
        <w:fldChar w:fldCharType="separate"/>
      </w:r>
      <w:r w:rsidR="00AD78B8">
        <w:rPr>
          <w:noProof/>
          <w:webHidden/>
        </w:rPr>
        <w:t>3</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2.2.5.</w:t>
      </w:r>
      <w:r>
        <w:rPr>
          <w:rFonts w:asciiTheme="minorHAnsi" w:eastAsiaTheme="minorEastAsia" w:hAnsiTheme="minorHAnsi" w:cstheme="minorBidi"/>
          <w:noProof/>
          <w:sz w:val="22"/>
          <w:szCs w:val="22"/>
        </w:rPr>
        <w:tab/>
      </w:r>
      <w:r>
        <w:rPr>
          <w:noProof/>
        </w:rPr>
        <w:t>Netcom/Telia Rejected defects</w:t>
      </w:r>
      <w:r>
        <w:rPr>
          <w:noProof/>
          <w:webHidden/>
        </w:rPr>
        <w:tab/>
      </w:r>
      <w:r>
        <w:rPr>
          <w:noProof/>
          <w:webHidden/>
        </w:rPr>
        <w:fldChar w:fldCharType="begin"/>
      </w:r>
      <w:r>
        <w:rPr>
          <w:noProof/>
          <w:webHidden/>
        </w:rPr>
        <w:instrText xml:space="preserve"> PAGEREF _Toc367095367 \h </w:instrText>
      </w:r>
      <w:r>
        <w:rPr>
          <w:noProof/>
          <w:webHidden/>
        </w:rPr>
      </w:r>
      <w:r>
        <w:rPr>
          <w:noProof/>
          <w:webHidden/>
        </w:rPr>
        <w:fldChar w:fldCharType="separate"/>
      </w:r>
      <w:r w:rsidR="00AD78B8">
        <w:rPr>
          <w:noProof/>
          <w:webHidden/>
        </w:rPr>
        <w:t>3</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2.2.6.</w:t>
      </w:r>
      <w:r>
        <w:rPr>
          <w:rFonts w:asciiTheme="minorHAnsi" w:eastAsiaTheme="minorEastAsia" w:hAnsiTheme="minorHAnsi" w:cstheme="minorBidi"/>
          <w:noProof/>
          <w:sz w:val="22"/>
          <w:szCs w:val="22"/>
        </w:rPr>
        <w:tab/>
      </w:r>
      <w:r>
        <w:rPr>
          <w:noProof/>
        </w:rPr>
        <w:t>Total Rejected Defects</w:t>
      </w:r>
      <w:r>
        <w:rPr>
          <w:noProof/>
          <w:webHidden/>
        </w:rPr>
        <w:tab/>
      </w:r>
      <w:r>
        <w:rPr>
          <w:noProof/>
          <w:webHidden/>
        </w:rPr>
        <w:fldChar w:fldCharType="begin"/>
      </w:r>
      <w:r>
        <w:rPr>
          <w:noProof/>
          <w:webHidden/>
        </w:rPr>
        <w:instrText xml:space="preserve"> PAGEREF _Toc367095368 \h </w:instrText>
      </w:r>
      <w:r>
        <w:rPr>
          <w:noProof/>
          <w:webHidden/>
        </w:rPr>
      </w:r>
      <w:r>
        <w:rPr>
          <w:noProof/>
          <w:webHidden/>
        </w:rPr>
        <w:fldChar w:fldCharType="separate"/>
      </w:r>
      <w:r w:rsidR="00AD78B8">
        <w:rPr>
          <w:noProof/>
          <w:webHidden/>
        </w:rPr>
        <w:t>3</w:t>
      </w:r>
      <w:r>
        <w:rPr>
          <w:noProof/>
          <w:webHidden/>
        </w:rPr>
        <w:fldChar w:fldCharType="end"/>
      </w:r>
    </w:p>
    <w:p w:rsidR="00483B97" w:rsidRDefault="00483B97">
      <w:pPr>
        <w:pStyle w:val="TOC1"/>
        <w:rPr>
          <w:rFonts w:asciiTheme="minorHAnsi" w:eastAsiaTheme="minorEastAsia" w:hAnsiTheme="minorHAnsi" w:cstheme="minorBidi"/>
          <w:b w:val="0"/>
          <w:noProof/>
          <w:color w:val="auto"/>
          <w:sz w:val="22"/>
          <w:szCs w:val="22"/>
        </w:rPr>
      </w:pPr>
      <w:r w:rsidRPr="001D7B5D">
        <w:rPr>
          <w:noProof/>
        </w:rPr>
        <w:t>3.</w:t>
      </w:r>
      <w:r>
        <w:rPr>
          <w:rFonts w:asciiTheme="minorHAnsi" w:eastAsiaTheme="minorEastAsia" w:hAnsiTheme="minorHAnsi" w:cstheme="minorBidi"/>
          <w:b w:val="0"/>
          <w:noProof/>
          <w:color w:val="auto"/>
          <w:sz w:val="22"/>
          <w:szCs w:val="22"/>
        </w:rPr>
        <w:tab/>
      </w:r>
      <w:r>
        <w:rPr>
          <w:noProof/>
        </w:rPr>
        <w:t>Changes Made On Site</w:t>
      </w:r>
      <w:r>
        <w:rPr>
          <w:noProof/>
          <w:webHidden/>
        </w:rPr>
        <w:tab/>
      </w:r>
      <w:r>
        <w:rPr>
          <w:noProof/>
          <w:webHidden/>
        </w:rPr>
        <w:fldChar w:fldCharType="begin"/>
      </w:r>
      <w:r>
        <w:rPr>
          <w:noProof/>
          <w:webHidden/>
        </w:rPr>
        <w:instrText xml:space="preserve"> PAGEREF _Toc367095369 \h </w:instrText>
      </w:r>
      <w:r>
        <w:rPr>
          <w:noProof/>
          <w:webHidden/>
        </w:rPr>
      </w:r>
      <w:r>
        <w:rPr>
          <w:noProof/>
          <w:webHidden/>
        </w:rPr>
        <w:fldChar w:fldCharType="separate"/>
      </w:r>
      <w:r w:rsidR="00AD78B8">
        <w:rPr>
          <w:noProof/>
          <w:webHidden/>
        </w:rPr>
        <w:t>4</w:t>
      </w:r>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3.1.</w:t>
      </w:r>
      <w:r>
        <w:rPr>
          <w:rFonts w:asciiTheme="minorHAnsi" w:eastAsiaTheme="minorEastAsia" w:hAnsiTheme="minorHAnsi" w:cstheme="minorBidi"/>
          <w:noProof/>
        </w:rPr>
        <w:tab/>
      </w:r>
      <w:r>
        <w:rPr>
          <w:noProof/>
        </w:rPr>
        <w:t>Changes Summary</w:t>
      </w:r>
      <w:r>
        <w:rPr>
          <w:noProof/>
          <w:webHidden/>
        </w:rPr>
        <w:tab/>
      </w:r>
      <w:r>
        <w:rPr>
          <w:noProof/>
          <w:webHidden/>
        </w:rPr>
        <w:fldChar w:fldCharType="begin"/>
      </w:r>
      <w:r>
        <w:rPr>
          <w:noProof/>
          <w:webHidden/>
        </w:rPr>
        <w:instrText xml:space="preserve"> PAGEREF _Toc367095370 \h </w:instrText>
      </w:r>
      <w:r>
        <w:rPr>
          <w:noProof/>
          <w:webHidden/>
        </w:rPr>
      </w:r>
      <w:r>
        <w:rPr>
          <w:noProof/>
          <w:webHidden/>
        </w:rPr>
        <w:fldChar w:fldCharType="separate"/>
      </w:r>
      <w:r w:rsidR="00AD78B8">
        <w:rPr>
          <w:noProof/>
          <w:webHidden/>
        </w:rPr>
        <w:t>4</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3.1.1.</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_Toc367095371 \h </w:instrText>
      </w:r>
      <w:r>
        <w:rPr>
          <w:noProof/>
          <w:webHidden/>
        </w:rPr>
      </w:r>
      <w:r>
        <w:rPr>
          <w:noProof/>
          <w:webHidden/>
        </w:rPr>
        <w:fldChar w:fldCharType="separate"/>
      </w:r>
      <w:r w:rsidR="00AD78B8">
        <w:rPr>
          <w:noProof/>
          <w:webHidden/>
        </w:rPr>
        <w:t>4</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3.1.2.</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_Toc367095372 \h </w:instrText>
      </w:r>
      <w:r>
        <w:rPr>
          <w:noProof/>
          <w:webHidden/>
        </w:rPr>
      </w:r>
      <w:r>
        <w:rPr>
          <w:noProof/>
          <w:webHidden/>
        </w:rPr>
        <w:fldChar w:fldCharType="separate"/>
      </w:r>
      <w:r w:rsidR="00AD78B8">
        <w:rPr>
          <w:noProof/>
          <w:webHidden/>
        </w:rPr>
        <w:t>5</w:t>
      </w:r>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3.2.</w:t>
      </w:r>
      <w:r>
        <w:rPr>
          <w:rFonts w:asciiTheme="minorHAnsi" w:eastAsiaTheme="minorEastAsia" w:hAnsiTheme="minorHAnsi" w:cstheme="minorBidi"/>
          <w:noProof/>
        </w:rPr>
        <w:tab/>
      </w:r>
      <w:r>
        <w:rPr>
          <w:noProof/>
        </w:rPr>
        <w:t>Defects Summary</w:t>
      </w:r>
      <w:r>
        <w:rPr>
          <w:noProof/>
          <w:webHidden/>
        </w:rPr>
        <w:tab/>
      </w:r>
      <w:r>
        <w:rPr>
          <w:noProof/>
          <w:webHidden/>
        </w:rPr>
        <w:fldChar w:fldCharType="begin"/>
      </w:r>
      <w:r>
        <w:rPr>
          <w:noProof/>
          <w:webHidden/>
        </w:rPr>
        <w:instrText xml:space="preserve"> PAGEREF _Toc367095373 \h </w:instrText>
      </w:r>
      <w:r>
        <w:rPr>
          <w:noProof/>
          <w:webHidden/>
        </w:rPr>
      </w:r>
      <w:r>
        <w:rPr>
          <w:noProof/>
          <w:webHidden/>
        </w:rPr>
        <w:fldChar w:fldCharType="separate"/>
      </w:r>
      <w:r w:rsidR="00AD78B8">
        <w:rPr>
          <w:noProof/>
          <w:webHidden/>
        </w:rPr>
        <w:t>6</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3.2.1.</w:t>
      </w:r>
      <w:r>
        <w:rPr>
          <w:rFonts w:asciiTheme="minorHAnsi" w:eastAsiaTheme="minorEastAsia" w:hAnsiTheme="minorHAnsi" w:cstheme="minorBidi"/>
          <w:noProof/>
          <w:sz w:val="22"/>
          <w:szCs w:val="22"/>
        </w:rPr>
        <w:tab/>
      </w:r>
      <w:r>
        <w:rPr>
          <w:noProof/>
        </w:rPr>
        <w:t>NetCom</w:t>
      </w:r>
      <w:r>
        <w:rPr>
          <w:noProof/>
          <w:webHidden/>
        </w:rPr>
        <w:tab/>
      </w:r>
      <w:r>
        <w:rPr>
          <w:noProof/>
          <w:webHidden/>
        </w:rPr>
        <w:fldChar w:fldCharType="begin"/>
      </w:r>
      <w:r>
        <w:rPr>
          <w:noProof/>
          <w:webHidden/>
        </w:rPr>
        <w:instrText xml:space="preserve"> PAGEREF _Toc367095374 \h </w:instrText>
      </w:r>
      <w:r>
        <w:rPr>
          <w:noProof/>
          <w:webHidden/>
        </w:rPr>
      </w:r>
      <w:r>
        <w:rPr>
          <w:noProof/>
          <w:webHidden/>
        </w:rPr>
        <w:fldChar w:fldCharType="separate"/>
      </w:r>
      <w:r w:rsidR="00AD78B8">
        <w:rPr>
          <w:noProof/>
          <w:webHidden/>
        </w:rPr>
        <w:t>6</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3.2.1.</w:t>
      </w:r>
      <w:r>
        <w:rPr>
          <w:rFonts w:asciiTheme="minorHAnsi" w:eastAsiaTheme="minorEastAsia" w:hAnsiTheme="minorHAnsi" w:cstheme="minorBidi"/>
          <w:noProof/>
          <w:sz w:val="22"/>
          <w:szCs w:val="22"/>
        </w:rPr>
        <w:tab/>
      </w:r>
      <w:r>
        <w:rPr>
          <w:noProof/>
        </w:rPr>
        <w:t>Netcom Total Defects</w:t>
      </w:r>
      <w:r>
        <w:rPr>
          <w:noProof/>
          <w:webHidden/>
        </w:rPr>
        <w:tab/>
      </w:r>
      <w:r>
        <w:rPr>
          <w:noProof/>
          <w:webHidden/>
        </w:rPr>
        <w:fldChar w:fldCharType="begin"/>
      </w:r>
      <w:r>
        <w:rPr>
          <w:noProof/>
          <w:webHidden/>
        </w:rPr>
        <w:instrText xml:space="preserve"> PAGEREF _Toc367095375 \h </w:instrText>
      </w:r>
      <w:r>
        <w:rPr>
          <w:noProof/>
          <w:webHidden/>
        </w:rPr>
      </w:r>
      <w:r>
        <w:rPr>
          <w:noProof/>
          <w:webHidden/>
        </w:rPr>
        <w:fldChar w:fldCharType="separate"/>
      </w:r>
      <w:r w:rsidR="00AD78B8">
        <w:rPr>
          <w:noProof/>
          <w:webHidden/>
        </w:rPr>
        <w:t>7</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3.2.2.</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_Toc367095376 \h </w:instrText>
      </w:r>
      <w:r>
        <w:rPr>
          <w:noProof/>
          <w:webHidden/>
        </w:rPr>
      </w:r>
      <w:r>
        <w:rPr>
          <w:noProof/>
          <w:webHidden/>
        </w:rPr>
        <w:fldChar w:fldCharType="separate"/>
      </w:r>
      <w:ins w:id="20" w:author="Ashraf Abuleil" w:date="2013-09-27T16:25:00Z">
        <w:r w:rsidR="00AD78B8">
          <w:rPr>
            <w:noProof/>
            <w:webHidden/>
          </w:rPr>
          <w:t>8</w:t>
        </w:r>
      </w:ins>
      <w:del w:id="21" w:author="Ashraf Abuleil" w:date="2013-09-27T16:25:00Z">
        <w:r w:rsidDel="00AD78B8">
          <w:rPr>
            <w:noProof/>
            <w:webHidden/>
          </w:rPr>
          <w:delText>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3.2.1.</w:t>
      </w:r>
      <w:r>
        <w:rPr>
          <w:rFonts w:asciiTheme="minorHAnsi" w:eastAsiaTheme="minorEastAsia" w:hAnsiTheme="minorHAnsi" w:cstheme="minorBidi"/>
          <w:noProof/>
          <w:sz w:val="22"/>
          <w:szCs w:val="22"/>
        </w:rPr>
        <w:tab/>
      </w:r>
      <w:r>
        <w:rPr>
          <w:noProof/>
        </w:rPr>
        <w:t>Telia Total Defects</w:t>
      </w:r>
      <w:r>
        <w:rPr>
          <w:noProof/>
          <w:webHidden/>
        </w:rPr>
        <w:tab/>
      </w:r>
      <w:r>
        <w:rPr>
          <w:noProof/>
          <w:webHidden/>
        </w:rPr>
        <w:fldChar w:fldCharType="begin"/>
      </w:r>
      <w:r>
        <w:rPr>
          <w:noProof/>
          <w:webHidden/>
        </w:rPr>
        <w:instrText xml:space="preserve"> PAGEREF _Toc367095377 \h </w:instrText>
      </w:r>
      <w:r>
        <w:rPr>
          <w:noProof/>
          <w:webHidden/>
        </w:rPr>
      </w:r>
      <w:r>
        <w:rPr>
          <w:noProof/>
          <w:webHidden/>
        </w:rPr>
        <w:fldChar w:fldCharType="separate"/>
      </w:r>
      <w:r w:rsidR="00AD78B8">
        <w:rPr>
          <w:noProof/>
          <w:webHidden/>
        </w:rPr>
        <w:t>9</w:t>
      </w:r>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3.2.2.</w:t>
      </w:r>
      <w:r>
        <w:rPr>
          <w:rFonts w:asciiTheme="minorHAnsi" w:eastAsiaTheme="minorEastAsia" w:hAnsiTheme="minorHAnsi" w:cstheme="minorBidi"/>
          <w:noProof/>
          <w:sz w:val="22"/>
          <w:szCs w:val="22"/>
        </w:rPr>
        <w:tab/>
      </w:r>
      <w:r>
        <w:rPr>
          <w:noProof/>
        </w:rPr>
        <w:t>Total Rejected Defects</w:t>
      </w:r>
      <w:r>
        <w:rPr>
          <w:noProof/>
          <w:webHidden/>
        </w:rPr>
        <w:tab/>
      </w:r>
      <w:r>
        <w:rPr>
          <w:noProof/>
          <w:webHidden/>
        </w:rPr>
        <w:fldChar w:fldCharType="begin"/>
      </w:r>
      <w:r>
        <w:rPr>
          <w:noProof/>
          <w:webHidden/>
        </w:rPr>
        <w:instrText xml:space="preserve"> PAGEREF _Toc367095378 \h </w:instrText>
      </w:r>
      <w:r>
        <w:rPr>
          <w:noProof/>
          <w:webHidden/>
        </w:rPr>
      </w:r>
      <w:r>
        <w:rPr>
          <w:noProof/>
          <w:webHidden/>
        </w:rPr>
        <w:fldChar w:fldCharType="separate"/>
      </w:r>
      <w:r w:rsidR="00AD78B8">
        <w:rPr>
          <w:noProof/>
          <w:webHidden/>
        </w:rPr>
        <w:t>9</w:t>
      </w:r>
      <w:r>
        <w:rPr>
          <w:noProof/>
          <w:webHidden/>
        </w:rPr>
        <w:fldChar w:fldCharType="end"/>
      </w:r>
    </w:p>
    <w:p w:rsidR="00483B97" w:rsidRDefault="00483B97">
      <w:pPr>
        <w:pStyle w:val="TOC1"/>
        <w:rPr>
          <w:rFonts w:asciiTheme="minorHAnsi" w:eastAsiaTheme="minorEastAsia" w:hAnsiTheme="minorHAnsi" w:cstheme="minorBidi"/>
          <w:b w:val="0"/>
          <w:noProof/>
          <w:color w:val="auto"/>
          <w:sz w:val="22"/>
          <w:szCs w:val="22"/>
        </w:rPr>
      </w:pPr>
      <w:r w:rsidRPr="001D7B5D">
        <w:rPr>
          <w:noProof/>
        </w:rPr>
        <w:t>4.</w:t>
      </w:r>
      <w:r>
        <w:rPr>
          <w:rFonts w:asciiTheme="minorHAnsi" w:eastAsiaTheme="minorEastAsia" w:hAnsiTheme="minorHAnsi" w:cstheme="minorBidi"/>
          <w:b w:val="0"/>
          <w:noProof/>
          <w:color w:val="auto"/>
          <w:sz w:val="22"/>
          <w:szCs w:val="22"/>
        </w:rPr>
        <w:tab/>
      </w:r>
      <w:r>
        <w:rPr>
          <w:noProof/>
        </w:rPr>
        <w:t>Application Functional Changes</w:t>
      </w:r>
      <w:r>
        <w:rPr>
          <w:noProof/>
          <w:webHidden/>
        </w:rPr>
        <w:tab/>
      </w:r>
      <w:r>
        <w:rPr>
          <w:noProof/>
          <w:webHidden/>
        </w:rPr>
        <w:fldChar w:fldCharType="begin"/>
      </w:r>
      <w:r>
        <w:rPr>
          <w:noProof/>
          <w:webHidden/>
        </w:rPr>
        <w:instrText xml:space="preserve"> PAGEREF _Toc367095379 \h </w:instrText>
      </w:r>
      <w:r>
        <w:rPr>
          <w:noProof/>
          <w:webHidden/>
        </w:rPr>
      </w:r>
      <w:r>
        <w:rPr>
          <w:noProof/>
          <w:webHidden/>
        </w:rPr>
        <w:fldChar w:fldCharType="separate"/>
      </w:r>
      <w:ins w:id="22" w:author="Ashraf Abuleil" w:date="2013-09-27T16:25:00Z">
        <w:r w:rsidR="00AD78B8">
          <w:rPr>
            <w:noProof/>
            <w:webHidden/>
          </w:rPr>
          <w:t>11</w:t>
        </w:r>
      </w:ins>
      <w:del w:id="23" w:author="Ashraf Abuleil" w:date="2013-09-27T16:25:00Z">
        <w:r w:rsidDel="00AD78B8">
          <w:rPr>
            <w:noProof/>
            <w:webHidden/>
          </w:rPr>
          <w:delText>10</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4.1.</w:t>
      </w:r>
      <w:r>
        <w:rPr>
          <w:rFonts w:asciiTheme="minorHAnsi" w:eastAsiaTheme="minorEastAsia" w:hAnsiTheme="minorHAnsi" w:cstheme="minorBidi"/>
          <w:noProof/>
        </w:rPr>
        <w:tab/>
      </w:r>
      <w:r>
        <w:rPr>
          <w:noProof/>
        </w:rPr>
        <w:t>CR 1406 – Payment Confirmation SMS</w:t>
      </w:r>
      <w:r>
        <w:rPr>
          <w:noProof/>
          <w:webHidden/>
        </w:rPr>
        <w:tab/>
      </w:r>
      <w:r>
        <w:rPr>
          <w:noProof/>
          <w:webHidden/>
        </w:rPr>
        <w:fldChar w:fldCharType="begin"/>
      </w:r>
      <w:r>
        <w:rPr>
          <w:noProof/>
          <w:webHidden/>
        </w:rPr>
        <w:instrText xml:space="preserve"> PAGEREF _Toc367095380 \h </w:instrText>
      </w:r>
      <w:r>
        <w:rPr>
          <w:noProof/>
          <w:webHidden/>
        </w:rPr>
      </w:r>
      <w:r>
        <w:rPr>
          <w:noProof/>
          <w:webHidden/>
        </w:rPr>
        <w:fldChar w:fldCharType="separate"/>
      </w:r>
      <w:ins w:id="24" w:author="Ashraf Abuleil" w:date="2013-09-27T16:25:00Z">
        <w:r w:rsidR="00AD78B8">
          <w:rPr>
            <w:noProof/>
            <w:webHidden/>
          </w:rPr>
          <w:t>11</w:t>
        </w:r>
      </w:ins>
      <w:del w:id="25" w:author="Ashraf Abuleil" w:date="2013-09-27T16:25:00Z">
        <w:r w:rsidDel="00AD78B8">
          <w:rPr>
            <w:noProof/>
            <w:webHidden/>
          </w:rPr>
          <w:delText>10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_Toc367095381 \h </w:instrText>
      </w:r>
      <w:r>
        <w:rPr>
          <w:noProof/>
          <w:webHidden/>
        </w:rPr>
      </w:r>
      <w:r>
        <w:rPr>
          <w:noProof/>
          <w:webHidden/>
        </w:rPr>
        <w:fldChar w:fldCharType="separate"/>
      </w:r>
      <w:ins w:id="26" w:author="Ashraf Abuleil" w:date="2013-09-27T16:25:00Z">
        <w:r w:rsidR="00AD78B8">
          <w:rPr>
            <w:noProof/>
            <w:webHidden/>
          </w:rPr>
          <w:t>11</w:t>
        </w:r>
      </w:ins>
      <w:del w:id="27" w:author="Ashraf Abuleil" w:date="2013-09-27T16:25:00Z">
        <w:r w:rsidDel="00AD78B8">
          <w:rPr>
            <w:noProof/>
            <w:webHidden/>
          </w:rPr>
          <w:delText>10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_Toc367095382 \h </w:instrText>
      </w:r>
      <w:r>
        <w:rPr>
          <w:noProof/>
          <w:webHidden/>
        </w:rPr>
      </w:r>
      <w:r>
        <w:rPr>
          <w:noProof/>
          <w:webHidden/>
        </w:rPr>
        <w:fldChar w:fldCharType="separate"/>
      </w:r>
      <w:ins w:id="28" w:author="Ashraf Abuleil" w:date="2013-09-27T16:25:00Z">
        <w:r w:rsidR="00AD78B8">
          <w:rPr>
            <w:noProof/>
            <w:webHidden/>
          </w:rPr>
          <w:t>11</w:t>
        </w:r>
      </w:ins>
      <w:del w:id="29" w:author="Ashraf Abuleil" w:date="2013-09-27T16:25:00Z">
        <w:r w:rsidDel="00AD78B8">
          <w:rPr>
            <w:noProof/>
            <w:webHidden/>
          </w:rPr>
          <w:delText>10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_Toc367095383 \h </w:instrText>
      </w:r>
      <w:r>
        <w:rPr>
          <w:noProof/>
          <w:webHidden/>
        </w:rPr>
      </w:r>
      <w:r>
        <w:rPr>
          <w:noProof/>
          <w:webHidden/>
        </w:rPr>
        <w:fldChar w:fldCharType="separate"/>
      </w:r>
      <w:ins w:id="30" w:author="Ashraf Abuleil" w:date="2013-09-27T16:25:00Z">
        <w:r w:rsidR="00AD78B8">
          <w:rPr>
            <w:noProof/>
            <w:webHidden/>
          </w:rPr>
          <w:t>12</w:t>
        </w:r>
      </w:ins>
      <w:del w:id="31"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_Toc367095384 \h </w:instrText>
      </w:r>
      <w:r>
        <w:rPr>
          <w:noProof/>
          <w:webHidden/>
        </w:rPr>
      </w:r>
      <w:r>
        <w:rPr>
          <w:noProof/>
          <w:webHidden/>
        </w:rPr>
        <w:fldChar w:fldCharType="separate"/>
      </w:r>
      <w:ins w:id="32" w:author="Ashraf Abuleil" w:date="2013-09-27T16:25:00Z">
        <w:r w:rsidR="00AD78B8">
          <w:rPr>
            <w:noProof/>
            <w:webHidden/>
          </w:rPr>
          <w:t>12</w:t>
        </w:r>
      </w:ins>
      <w:del w:id="33"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_Toc367095385 \h </w:instrText>
      </w:r>
      <w:r>
        <w:rPr>
          <w:noProof/>
          <w:webHidden/>
        </w:rPr>
      </w:r>
      <w:r>
        <w:rPr>
          <w:noProof/>
          <w:webHidden/>
        </w:rPr>
        <w:fldChar w:fldCharType="separate"/>
      </w:r>
      <w:ins w:id="34" w:author="Ashraf Abuleil" w:date="2013-09-27T16:25:00Z">
        <w:r w:rsidR="00AD78B8">
          <w:rPr>
            <w:noProof/>
            <w:webHidden/>
          </w:rPr>
          <w:t>12</w:t>
        </w:r>
      </w:ins>
      <w:del w:id="35"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_Toc367095386 \h </w:instrText>
      </w:r>
      <w:r>
        <w:rPr>
          <w:noProof/>
          <w:webHidden/>
        </w:rPr>
      </w:r>
      <w:r>
        <w:rPr>
          <w:noProof/>
          <w:webHidden/>
        </w:rPr>
        <w:fldChar w:fldCharType="separate"/>
      </w:r>
      <w:ins w:id="36" w:author="Ashraf Abuleil" w:date="2013-09-27T16:25:00Z">
        <w:r w:rsidR="00AD78B8">
          <w:rPr>
            <w:noProof/>
            <w:webHidden/>
          </w:rPr>
          <w:t>12</w:t>
        </w:r>
      </w:ins>
      <w:del w:id="37"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_Toc367095387 \h </w:instrText>
      </w:r>
      <w:r>
        <w:rPr>
          <w:noProof/>
          <w:webHidden/>
        </w:rPr>
      </w:r>
      <w:r>
        <w:rPr>
          <w:noProof/>
          <w:webHidden/>
        </w:rPr>
        <w:fldChar w:fldCharType="separate"/>
      </w:r>
      <w:ins w:id="38" w:author="Ashraf Abuleil" w:date="2013-09-27T16:25:00Z">
        <w:r w:rsidR="00AD78B8">
          <w:rPr>
            <w:noProof/>
            <w:webHidden/>
          </w:rPr>
          <w:t>12</w:t>
        </w:r>
      </w:ins>
      <w:del w:id="39"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_Toc367095388 \h </w:instrText>
      </w:r>
      <w:r>
        <w:rPr>
          <w:noProof/>
          <w:webHidden/>
        </w:rPr>
      </w:r>
      <w:r>
        <w:rPr>
          <w:noProof/>
          <w:webHidden/>
        </w:rPr>
        <w:fldChar w:fldCharType="separate"/>
      </w:r>
      <w:ins w:id="40" w:author="Ashraf Abuleil" w:date="2013-09-27T16:25:00Z">
        <w:r w:rsidR="00AD78B8">
          <w:rPr>
            <w:noProof/>
            <w:webHidden/>
          </w:rPr>
          <w:t>12</w:t>
        </w:r>
      </w:ins>
      <w:del w:id="41" w:author="Ashraf Abuleil" w:date="2013-09-27T16:25:00Z">
        <w:r w:rsidDel="00AD78B8">
          <w:rPr>
            <w:noProof/>
            <w:webHidden/>
          </w:rPr>
          <w:delText>11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4.1.9.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_Toc367095389 \h </w:instrText>
      </w:r>
      <w:r>
        <w:rPr>
          <w:noProof/>
          <w:webHidden/>
        </w:rPr>
      </w:r>
      <w:r>
        <w:rPr>
          <w:noProof/>
          <w:webHidden/>
        </w:rPr>
        <w:fldChar w:fldCharType="separate"/>
      </w:r>
      <w:ins w:id="42" w:author="Ashraf Abuleil" w:date="2013-09-27T16:25:00Z">
        <w:r w:rsidR="00AD78B8">
          <w:rPr>
            <w:noProof/>
            <w:webHidden/>
          </w:rPr>
          <w:t>12</w:t>
        </w:r>
      </w:ins>
      <w:del w:id="43" w:author="Ashraf Abuleil" w:date="2013-09-27T16:25:00Z">
        <w:r w:rsidDel="00AD78B8">
          <w:rPr>
            <w:noProof/>
            <w:webHidden/>
          </w:rPr>
          <w:delText>11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_Toc367095390 \h </w:instrText>
      </w:r>
      <w:r>
        <w:rPr>
          <w:noProof/>
          <w:webHidden/>
        </w:rPr>
      </w:r>
      <w:r>
        <w:rPr>
          <w:noProof/>
          <w:webHidden/>
        </w:rPr>
        <w:fldChar w:fldCharType="separate"/>
      </w:r>
      <w:ins w:id="44" w:author="Ashraf Abuleil" w:date="2013-09-27T16:25:00Z">
        <w:r w:rsidR="00AD78B8">
          <w:rPr>
            <w:noProof/>
            <w:webHidden/>
          </w:rPr>
          <w:t>12</w:t>
        </w:r>
      </w:ins>
      <w:del w:id="45" w:author="Ashraf Abuleil" w:date="2013-09-27T16:25:00Z">
        <w:r w:rsidDel="00AD78B8">
          <w:rPr>
            <w:noProof/>
            <w:webHidden/>
          </w:rPr>
          <w:delText>11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_Toc367095391 \h </w:instrText>
      </w:r>
      <w:r>
        <w:rPr>
          <w:noProof/>
          <w:webHidden/>
        </w:rPr>
      </w:r>
      <w:r>
        <w:rPr>
          <w:noProof/>
          <w:webHidden/>
        </w:rPr>
        <w:fldChar w:fldCharType="separate"/>
      </w:r>
      <w:ins w:id="46" w:author="Ashraf Abuleil" w:date="2013-09-27T16:25:00Z">
        <w:r w:rsidR="00AD78B8">
          <w:rPr>
            <w:noProof/>
            <w:webHidden/>
          </w:rPr>
          <w:t>13</w:t>
        </w:r>
      </w:ins>
      <w:del w:id="47" w:author="Ashraf Abuleil" w:date="2013-09-27T16:25:00Z">
        <w:r w:rsidDel="00AD78B8">
          <w:rPr>
            <w:noProof/>
            <w:webHidden/>
          </w:rPr>
          <w:delText>12</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4.2.</w:t>
      </w:r>
      <w:r>
        <w:rPr>
          <w:rFonts w:asciiTheme="minorHAnsi" w:eastAsiaTheme="minorEastAsia" w:hAnsiTheme="minorHAnsi" w:cstheme="minorBidi"/>
          <w:noProof/>
        </w:rPr>
        <w:tab/>
      </w:r>
      <w:r>
        <w:rPr>
          <w:noProof/>
        </w:rPr>
        <w:t>CR 1464 – Mobile Office BW format Implementation</w:t>
      </w:r>
      <w:r>
        <w:rPr>
          <w:noProof/>
          <w:webHidden/>
        </w:rPr>
        <w:tab/>
      </w:r>
      <w:r>
        <w:rPr>
          <w:noProof/>
          <w:webHidden/>
        </w:rPr>
        <w:fldChar w:fldCharType="begin"/>
      </w:r>
      <w:r>
        <w:rPr>
          <w:noProof/>
          <w:webHidden/>
        </w:rPr>
        <w:instrText xml:space="preserve"> PAGEREF _Toc367095392 \h </w:instrText>
      </w:r>
      <w:r>
        <w:rPr>
          <w:noProof/>
          <w:webHidden/>
        </w:rPr>
      </w:r>
      <w:r>
        <w:rPr>
          <w:noProof/>
          <w:webHidden/>
        </w:rPr>
        <w:fldChar w:fldCharType="separate"/>
      </w:r>
      <w:ins w:id="48" w:author="Ashraf Abuleil" w:date="2013-09-27T16:25:00Z">
        <w:r w:rsidR="00AD78B8">
          <w:rPr>
            <w:noProof/>
            <w:webHidden/>
          </w:rPr>
          <w:t>13</w:t>
        </w:r>
      </w:ins>
      <w:del w:id="49" w:author="Ashraf Abuleil" w:date="2013-09-27T16:25:00Z">
        <w:r w:rsidDel="00AD78B8">
          <w:rPr>
            <w:noProof/>
            <w:webHidden/>
          </w:rPr>
          <w:delText>12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4.2.1.</w:t>
      </w:r>
      <w:r>
        <w:rPr>
          <w:rFonts w:asciiTheme="minorHAnsi" w:eastAsiaTheme="minorEastAsia" w:hAnsiTheme="minorHAnsi" w:cstheme="minorBidi"/>
          <w:noProof/>
          <w:sz w:val="22"/>
          <w:szCs w:val="22"/>
        </w:rPr>
        <w:tab/>
      </w:r>
      <w:r>
        <w:rPr>
          <w:noProof/>
        </w:rPr>
        <w:t>Customer Requirements</w:t>
      </w:r>
      <w:r>
        <w:rPr>
          <w:noProof/>
          <w:webHidden/>
        </w:rPr>
        <w:tab/>
      </w:r>
      <w:r>
        <w:rPr>
          <w:noProof/>
          <w:webHidden/>
        </w:rPr>
        <w:fldChar w:fldCharType="begin"/>
      </w:r>
      <w:r>
        <w:rPr>
          <w:noProof/>
          <w:webHidden/>
        </w:rPr>
        <w:instrText xml:space="preserve"> PAGEREF _Toc367095393 \h </w:instrText>
      </w:r>
      <w:r>
        <w:rPr>
          <w:noProof/>
          <w:webHidden/>
        </w:rPr>
      </w:r>
      <w:r>
        <w:rPr>
          <w:noProof/>
          <w:webHidden/>
        </w:rPr>
        <w:fldChar w:fldCharType="separate"/>
      </w:r>
      <w:ins w:id="50" w:author="Ashraf Abuleil" w:date="2013-09-27T16:25:00Z">
        <w:r w:rsidR="00AD78B8">
          <w:rPr>
            <w:noProof/>
            <w:webHidden/>
          </w:rPr>
          <w:t>13</w:t>
        </w:r>
      </w:ins>
      <w:del w:id="51" w:author="Ashraf Abuleil" w:date="2013-09-27T16:25:00Z">
        <w:r w:rsidDel="00AD78B8">
          <w:rPr>
            <w:noProof/>
            <w:webHidden/>
          </w:rPr>
          <w:delText>12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lastRenderedPageBreak/>
        <w:t>4.2.2.</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_Toc367095394 \h </w:instrText>
      </w:r>
      <w:r>
        <w:rPr>
          <w:noProof/>
          <w:webHidden/>
        </w:rPr>
      </w:r>
      <w:r>
        <w:rPr>
          <w:noProof/>
          <w:webHidden/>
        </w:rPr>
        <w:fldChar w:fldCharType="separate"/>
      </w:r>
      <w:ins w:id="52" w:author="Ashraf Abuleil" w:date="2013-09-27T16:25:00Z">
        <w:r w:rsidR="00AD78B8">
          <w:rPr>
            <w:noProof/>
            <w:webHidden/>
          </w:rPr>
          <w:t>13</w:t>
        </w:r>
      </w:ins>
      <w:del w:id="53" w:author="Ashraf Abuleil" w:date="2013-09-27T16:25:00Z">
        <w:r w:rsidDel="00AD78B8">
          <w:rPr>
            <w:noProof/>
            <w:webHidden/>
          </w:rPr>
          <w:delText>12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4.2.3.</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_Toc367095395 \h </w:instrText>
      </w:r>
      <w:r>
        <w:rPr>
          <w:noProof/>
          <w:webHidden/>
        </w:rPr>
      </w:r>
      <w:r>
        <w:rPr>
          <w:noProof/>
          <w:webHidden/>
        </w:rPr>
        <w:fldChar w:fldCharType="separate"/>
      </w:r>
      <w:ins w:id="54" w:author="Ashraf Abuleil" w:date="2013-09-27T16:25:00Z">
        <w:r w:rsidR="00AD78B8">
          <w:rPr>
            <w:noProof/>
            <w:webHidden/>
          </w:rPr>
          <w:t>17</w:t>
        </w:r>
      </w:ins>
      <w:del w:id="55" w:author="Ashraf Abuleil" w:date="2013-09-27T16:25:00Z">
        <w:r w:rsidDel="00AD78B8">
          <w:rPr>
            <w:noProof/>
            <w:webHidden/>
          </w:rPr>
          <w:delText>16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4.2.4.</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_Toc367095396 \h </w:instrText>
      </w:r>
      <w:r>
        <w:rPr>
          <w:noProof/>
          <w:webHidden/>
        </w:rPr>
      </w:r>
      <w:r>
        <w:rPr>
          <w:noProof/>
          <w:webHidden/>
        </w:rPr>
        <w:fldChar w:fldCharType="separate"/>
      </w:r>
      <w:ins w:id="56" w:author="Ashraf Abuleil" w:date="2013-09-27T16:25:00Z">
        <w:r w:rsidR="00AD78B8">
          <w:rPr>
            <w:noProof/>
            <w:webHidden/>
          </w:rPr>
          <w:t>17</w:t>
        </w:r>
      </w:ins>
      <w:del w:id="57" w:author="Ashraf Abuleil" w:date="2013-09-27T16:25:00Z">
        <w:r w:rsidDel="00AD78B8">
          <w:rPr>
            <w:noProof/>
            <w:webHidden/>
          </w:rPr>
          <w:delText>16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4.2.5.</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_Toc367095397 \h </w:instrText>
      </w:r>
      <w:r>
        <w:rPr>
          <w:noProof/>
          <w:webHidden/>
        </w:rPr>
      </w:r>
      <w:r>
        <w:rPr>
          <w:noProof/>
          <w:webHidden/>
        </w:rPr>
        <w:fldChar w:fldCharType="separate"/>
      </w:r>
      <w:ins w:id="58" w:author="Ashraf Abuleil" w:date="2013-09-27T16:25:00Z">
        <w:r w:rsidR="00AD78B8">
          <w:rPr>
            <w:noProof/>
            <w:webHidden/>
          </w:rPr>
          <w:t>17</w:t>
        </w:r>
      </w:ins>
      <w:del w:id="59" w:author="Ashraf Abuleil" w:date="2013-09-27T16:25:00Z">
        <w:r w:rsidDel="00AD78B8">
          <w:rPr>
            <w:noProof/>
            <w:webHidden/>
          </w:rPr>
          <w:delText>16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4.2.6.</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_Toc367095398 \h </w:instrText>
      </w:r>
      <w:r>
        <w:rPr>
          <w:noProof/>
          <w:webHidden/>
        </w:rPr>
      </w:r>
      <w:r>
        <w:rPr>
          <w:noProof/>
          <w:webHidden/>
        </w:rPr>
        <w:fldChar w:fldCharType="separate"/>
      </w:r>
      <w:ins w:id="60" w:author="Ashraf Abuleil" w:date="2013-09-27T16:25:00Z">
        <w:r w:rsidR="00AD78B8">
          <w:rPr>
            <w:noProof/>
            <w:webHidden/>
          </w:rPr>
          <w:t>18</w:t>
        </w:r>
      </w:ins>
      <w:del w:id="61" w:author="Ashraf Abuleil" w:date="2013-09-27T16:25:00Z">
        <w:r w:rsidDel="00AD78B8">
          <w:rPr>
            <w:noProof/>
            <w:webHidden/>
          </w:rPr>
          <w:delText>17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4.2.7.</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_Toc367095399 \h </w:instrText>
      </w:r>
      <w:r>
        <w:rPr>
          <w:noProof/>
          <w:webHidden/>
        </w:rPr>
      </w:r>
      <w:r>
        <w:rPr>
          <w:noProof/>
          <w:webHidden/>
        </w:rPr>
        <w:fldChar w:fldCharType="separate"/>
      </w:r>
      <w:ins w:id="62" w:author="Ashraf Abuleil" w:date="2013-09-27T16:25:00Z">
        <w:r w:rsidR="00AD78B8">
          <w:rPr>
            <w:noProof/>
            <w:webHidden/>
          </w:rPr>
          <w:t>18</w:t>
        </w:r>
      </w:ins>
      <w:del w:id="63" w:author="Ashraf Abuleil" w:date="2013-09-27T16:25:00Z">
        <w:r w:rsidDel="00AD78B8">
          <w:rPr>
            <w:noProof/>
            <w:webHidden/>
          </w:rPr>
          <w:delText>17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4.2.8.</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_Toc367095400 \h </w:instrText>
      </w:r>
      <w:r>
        <w:rPr>
          <w:noProof/>
          <w:webHidden/>
        </w:rPr>
      </w:r>
      <w:r>
        <w:rPr>
          <w:noProof/>
          <w:webHidden/>
        </w:rPr>
        <w:fldChar w:fldCharType="separate"/>
      </w:r>
      <w:ins w:id="64" w:author="Ashraf Abuleil" w:date="2013-09-27T16:25:00Z">
        <w:r w:rsidR="00AD78B8">
          <w:rPr>
            <w:noProof/>
            <w:webHidden/>
          </w:rPr>
          <w:t>18</w:t>
        </w:r>
      </w:ins>
      <w:del w:id="65" w:author="Ashraf Abuleil" w:date="2013-09-27T16:25:00Z">
        <w:r w:rsidDel="00AD78B8">
          <w:rPr>
            <w:noProof/>
            <w:webHidden/>
          </w:rPr>
          <w:delText>17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4.2.9.</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_Toc367095401 \h </w:instrText>
      </w:r>
      <w:r>
        <w:rPr>
          <w:noProof/>
          <w:webHidden/>
        </w:rPr>
      </w:r>
      <w:r>
        <w:rPr>
          <w:noProof/>
          <w:webHidden/>
        </w:rPr>
        <w:fldChar w:fldCharType="separate"/>
      </w:r>
      <w:ins w:id="66" w:author="Ashraf Abuleil" w:date="2013-09-27T16:25:00Z">
        <w:r w:rsidR="00AD78B8">
          <w:rPr>
            <w:noProof/>
            <w:webHidden/>
          </w:rPr>
          <w:t>19</w:t>
        </w:r>
      </w:ins>
      <w:del w:id="67" w:author="Ashraf Abuleil" w:date="2013-09-27T16:25:00Z">
        <w:r w:rsidDel="00AD78B8">
          <w:rPr>
            <w:noProof/>
            <w:webHidden/>
          </w:rPr>
          <w:delText>18</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4.2.10.</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_Toc367095402 \h </w:instrText>
      </w:r>
      <w:r>
        <w:rPr>
          <w:noProof/>
          <w:webHidden/>
        </w:rPr>
      </w:r>
      <w:r>
        <w:rPr>
          <w:noProof/>
          <w:webHidden/>
        </w:rPr>
        <w:fldChar w:fldCharType="separate"/>
      </w:r>
      <w:ins w:id="68" w:author="Ashraf Abuleil" w:date="2013-09-27T16:25:00Z">
        <w:r w:rsidR="00AD78B8">
          <w:rPr>
            <w:noProof/>
            <w:webHidden/>
          </w:rPr>
          <w:t>19</w:t>
        </w:r>
      </w:ins>
      <w:del w:id="69" w:author="Ashraf Abuleil" w:date="2013-09-27T16:25:00Z">
        <w:r w:rsidDel="00AD78B8">
          <w:rPr>
            <w:noProof/>
            <w:webHidden/>
          </w:rPr>
          <w:delText>18</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4.2.11.</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_Toc367095403 \h </w:instrText>
      </w:r>
      <w:r>
        <w:rPr>
          <w:noProof/>
          <w:webHidden/>
        </w:rPr>
      </w:r>
      <w:r>
        <w:rPr>
          <w:noProof/>
          <w:webHidden/>
        </w:rPr>
        <w:fldChar w:fldCharType="separate"/>
      </w:r>
      <w:ins w:id="70" w:author="Ashraf Abuleil" w:date="2013-09-27T16:25:00Z">
        <w:r w:rsidR="00AD78B8">
          <w:rPr>
            <w:noProof/>
            <w:webHidden/>
          </w:rPr>
          <w:t>19</w:t>
        </w:r>
      </w:ins>
      <w:del w:id="71" w:author="Ashraf Abuleil" w:date="2013-09-27T16:25:00Z">
        <w:r w:rsidDel="00AD78B8">
          <w:rPr>
            <w:noProof/>
            <w:webHidden/>
          </w:rPr>
          <w:delText>18</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4.2.12.</w:t>
      </w:r>
      <w:r>
        <w:rPr>
          <w:rFonts w:asciiTheme="minorHAnsi" w:eastAsiaTheme="minorEastAsia" w:hAnsiTheme="minorHAnsi" w:cstheme="minorBidi"/>
          <w:noProof/>
          <w:sz w:val="22"/>
          <w:szCs w:val="22"/>
        </w:rPr>
        <w:tab/>
      </w:r>
      <w:r>
        <w:rPr>
          <w:noProof/>
        </w:rPr>
        <w:t>Test Instructions</w:t>
      </w:r>
      <w:r>
        <w:rPr>
          <w:noProof/>
          <w:webHidden/>
        </w:rPr>
        <w:tab/>
      </w:r>
      <w:r>
        <w:rPr>
          <w:noProof/>
          <w:webHidden/>
        </w:rPr>
        <w:fldChar w:fldCharType="begin"/>
      </w:r>
      <w:r>
        <w:rPr>
          <w:noProof/>
          <w:webHidden/>
        </w:rPr>
        <w:instrText xml:space="preserve"> PAGEREF _Toc367095404 \h </w:instrText>
      </w:r>
      <w:r>
        <w:rPr>
          <w:noProof/>
          <w:webHidden/>
        </w:rPr>
      </w:r>
      <w:r>
        <w:rPr>
          <w:noProof/>
          <w:webHidden/>
        </w:rPr>
        <w:fldChar w:fldCharType="separate"/>
      </w:r>
      <w:ins w:id="72" w:author="Ashraf Abuleil" w:date="2013-09-27T16:25:00Z">
        <w:r w:rsidR="00AD78B8">
          <w:rPr>
            <w:noProof/>
            <w:webHidden/>
          </w:rPr>
          <w:t>19</w:t>
        </w:r>
      </w:ins>
      <w:del w:id="73" w:author="Ashraf Abuleil" w:date="2013-09-27T16:25:00Z">
        <w:r w:rsidDel="00AD78B8">
          <w:rPr>
            <w:noProof/>
            <w:webHidden/>
          </w:rPr>
          <w:delText>18</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4.3.</w:t>
      </w:r>
      <w:r>
        <w:rPr>
          <w:rFonts w:asciiTheme="minorHAnsi" w:eastAsiaTheme="minorEastAsia" w:hAnsiTheme="minorHAnsi" w:cstheme="minorBidi"/>
          <w:noProof/>
        </w:rPr>
        <w:tab/>
      </w:r>
      <w:r>
        <w:rPr>
          <w:noProof/>
        </w:rPr>
        <w:t>CR 1458 – Promotion in Campaign Change</w:t>
      </w:r>
      <w:r>
        <w:rPr>
          <w:noProof/>
          <w:webHidden/>
        </w:rPr>
        <w:tab/>
      </w:r>
      <w:r>
        <w:rPr>
          <w:noProof/>
          <w:webHidden/>
        </w:rPr>
        <w:fldChar w:fldCharType="begin"/>
      </w:r>
      <w:r>
        <w:rPr>
          <w:noProof/>
          <w:webHidden/>
        </w:rPr>
        <w:instrText xml:space="preserve"> PAGEREF _Toc367095405 \h </w:instrText>
      </w:r>
      <w:r>
        <w:rPr>
          <w:noProof/>
          <w:webHidden/>
        </w:rPr>
      </w:r>
      <w:r>
        <w:rPr>
          <w:noProof/>
          <w:webHidden/>
        </w:rPr>
        <w:fldChar w:fldCharType="separate"/>
      </w:r>
      <w:ins w:id="74" w:author="Ashraf Abuleil" w:date="2013-09-27T16:25:00Z">
        <w:r w:rsidR="00AD78B8">
          <w:rPr>
            <w:noProof/>
            <w:webHidden/>
          </w:rPr>
          <w:t>19</w:t>
        </w:r>
      </w:ins>
      <w:del w:id="75" w:author="Ashraf Abuleil" w:date="2013-09-27T16:25:00Z">
        <w:r w:rsidDel="00AD78B8">
          <w:rPr>
            <w:noProof/>
            <w:webHidden/>
          </w:rPr>
          <w:delText>18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_Toc367095406 \h </w:instrText>
      </w:r>
      <w:r>
        <w:rPr>
          <w:noProof/>
          <w:webHidden/>
        </w:rPr>
      </w:r>
      <w:r>
        <w:rPr>
          <w:noProof/>
          <w:webHidden/>
        </w:rPr>
        <w:fldChar w:fldCharType="separate"/>
      </w:r>
      <w:ins w:id="76" w:author="Ashraf Abuleil" w:date="2013-09-27T16:25:00Z">
        <w:r w:rsidR="00AD78B8">
          <w:rPr>
            <w:noProof/>
            <w:webHidden/>
          </w:rPr>
          <w:t>19</w:t>
        </w:r>
      </w:ins>
      <w:del w:id="77" w:author="Ashraf Abuleil" w:date="2013-09-27T16:25:00Z">
        <w:r w:rsidDel="00AD78B8">
          <w:rPr>
            <w:noProof/>
            <w:webHidden/>
          </w:rPr>
          <w:delText>18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_Toc367095407 \h </w:instrText>
      </w:r>
      <w:r>
        <w:rPr>
          <w:noProof/>
          <w:webHidden/>
        </w:rPr>
      </w:r>
      <w:r>
        <w:rPr>
          <w:noProof/>
          <w:webHidden/>
        </w:rPr>
        <w:fldChar w:fldCharType="separate"/>
      </w:r>
      <w:ins w:id="78" w:author="Ashraf Abuleil" w:date="2013-09-27T16:25:00Z">
        <w:r w:rsidR="00AD78B8">
          <w:rPr>
            <w:noProof/>
            <w:webHidden/>
          </w:rPr>
          <w:t>20</w:t>
        </w:r>
      </w:ins>
      <w:del w:id="79" w:author="Ashraf Abuleil" w:date="2013-09-27T16:25:00Z">
        <w:r w:rsidDel="00AD78B8">
          <w:rPr>
            <w:noProof/>
            <w:webHidden/>
          </w:rPr>
          <w:delText>19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_Toc367095408 \h </w:instrText>
      </w:r>
      <w:r>
        <w:rPr>
          <w:noProof/>
          <w:webHidden/>
        </w:rPr>
      </w:r>
      <w:r>
        <w:rPr>
          <w:noProof/>
          <w:webHidden/>
        </w:rPr>
        <w:fldChar w:fldCharType="separate"/>
      </w:r>
      <w:ins w:id="80" w:author="Ashraf Abuleil" w:date="2013-09-27T16:25:00Z">
        <w:r w:rsidR="00AD78B8">
          <w:rPr>
            <w:noProof/>
            <w:webHidden/>
          </w:rPr>
          <w:t>20</w:t>
        </w:r>
      </w:ins>
      <w:del w:id="81" w:author="Ashraf Abuleil" w:date="2013-09-27T16:25:00Z">
        <w:r w:rsidDel="00AD78B8">
          <w:rPr>
            <w:noProof/>
            <w:webHidden/>
          </w:rPr>
          <w:delText>19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_Toc367095409 \h </w:instrText>
      </w:r>
      <w:r>
        <w:rPr>
          <w:noProof/>
          <w:webHidden/>
        </w:rPr>
      </w:r>
      <w:r>
        <w:rPr>
          <w:noProof/>
          <w:webHidden/>
        </w:rPr>
        <w:fldChar w:fldCharType="separate"/>
      </w:r>
      <w:ins w:id="82" w:author="Ashraf Abuleil" w:date="2013-09-27T16:25:00Z">
        <w:r w:rsidR="00AD78B8">
          <w:rPr>
            <w:noProof/>
            <w:webHidden/>
          </w:rPr>
          <w:t>20</w:t>
        </w:r>
      </w:ins>
      <w:del w:id="83" w:author="Ashraf Abuleil" w:date="2013-09-27T16:25:00Z">
        <w:r w:rsidDel="00AD78B8">
          <w:rPr>
            <w:noProof/>
            <w:webHidden/>
          </w:rPr>
          <w:delText>19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_Toc367095410 \h </w:instrText>
      </w:r>
      <w:r>
        <w:rPr>
          <w:noProof/>
          <w:webHidden/>
        </w:rPr>
      </w:r>
      <w:r>
        <w:rPr>
          <w:noProof/>
          <w:webHidden/>
        </w:rPr>
        <w:fldChar w:fldCharType="separate"/>
      </w:r>
      <w:ins w:id="84" w:author="Ashraf Abuleil" w:date="2013-09-27T16:25:00Z">
        <w:r w:rsidR="00AD78B8">
          <w:rPr>
            <w:noProof/>
            <w:webHidden/>
          </w:rPr>
          <w:t>22</w:t>
        </w:r>
      </w:ins>
      <w:del w:id="85" w:author="Ashraf Abuleil" w:date="2013-09-27T16:25:00Z">
        <w:r w:rsidDel="00AD78B8">
          <w:rPr>
            <w:noProof/>
            <w:webHidden/>
          </w:rPr>
          <w:delText>21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_Toc367095411 \h </w:instrText>
      </w:r>
      <w:r>
        <w:rPr>
          <w:noProof/>
          <w:webHidden/>
        </w:rPr>
      </w:r>
      <w:r>
        <w:rPr>
          <w:noProof/>
          <w:webHidden/>
        </w:rPr>
        <w:fldChar w:fldCharType="separate"/>
      </w:r>
      <w:ins w:id="86" w:author="Ashraf Abuleil" w:date="2013-09-27T16:25:00Z">
        <w:r w:rsidR="00AD78B8">
          <w:rPr>
            <w:noProof/>
            <w:webHidden/>
          </w:rPr>
          <w:t>22</w:t>
        </w:r>
      </w:ins>
      <w:del w:id="87" w:author="Ashraf Abuleil" w:date="2013-09-27T16:25:00Z">
        <w:r w:rsidDel="00AD78B8">
          <w:rPr>
            <w:noProof/>
            <w:webHidden/>
          </w:rPr>
          <w:delText>21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_Toc367095412 \h </w:instrText>
      </w:r>
      <w:r>
        <w:rPr>
          <w:noProof/>
          <w:webHidden/>
        </w:rPr>
      </w:r>
      <w:r>
        <w:rPr>
          <w:noProof/>
          <w:webHidden/>
        </w:rPr>
        <w:fldChar w:fldCharType="separate"/>
      </w:r>
      <w:ins w:id="88" w:author="Ashraf Abuleil" w:date="2013-09-27T16:25:00Z">
        <w:r w:rsidR="00AD78B8">
          <w:rPr>
            <w:noProof/>
            <w:webHidden/>
          </w:rPr>
          <w:t>22</w:t>
        </w:r>
      </w:ins>
      <w:del w:id="89" w:author="Ashraf Abuleil" w:date="2013-09-27T16:25:00Z">
        <w:r w:rsidDel="00AD78B8">
          <w:rPr>
            <w:noProof/>
            <w:webHidden/>
          </w:rPr>
          <w:delText>21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_Toc367095413 \h </w:instrText>
      </w:r>
      <w:r>
        <w:rPr>
          <w:noProof/>
          <w:webHidden/>
        </w:rPr>
      </w:r>
      <w:r>
        <w:rPr>
          <w:noProof/>
          <w:webHidden/>
        </w:rPr>
        <w:fldChar w:fldCharType="separate"/>
      </w:r>
      <w:ins w:id="90" w:author="Ashraf Abuleil" w:date="2013-09-27T16:25:00Z">
        <w:r w:rsidR="00AD78B8">
          <w:rPr>
            <w:noProof/>
            <w:webHidden/>
          </w:rPr>
          <w:t>22</w:t>
        </w:r>
      </w:ins>
      <w:del w:id="91" w:author="Ashraf Abuleil" w:date="2013-09-27T16:25:00Z">
        <w:r w:rsidDel="00AD78B8">
          <w:rPr>
            <w:noProof/>
            <w:webHidden/>
          </w:rPr>
          <w:delText>21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4.3.9.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_Toc367095414 \h </w:instrText>
      </w:r>
      <w:r>
        <w:rPr>
          <w:noProof/>
          <w:webHidden/>
        </w:rPr>
      </w:r>
      <w:r>
        <w:rPr>
          <w:noProof/>
          <w:webHidden/>
        </w:rPr>
        <w:fldChar w:fldCharType="separate"/>
      </w:r>
      <w:ins w:id="92" w:author="Ashraf Abuleil" w:date="2013-09-27T16:25:00Z">
        <w:r w:rsidR="00AD78B8">
          <w:rPr>
            <w:noProof/>
            <w:webHidden/>
          </w:rPr>
          <w:t>22</w:t>
        </w:r>
      </w:ins>
      <w:del w:id="93" w:author="Ashraf Abuleil" w:date="2013-09-27T16:25:00Z">
        <w:r w:rsidDel="00AD78B8">
          <w:rPr>
            <w:noProof/>
            <w:webHidden/>
          </w:rPr>
          <w:delText>21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4.3.10.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_Toc367095415 \h </w:instrText>
      </w:r>
      <w:r>
        <w:rPr>
          <w:noProof/>
          <w:webHidden/>
        </w:rPr>
      </w:r>
      <w:r>
        <w:rPr>
          <w:noProof/>
          <w:webHidden/>
        </w:rPr>
        <w:fldChar w:fldCharType="separate"/>
      </w:r>
      <w:ins w:id="94" w:author="Ashraf Abuleil" w:date="2013-09-27T16:25:00Z">
        <w:r w:rsidR="00AD78B8">
          <w:rPr>
            <w:noProof/>
            <w:webHidden/>
          </w:rPr>
          <w:t>22</w:t>
        </w:r>
      </w:ins>
      <w:del w:id="95" w:author="Ashraf Abuleil" w:date="2013-09-27T16:25:00Z">
        <w:r w:rsidDel="00AD78B8">
          <w:rPr>
            <w:noProof/>
            <w:webHidden/>
          </w:rPr>
          <w:delText>21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4.3.11.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_Toc367095416 \h </w:instrText>
      </w:r>
      <w:r>
        <w:rPr>
          <w:noProof/>
          <w:webHidden/>
        </w:rPr>
      </w:r>
      <w:r>
        <w:rPr>
          <w:noProof/>
          <w:webHidden/>
        </w:rPr>
        <w:fldChar w:fldCharType="separate"/>
      </w:r>
      <w:ins w:id="96" w:author="Ashraf Abuleil" w:date="2013-09-27T16:25:00Z">
        <w:r w:rsidR="00AD78B8">
          <w:rPr>
            <w:noProof/>
            <w:webHidden/>
          </w:rPr>
          <w:t>22</w:t>
        </w:r>
      </w:ins>
      <w:del w:id="97" w:author="Ashraf Abuleil" w:date="2013-09-27T16:25:00Z">
        <w:r w:rsidDel="00AD78B8">
          <w:rPr>
            <w:noProof/>
            <w:webHidden/>
          </w:rPr>
          <w:delText>21</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4.4.</w:t>
      </w:r>
      <w:r>
        <w:rPr>
          <w:rFonts w:asciiTheme="minorHAnsi" w:eastAsiaTheme="minorEastAsia" w:hAnsiTheme="minorHAnsi" w:cstheme="minorBidi"/>
          <w:noProof/>
        </w:rPr>
        <w:tab/>
      </w:r>
      <w:r>
        <w:rPr>
          <w:noProof/>
        </w:rPr>
        <w:t>CR 1460 – Suspension Improvements</w:t>
      </w:r>
      <w:r>
        <w:rPr>
          <w:noProof/>
          <w:webHidden/>
        </w:rPr>
        <w:tab/>
      </w:r>
      <w:r>
        <w:rPr>
          <w:noProof/>
          <w:webHidden/>
        </w:rPr>
        <w:fldChar w:fldCharType="begin"/>
      </w:r>
      <w:r>
        <w:rPr>
          <w:noProof/>
          <w:webHidden/>
        </w:rPr>
        <w:instrText xml:space="preserve"> PAGEREF _Toc367095417 \h </w:instrText>
      </w:r>
      <w:r>
        <w:rPr>
          <w:noProof/>
          <w:webHidden/>
        </w:rPr>
      </w:r>
      <w:r>
        <w:rPr>
          <w:noProof/>
          <w:webHidden/>
        </w:rPr>
        <w:fldChar w:fldCharType="separate"/>
      </w:r>
      <w:ins w:id="98" w:author="Ashraf Abuleil" w:date="2013-09-27T16:25:00Z">
        <w:r w:rsidR="00AD78B8">
          <w:rPr>
            <w:noProof/>
            <w:webHidden/>
          </w:rPr>
          <w:t>24</w:t>
        </w:r>
      </w:ins>
      <w:del w:id="99" w:author="Ashraf Abuleil" w:date="2013-09-27T16:25:00Z">
        <w:r w:rsidDel="00AD78B8">
          <w:rPr>
            <w:noProof/>
            <w:webHidden/>
          </w:rPr>
          <w:delText>23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_Toc367095418 \h </w:instrText>
      </w:r>
      <w:r>
        <w:rPr>
          <w:noProof/>
          <w:webHidden/>
        </w:rPr>
      </w:r>
      <w:r>
        <w:rPr>
          <w:noProof/>
          <w:webHidden/>
        </w:rPr>
        <w:fldChar w:fldCharType="separate"/>
      </w:r>
      <w:ins w:id="100" w:author="Ashraf Abuleil" w:date="2013-09-27T16:25:00Z">
        <w:r w:rsidR="00AD78B8">
          <w:rPr>
            <w:noProof/>
            <w:webHidden/>
          </w:rPr>
          <w:t>24</w:t>
        </w:r>
      </w:ins>
      <w:del w:id="101" w:author="Ashraf Abuleil" w:date="2013-09-27T16:25:00Z">
        <w:r w:rsidDel="00AD78B8">
          <w:rPr>
            <w:noProof/>
            <w:webHidden/>
          </w:rPr>
          <w:delText>23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_Toc367095419 \h </w:instrText>
      </w:r>
      <w:r>
        <w:rPr>
          <w:noProof/>
          <w:webHidden/>
        </w:rPr>
      </w:r>
      <w:r>
        <w:rPr>
          <w:noProof/>
          <w:webHidden/>
        </w:rPr>
        <w:fldChar w:fldCharType="separate"/>
      </w:r>
      <w:ins w:id="102" w:author="Ashraf Abuleil" w:date="2013-09-27T16:25:00Z">
        <w:r w:rsidR="00AD78B8">
          <w:rPr>
            <w:noProof/>
            <w:webHidden/>
          </w:rPr>
          <w:t>26</w:t>
        </w:r>
      </w:ins>
      <w:del w:id="103" w:author="Ashraf Abuleil" w:date="2013-09-27T16:25:00Z">
        <w:r w:rsidDel="00AD78B8">
          <w:rPr>
            <w:noProof/>
            <w:webHidden/>
          </w:rPr>
          <w:delText>25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_Toc367095420 \h </w:instrText>
      </w:r>
      <w:r>
        <w:rPr>
          <w:noProof/>
          <w:webHidden/>
        </w:rPr>
      </w:r>
      <w:r>
        <w:rPr>
          <w:noProof/>
          <w:webHidden/>
        </w:rPr>
        <w:fldChar w:fldCharType="separate"/>
      </w:r>
      <w:ins w:id="104" w:author="Ashraf Abuleil" w:date="2013-09-27T16:25:00Z">
        <w:r w:rsidR="00AD78B8">
          <w:rPr>
            <w:noProof/>
            <w:webHidden/>
          </w:rPr>
          <w:t>26</w:t>
        </w:r>
      </w:ins>
      <w:del w:id="105" w:author="Ashraf Abuleil" w:date="2013-09-27T16:25:00Z">
        <w:r w:rsidDel="00AD78B8">
          <w:rPr>
            <w:noProof/>
            <w:webHidden/>
          </w:rPr>
          <w:delText>25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_Toc367095421 \h </w:instrText>
      </w:r>
      <w:r>
        <w:rPr>
          <w:noProof/>
          <w:webHidden/>
        </w:rPr>
      </w:r>
      <w:r>
        <w:rPr>
          <w:noProof/>
          <w:webHidden/>
        </w:rPr>
        <w:fldChar w:fldCharType="separate"/>
      </w:r>
      <w:ins w:id="106" w:author="Ashraf Abuleil" w:date="2013-09-27T16:25:00Z">
        <w:r w:rsidR="00AD78B8">
          <w:rPr>
            <w:noProof/>
            <w:webHidden/>
          </w:rPr>
          <w:t>26</w:t>
        </w:r>
      </w:ins>
      <w:del w:id="107" w:author="Ashraf Abuleil" w:date="2013-09-27T16:25:00Z">
        <w:r w:rsidDel="00AD78B8">
          <w:rPr>
            <w:noProof/>
            <w:webHidden/>
          </w:rPr>
          <w:delText>25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_Toc367095422 \h </w:instrText>
      </w:r>
      <w:r>
        <w:rPr>
          <w:noProof/>
          <w:webHidden/>
        </w:rPr>
      </w:r>
      <w:r>
        <w:rPr>
          <w:noProof/>
          <w:webHidden/>
        </w:rPr>
        <w:fldChar w:fldCharType="separate"/>
      </w:r>
      <w:ins w:id="108" w:author="Ashraf Abuleil" w:date="2013-09-27T16:25:00Z">
        <w:r w:rsidR="00AD78B8">
          <w:rPr>
            <w:noProof/>
            <w:webHidden/>
          </w:rPr>
          <w:t>29</w:t>
        </w:r>
      </w:ins>
      <w:del w:id="109" w:author="Ashraf Abuleil" w:date="2013-09-27T16:25:00Z">
        <w:r w:rsidDel="00AD78B8">
          <w:rPr>
            <w:noProof/>
            <w:webHidden/>
          </w:rPr>
          <w:delText>28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_Toc367095423 \h </w:instrText>
      </w:r>
      <w:r>
        <w:rPr>
          <w:noProof/>
          <w:webHidden/>
        </w:rPr>
      </w:r>
      <w:r>
        <w:rPr>
          <w:noProof/>
          <w:webHidden/>
        </w:rPr>
        <w:fldChar w:fldCharType="separate"/>
      </w:r>
      <w:ins w:id="110" w:author="Ashraf Abuleil" w:date="2013-09-27T16:25:00Z">
        <w:r w:rsidR="00AD78B8">
          <w:rPr>
            <w:noProof/>
            <w:webHidden/>
          </w:rPr>
          <w:t>29</w:t>
        </w:r>
      </w:ins>
      <w:del w:id="111" w:author="Ashraf Abuleil" w:date="2013-09-27T16:25:00Z">
        <w:r w:rsidDel="00AD78B8">
          <w:rPr>
            <w:noProof/>
            <w:webHidden/>
          </w:rPr>
          <w:delText>28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_Toc367095424 \h </w:instrText>
      </w:r>
      <w:r>
        <w:rPr>
          <w:noProof/>
          <w:webHidden/>
        </w:rPr>
      </w:r>
      <w:r>
        <w:rPr>
          <w:noProof/>
          <w:webHidden/>
        </w:rPr>
        <w:fldChar w:fldCharType="separate"/>
      </w:r>
      <w:ins w:id="112" w:author="Ashraf Abuleil" w:date="2013-09-27T16:25:00Z">
        <w:r w:rsidR="00AD78B8">
          <w:rPr>
            <w:noProof/>
            <w:webHidden/>
          </w:rPr>
          <w:t>29</w:t>
        </w:r>
      </w:ins>
      <w:del w:id="113" w:author="Ashraf Abuleil" w:date="2013-09-27T16:25:00Z">
        <w:r w:rsidDel="00AD78B8">
          <w:rPr>
            <w:noProof/>
            <w:webHidden/>
          </w:rPr>
          <w:delText>28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_Toc367095425 \h </w:instrText>
      </w:r>
      <w:r>
        <w:rPr>
          <w:noProof/>
          <w:webHidden/>
        </w:rPr>
      </w:r>
      <w:r>
        <w:rPr>
          <w:noProof/>
          <w:webHidden/>
        </w:rPr>
        <w:fldChar w:fldCharType="separate"/>
      </w:r>
      <w:ins w:id="114" w:author="Ashraf Abuleil" w:date="2013-09-27T16:25:00Z">
        <w:r w:rsidR="00AD78B8">
          <w:rPr>
            <w:noProof/>
            <w:webHidden/>
          </w:rPr>
          <w:t>30</w:t>
        </w:r>
      </w:ins>
      <w:del w:id="115" w:author="Ashraf Abuleil" w:date="2013-09-27T16:25:00Z">
        <w:r w:rsidDel="00AD78B8">
          <w:rPr>
            <w:noProof/>
            <w:webHidden/>
          </w:rPr>
          <w:delText>29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4.4.9.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_Toc367095426 \h </w:instrText>
      </w:r>
      <w:r>
        <w:rPr>
          <w:noProof/>
          <w:webHidden/>
        </w:rPr>
      </w:r>
      <w:r>
        <w:rPr>
          <w:noProof/>
          <w:webHidden/>
        </w:rPr>
        <w:fldChar w:fldCharType="separate"/>
      </w:r>
      <w:ins w:id="116" w:author="Ashraf Abuleil" w:date="2013-09-27T16:25:00Z">
        <w:r w:rsidR="00AD78B8">
          <w:rPr>
            <w:noProof/>
            <w:webHidden/>
          </w:rPr>
          <w:t>30</w:t>
        </w:r>
      </w:ins>
      <w:del w:id="117" w:author="Ashraf Abuleil" w:date="2013-09-27T16:25:00Z">
        <w:r w:rsidDel="00AD78B8">
          <w:rPr>
            <w:noProof/>
            <w:webHidden/>
          </w:rPr>
          <w:delText>29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4.4.10.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_Toc367095427 \h </w:instrText>
      </w:r>
      <w:r>
        <w:rPr>
          <w:noProof/>
          <w:webHidden/>
        </w:rPr>
      </w:r>
      <w:r>
        <w:rPr>
          <w:noProof/>
          <w:webHidden/>
        </w:rPr>
        <w:fldChar w:fldCharType="separate"/>
      </w:r>
      <w:ins w:id="118" w:author="Ashraf Abuleil" w:date="2013-09-27T16:25:00Z">
        <w:r w:rsidR="00AD78B8">
          <w:rPr>
            <w:noProof/>
            <w:webHidden/>
          </w:rPr>
          <w:t>30</w:t>
        </w:r>
      </w:ins>
      <w:del w:id="119" w:author="Ashraf Abuleil" w:date="2013-09-27T16:25:00Z">
        <w:r w:rsidDel="00AD78B8">
          <w:rPr>
            <w:noProof/>
            <w:webHidden/>
          </w:rPr>
          <w:delText>29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4.4.11.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_Toc367095428 \h </w:instrText>
      </w:r>
      <w:r>
        <w:rPr>
          <w:noProof/>
          <w:webHidden/>
        </w:rPr>
      </w:r>
      <w:r>
        <w:rPr>
          <w:noProof/>
          <w:webHidden/>
        </w:rPr>
        <w:fldChar w:fldCharType="separate"/>
      </w:r>
      <w:ins w:id="120" w:author="Ashraf Abuleil" w:date="2013-09-27T16:25:00Z">
        <w:r w:rsidR="00AD78B8">
          <w:rPr>
            <w:noProof/>
            <w:webHidden/>
          </w:rPr>
          <w:t>30</w:t>
        </w:r>
      </w:ins>
      <w:del w:id="121" w:author="Ashraf Abuleil" w:date="2013-09-27T16:25:00Z">
        <w:r w:rsidDel="00AD78B8">
          <w:rPr>
            <w:noProof/>
            <w:webHidden/>
          </w:rPr>
          <w:delText>29</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4.5.</w:t>
      </w:r>
      <w:r>
        <w:rPr>
          <w:rFonts w:asciiTheme="minorHAnsi" w:eastAsiaTheme="minorEastAsia" w:hAnsiTheme="minorHAnsi" w:cstheme="minorBidi"/>
          <w:noProof/>
        </w:rPr>
        <w:tab/>
      </w:r>
      <w:r>
        <w:rPr>
          <w:noProof/>
        </w:rPr>
        <w:t>CR 1462 – Show Reminder Letter to Customer</w:t>
      </w:r>
      <w:r>
        <w:rPr>
          <w:noProof/>
          <w:webHidden/>
        </w:rPr>
        <w:tab/>
      </w:r>
      <w:r>
        <w:rPr>
          <w:noProof/>
          <w:webHidden/>
        </w:rPr>
        <w:fldChar w:fldCharType="begin"/>
      </w:r>
      <w:r>
        <w:rPr>
          <w:noProof/>
          <w:webHidden/>
        </w:rPr>
        <w:instrText xml:space="preserve"> PAGEREF _Toc367095429 \h </w:instrText>
      </w:r>
      <w:r>
        <w:rPr>
          <w:noProof/>
          <w:webHidden/>
        </w:rPr>
      </w:r>
      <w:r>
        <w:rPr>
          <w:noProof/>
          <w:webHidden/>
        </w:rPr>
        <w:fldChar w:fldCharType="separate"/>
      </w:r>
      <w:ins w:id="122" w:author="Ashraf Abuleil" w:date="2013-09-27T16:25:00Z">
        <w:r w:rsidR="00AD78B8">
          <w:rPr>
            <w:noProof/>
            <w:webHidden/>
          </w:rPr>
          <w:t>31</w:t>
        </w:r>
      </w:ins>
      <w:del w:id="123" w:author="Ashraf Abuleil" w:date="2013-09-27T16:25:00Z">
        <w:r w:rsidDel="00AD78B8">
          <w:rPr>
            <w:noProof/>
            <w:webHidden/>
          </w:rPr>
          <w:delText>30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_Toc367095430 \h </w:instrText>
      </w:r>
      <w:r>
        <w:rPr>
          <w:noProof/>
          <w:webHidden/>
        </w:rPr>
      </w:r>
      <w:r>
        <w:rPr>
          <w:noProof/>
          <w:webHidden/>
        </w:rPr>
        <w:fldChar w:fldCharType="separate"/>
      </w:r>
      <w:ins w:id="124" w:author="Ashraf Abuleil" w:date="2013-09-27T16:25:00Z">
        <w:r w:rsidR="00AD78B8">
          <w:rPr>
            <w:noProof/>
            <w:webHidden/>
          </w:rPr>
          <w:t>31</w:t>
        </w:r>
      </w:ins>
      <w:del w:id="125" w:author="Ashraf Abuleil" w:date="2013-09-27T16:25:00Z">
        <w:r w:rsidDel="00AD78B8">
          <w:rPr>
            <w:noProof/>
            <w:webHidden/>
          </w:rPr>
          <w:delText>30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_Toc367095431 \h </w:instrText>
      </w:r>
      <w:r>
        <w:rPr>
          <w:noProof/>
          <w:webHidden/>
        </w:rPr>
      </w:r>
      <w:r>
        <w:rPr>
          <w:noProof/>
          <w:webHidden/>
        </w:rPr>
        <w:fldChar w:fldCharType="separate"/>
      </w:r>
      <w:ins w:id="126" w:author="Ashraf Abuleil" w:date="2013-09-27T16:25:00Z">
        <w:r w:rsidR="00AD78B8">
          <w:rPr>
            <w:noProof/>
            <w:webHidden/>
          </w:rPr>
          <w:t>31</w:t>
        </w:r>
      </w:ins>
      <w:del w:id="127" w:author="Ashraf Abuleil" w:date="2013-09-27T16:25:00Z">
        <w:r w:rsidDel="00AD78B8">
          <w:rPr>
            <w:noProof/>
            <w:webHidden/>
          </w:rPr>
          <w:delText>30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_Toc367095432 \h </w:instrText>
      </w:r>
      <w:r>
        <w:rPr>
          <w:noProof/>
          <w:webHidden/>
        </w:rPr>
      </w:r>
      <w:r>
        <w:rPr>
          <w:noProof/>
          <w:webHidden/>
        </w:rPr>
        <w:fldChar w:fldCharType="separate"/>
      </w:r>
      <w:ins w:id="128" w:author="Ashraf Abuleil" w:date="2013-09-27T16:25:00Z">
        <w:r w:rsidR="00AD78B8">
          <w:rPr>
            <w:noProof/>
            <w:webHidden/>
          </w:rPr>
          <w:t>31</w:t>
        </w:r>
      </w:ins>
      <w:del w:id="129" w:author="Ashraf Abuleil" w:date="2013-09-27T16:25:00Z">
        <w:r w:rsidDel="00AD78B8">
          <w:rPr>
            <w:noProof/>
            <w:webHidden/>
          </w:rPr>
          <w:delText>30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_Toc367095433 \h </w:instrText>
      </w:r>
      <w:r>
        <w:rPr>
          <w:noProof/>
          <w:webHidden/>
        </w:rPr>
      </w:r>
      <w:r>
        <w:rPr>
          <w:noProof/>
          <w:webHidden/>
        </w:rPr>
        <w:fldChar w:fldCharType="separate"/>
      </w:r>
      <w:ins w:id="130" w:author="Ashraf Abuleil" w:date="2013-09-27T16:25:00Z">
        <w:r w:rsidR="00AD78B8">
          <w:rPr>
            <w:noProof/>
            <w:webHidden/>
          </w:rPr>
          <w:t>32</w:t>
        </w:r>
      </w:ins>
      <w:del w:id="131" w:author="Ashraf Abuleil" w:date="2013-09-27T16:25:00Z">
        <w:r w:rsidDel="00AD78B8">
          <w:rPr>
            <w:noProof/>
            <w:webHidden/>
          </w:rPr>
          <w:delText>31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_Toc367095434 \h </w:instrText>
      </w:r>
      <w:r>
        <w:rPr>
          <w:noProof/>
          <w:webHidden/>
        </w:rPr>
      </w:r>
      <w:r>
        <w:rPr>
          <w:noProof/>
          <w:webHidden/>
        </w:rPr>
        <w:fldChar w:fldCharType="separate"/>
      </w:r>
      <w:ins w:id="132" w:author="Ashraf Abuleil" w:date="2013-09-27T16:25:00Z">
        <w:r w:rsidR="00AD78B8">
          <w:rPr>
            <w:noProof/>
            <w:webHidden/>
          </w:rPr>
          <w:t>33</w:t>
        </w:r>
      </w:ins>
      <w:del w:id="133"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_Toc367095435 \h </w:instrText>
      </w:r>
      <w:r>
        <w:rPr>
          <w:noProof/>
          <w:webHidden/>
        </w:rPr>
      </w:r>
      <w:r>
        <w:rPr>
          <w:noProof/>
          <w:webHidden/>
        </w:rPr>
        <w:fldChar w:fldCharType="separate"/>
      </w:r>
      <w:ins w:id="134" w:author="Ashraf Abuleil" w:date="2013-09-27T16:25:00Z">
        <w:r w:rsidR="00AD78B8">
          <w:rPr>
            <w:noProof/>
            <w:webHidden/>
          </w:rPr>
          <w:t>33</w:t>
        </w:r>
      </w:ins>
      <w:del w:id="135"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_Toc367095436 \h </w:instrText>
      </w:r>
      <w:r>
        <w:rPr>
          <w:noProof/>
          <w:webHidden/>
        </w:rPr>
      </w:r>
      <w:r>
        <w:rPr>
          <w:noProof/>
          <w:webHidden/>
        </w:rPr>
        <w:fldChar w:fldCharType="separate"/>
      </w:r>
      <w:ins w:id="136" w:author="Ashraf Abuleil" w:date="2013-09-27T16:25:00Z">
        <w:r w:rsidR="00AD78B8">
          <w:rPr>
            <w:noProof/>
            <w:webHidden/>
          </w:rPr>
          <w:t>33</w:t>
        </w:r>
      </w:ins>
      <w:del w:id="137"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_Toc367095437 \h </w:instrText>
      </w:r>
      <w:r>
        <w:rPr>
          <w:noProof/>
          <w:webHidden/>
        </w:rPr>
      </w:r>
      <w:r>
        <w:rPr>
          <w:noProof/>
          <w:webHidden/>
        </w:rPr>
        <w:fldChar w:fldCharType="separate"/>
      </w:r>
      <w:ins w:id="138" w:author="Ashraf Abuleil" w:date="2013-09-27T16:25:00Z">
        <w:r w:rsidR="00AD78B8">
          <w:rPr>
            <w:noProof/>
            <w:webHidden/>
          </w:rPr>
          <w:t>33</w:t>
        </w:r>
      </w:ins>
      <w:del w:id="139"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4.5.9.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_Toc367095438 \h </w:instrText>
      </w:r>
      <w:r>
        <w:rPr>
          <w:noProof/>
          <w:webHidden/>
        </w:rPr>
      </w:r>
      <w:r>
        <w:rPr>
          <w:noProof/>
          <w:webHidden/>
        </w:rPr>
        <w:fldChar w:fldCharType="separate"/>
      </w:r>
      <w:ins w:id="140" w:author="Ashraf Abuleil" w:date="2013-09-27T16:25:00Z">
        <w:r w:rsidR="00AD78B8">
          <w:rPr>
            <w:noProof/>
            <w:webHidden/>
          </w:rPr>
          <w:t>33</w:t>
        </w:r>
      </w:ins>
      <w:del w:id="141" w:author="Ashraf Abuleil" w:date="2013-09-27T16:25:00Z">
        <w:r w:rsidDel="00AD78B8">
          <w:rPr>
            <w:noProof/>
            <w:webHidden/>
          </w:rPr>
          <w:delText>32</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lastRenderedPageBreak/>
        <w:t>4.5.10.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_Toc367095439 \h </w:instrText>
      </w:r>
      <w:r>
        <w:rPr>
          <w:noProof/>
          <w:webHidden/>
        </w:rPr>
      </w:r>
      <w:r>
        <w:rPr>
          <w:noProof/>
          <w:webHidden/>
        </w:rPr>
        <w:fldChar w:fldCharType="separate"/>
      </w:r>
      <w:ins w:id="142" w:author="Ashraf Abuleil" w:date="2013-09-27T16:25:00Z">
        <w:r w:rsidR="00AD78B8">
          <w:rPr>
            <w:noProof/>
            <w:webHidden/>
          </w:rPr>
          <w:t>33</w:t>
        </w:r>
      </w:ins>
      <w:del w:id="143" w:author="Ashraf Abuleil" w:date="2013-09-27T16:25:00Z">
        <w:r w:rsidDel="00AD78B8">
          <w:rPr>
            <w:noProof/>
            <w:webHidden/>
          </w:rPr>
          <w:delText>32</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4.5.11.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_Toc367095440 \h </w:instrText>
      </w:r>
      <w:r>
        <w:rPr>
          <w:noProof/>
          <w:webHidden/>
        </w:rPr>
      </w:r>
      <w:r>
        <w:rPr>
          <w:noProof/>
          <w:webHidden/>
        </w:rPr>
        <w:fldChar w:fldCharType="separate"/>
      </w:r>
      <w:ins w:id="144" w:author="Ashraf Abuleil" w:date="2013-09-27T16:25:00Z">
        <w:r w:rsidR="00AD78B8">
          <w:rPr>
            <w:noProof/>
            <w:webHidden/>
          </w:rPr>
          <w:t>33</w:t>
        </w:r>
      </w:ins>
      <w:del w:id="145" w:author="Ashraf Abuleil" w:date="2013-09-27T16:25:00Z">
        <w:r w:rsidDel="00AD78B8">
          <w:rPr>
            <w:noProof/>
            <w:webHidden/>
          </w:rPr>
          <w:delText>32</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4.6.</w:t>
      </w:r>
      <w:r>
        <w:rPr>
          <w:rFonts w:asciiTheme="minorHAnsi" w:eastAsiaTheme="minorEastAsia" w:hAnsiTheme="minorHAnsi" w:cstheme="minorBidi"/>
          <w:noProof/>
        </w:rPr>
        <w:tab/>
      </w:r>
      <w:r>
        <w:rPr>
          <w:noProof/>
        </w:rPr>
        <w:t>CR 1465 – Provisioning of New Parameters</w:t>
      </w:r>
      <w:r>
        <w:rPr>
          <w:noProof/>
          <w:webHidden/>
        </w:rPr>
        <w:tab/>
      </w:r>
      <w:r>
        <w:rPr>
          <w:noProof/>
          <w:webHidden/>
        </w:rPr>
        <w:fldChar w:fldCharType="begin"/>
      </w:r>
      <w:r>
        <w:rPr>
          <w:noProof/>
          <w:webHidden/>
        </w:rPr>
        <w:instrText xml:space="preserve"> PAGEREF _Toc367095441 \h </w:instrText>
      </w:r>
      <w:r>
        <w:rPr>
          <w:noProof/>
          <w:webHidden/>
        </w:rPr>
      </w:r>
      <w:r>
        <w:rPr>
          <w:noProof/>
          <w:webHidden/>
        </w:rPr>
        <w:fldChar w:fldCharType="separate"/>
      </w:r>
      <w:ins w:id="146" w:author="Ashraf Abuleil" w:date="2013-09-27T16:25:00Z">
        <w:r w:rsidR="00AD78B8">
          <w:rPr>
            <w:noProof/>
            <w:webHidden/>
          </w:rPr>
          <w:t>33</w:t>
        </w:r>
      </w:ins>
      <w:del w:id="147"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_Toc367095442 \h </w:instrText>
      </w:r>
      <w:r>
        <w:rPr>
          <w:noProof/>
          <w:webHidden/>
        </w:rPr>
      </w:r>
      <w:r>
        <w:rPr>
          <w:noProof/>
          <w:webHidden/>
        </w:rPr>
        <w:fldChar w:fldCharType="separate"/>
      </w:r>
      <w:ins w:id="148" w:author="Ashraf Abuleil" w:date="2013-09-27T16:25:00Z">
        <w:r w:rsidR="00AD78B8">
          <w:rPr>
            <w:noProof/>
            <w:webHidden/>
          </w:rPr>
          <w:t>33</w:t>
        </w:r>
      </w:ins>
      <w:del w:id="149" w:author="Ashraf Abuleil" w:date="2013-09-27T16:25:00Z">
        <w:r w:rsidDel="00AD78B8">
          <w:rPr>
            <w:noProof/>
            <w:webHidden/>
          </w:rPr>
          <w:delText>32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_Toc367095443 \h </w:instrText>
      </w:r>
      <w:r>
        <w:rPr>
          <w:noProof/>
          <w:webHidden/>
        </w:rPr>
      </w:r>
      <w:r>
        <w:rPr>
          <w:noProof/>
          <w:webHidden/>
        </w:rPr>
        <w:fldChar w:fldCharType="separate"/>
      </w:r>
      <w:ins w:id="150" w:author="Ashraf Abuleil" w:date="2013-09-27T16:25:00Z">
        <w:r w:rsidR="00AD78B8">
          <w:rPr>
            <w:noProof/>
            <w:webHidden/>
          </w:rPr>
          <w:t>34</w:t>
        </w:r>
      </w:ins>
      <w:del w:id="151" w:author="Ashraf Abuleil" w:date="2013-09-27T16:25:00Z">
        <w:r w:rsidDel="00AD78B8">
          <w:rPr>
            <w:noProof/>
            <w:webHidden/>
          </w:rPr>
          <w:delText>33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_Toc367095444 \h </w:instrText>
      </w:r>
      <w:r>
        <w:rPr>
          <w:noProof/>
          <w:webHidden/>
        </w:rPr>
      </w:r>
      <w:r>
        <w:rPr>
          <w:noProof/>
          <w:webHidden/>
        </w:rPr>
        <w:fldChar w:fldCharType="separate"/>
      </w:r>
      <w:ins w:id="152" w:author="Ashraf Abuleil" w:date="2013-09-27T16:25:00Z">
        <w:r w:rsidR="00AD78B8">
          <w:rPr>
            <w:noProof/>
            <w:webHidden/>
          </w:rPr>
          <w:t>34</w:t>
        </w:r>
      </w:ins>
      <w:del w:id="153" w:author="Ashraf Abuleil" w:date="2013-09-27T16:25:00Z">
        <w:r w:rsidDel="00AD78B8">
          <w:rPr>
            <w:noProof/>
            <w:webHidden/>
          </w:rPr>
          <w:delText>33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_Toc367095445 \h </w:instrText>
      </w:r>
      <w:r>
        <w:rPr>
          <w:noProof/>
          <w:webHidden/>
        </w:rPr>
      </w:r>
      <w:r>
        <w:rPr>
          <w:noProof/>
          <w:webHidden/>
        </w:rPr>
        <w:fldChar w:fldCharType="separate"/>
      </w:r>
      <w:ins w:id="154" w:author="Ashraf Abuleil" w:date="2013-09-27T16:25:00Z">
        <w:r w:rsidR="00AD78B8">
          <w:rPr>
            <w:noProof/>
            <w:webHidden/>
          </w:rPr>
          <w:t>34</w:t>
        </w:r>
      </w:ins>
      <w:del w:id="155" w:author="Ashraf Abuleil" w:date="2013-09-27T16:25:00Z">
        <w:r w:rsidDel="00AD78B8">
          <w:rPr>
            <w:noProof/>
            <w:webHidden/>
          </w:rPr>
          <w:delText>33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_Toc367095446 \h </w:instrText>
      </w:r>
      <w:r>
        <w:rPr>
          <w:noProof/>
          <w:webHidden/>
        </w:rPr>
      </w:r>
      <w:r>
        <w:rPr>
          <w:noProof/>
          <w:webHidden/>
        </w:rPr>
        <w:fldChar w:fldCharType="separate"/>
      </w:r>
      <w:ins w:id="156" w:author="Ashraf Abuleil" w:date="2013-09-27T16:25:00Z">
        <w:r w:rsidR="00AD78B8">
          <w:rPr>
            <w:noProof/>
            <w:webHidden/>
          </w:rPr>
          <w:t>36</w:t>
        </w:r>
      </w:ins>
      <w:del w:id="157" w:author="Ashraf Abuleil" w:date="2013-09-27T16:25:00Z">
        <w:r w:rsidDel="00AD78B8">
          <w:rPr>
            <w:noProof/>
            <w:webHidden/>
          </w:rPr>
          <w:delText>35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_Toc367095447 \h </w:instrText>
      </w:r>
      <w:r>
        <w:rPr>
          <w:noProof/>
          <w:webHidden/>
        </w:rPr>
      </w:r>
      <w:r>
        <w:rPr>
          <w:noProof/>
          <w:webHidden/>
        </w:rPr>
        <w:fldChar w:fldCharType="separate"/>
      </w:r>
      <w:ins w:id="158" w:author="Ashraf Abuleil" w:date="2013-09-27T16:25:00Z">
        <w:r w:rsidR="00AD78B8">
          <w:rPr>
            <w:noProof/>
            <w:webHidden/>
          </w:rPr>
          <w:t>37</w:t>
        </w:r>
      </w:ins>
      <w:del w:id="159" w:author="Ashraf Abuleil" w:date="2013-09-27T16:25:00Z">
        <w:r w:rsidDel="00AD78B8">
          <w:rPr>
            <w:noProof/>
            <w:webHidden/>
          </w:rPr>
          <w:delText>36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_Toc367095448 \h </w:instrText>
      </w:r>
      <w:r>
        <w:rPr>
          <w:noProof/>
          <w:webHidden/>
        </w:rPr>
      </w:r>
      <w:r>
        <w:rPr>
          <w:noProof/>
          <w:webHidden/>
        </w:rPr>
        <w:fldChar w:fldCharType="separate"/>
      </w:r>
      <w:ins w:id="160" w:author="Ashraf Abuleil" w:date="2013-09-27T16:25:00Z">
        <w:r w:rsidR="00AD78B8">
          <w:rPr>
            <w:noProof/>
            <w:webHidden/>
          </w:rPr>
          <w:t>37</w:t>
        </w:r>
      </w:ins>
      <w:del w:id="161" w:author="Ashraf Abuleil" w:date="2013-09-27T16:25:00Z">
        <w:r w:rsidDel="00AD78B8">
          <w:rPr>
            <w:noProof/>
            <w:webHidden/>
          </w:rPr>
          <w:delText>36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_Toc367095449 \h </w:instrText>
      </w:r>
      <w:r>
        <w:rPr>
          <w:noProof/>
          <w:webHidden/>
        </w:rPr>
      </w:r>
      <w:r>
        <w:rPr>
          <w:noProof/>
          <w:webHidden/>
        </w:rPr>
        <w:fldChar w:fldCharType="separate"/>
      </w:r>
      <w:ins w:id="162" w:author="Ashraf Abuleil" w:date="2013-09-27T16:25:00Z">
        <w:r w:rsidR="00AD78B8">
          <w:rPr>
            <w:noProof/>
            <w:webHidden/>
          </w:rPr>
          <w:t>37</w:t>
        </w:r>
      </w:ins>
      <w:del w:id="163" w:author="Ashraf Abuleil" w:date="2013-09-27T16:25:00Z">
        <w:r w:rsidDel="00AD78B8">
          <w:rPr>
            <w:noProof/>
            <w:webHidden/>
          </w:rPr>
          <w:delText>36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4.6.9.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_Toc367095450 \h </w:instrText>
      </w:r>
      <w:r>
        <w:rPr>
          <w:noProof/>
          <w:webHidden/>
        </w:rPr>
      </w:r>
      <w:r>
        <w:rPr>
          <w:noProof/>
          <w:webHidden/>
        </w:rPr>
        <w:fldChar w:fldCharType="separate"/>
      </w:r>
      <w:ins w:id="164" w:author="Ashraf Abuleil" w:date="2013-09-27T16:25:00Z">
        <w:r w:rsidR="00AD78B8">
          <w:rPr>
            <w:noProof/>
            <w:webHidden/>
          </w:rPr>
          <w:t>37</w:t>
        </w:r>
      </w:ins>
      <w:del w:id="165" w:author="Ashraf Abuleil" w:date="2013-09-27T16:25:00Z">
        <w:r w:rsidDel="00AD78B8">
          <w:rPr>
            <w:noProof/>
            <w:webHidden/>
          </w:rPr>
          <w:delText>36</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4.6.10.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_Toc367095451 \h </w:instrText>
      </w:r>
      <w:r>
        <w:rPr>
          <w:noProof/>
          <w:webHidden/>
        </w:rPr>
      </w:r>
      <w:r>
        <w:rPr>
          <w:noProof/>
          <w:webHidden/>
        </w:rPr>
        <w:fldChar w:fldCharType="separate"/>
      </w:r>
      <w:ins w:id="166" w:author="Ashraf Abuleil" w:date="2013-09-27T16:25:00Z">
        <w:r w:rsidR="00AD78B8">
          <w:rPr>
            <w:noProof/>
            <w:webHidden/>
          </w:rPr>
          <w:t>37</w:t>
        </w:r>
      </w:ins>
      <w:del w:id="167" w:author="Ashraf Abuleil" w:date="2013-09-27T16:25:00Z">
        <w:r w:rsidDel="00AD78B8">
          <w:rPr>
            <w:noProof/>
            <w:webHidden/>
          </w:rPr>
          <w:delText>36</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4.6.11.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_Toc367095452 \h </w:instrText>
      </w:r>
      <w:r>
        <w:rPr>
          <w:noProof/>
          <w:webHidden/>
        </w:rPr>
      </w:r>
      <w:r>
        <w:rPr>
          <w:noProof/>
          <w:webHidden/>
        </w:rPr>
        <w:fldChar w:fldCharType="separate"/>
      </w:r>
      <w:ins w:id="168" w:author="Ashraf Abuleil" w:date="2013-09-27T16:25:00Z">
        <w:r w:rsidR="00AD78B8">
          <w:rPr>
            <w:noProof/>
            <w:webHidden/>
          </w:rPr>
          <w:t>37</w:t>
        </w:r>
      </w:ins>
      <w:del w:id="169" w:author="Ashraf Abuleil" w:date="2013-09-27T16:25:00Z">
        <w:r w:rsidDel="00AD78B8">
          <w:rPr>
            <w:noProof/>
            <w:webHidden/>
          </w:rPr>
          <w:delText>36</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4.7.</w:t>
      </w:r>
      <w:r>
        <w:rPr>
          <w:rFonts w:asciiTheme="minorHAnsi" w:eastAsiaTheme="minorEastAsia" w:hAnsiTheme="minorHAnsi" w:cstheme="minorBidi"/>
          <w:noProof/>
        </w:rPr>
        <w:tab/>
      </w:r>
      <w:r>
        <w:rPr>
          <w:noProof/>
        </w:rPr>
        <w:t>CR 1467 – BAN Level Services</w:t>
      </w:r>
      <w:r>
        <w:rPr>
          <w:noProof/>
          <w:webHidden/>
        </w:rPr>
        <w:tab/>
      </w:r>
      <w:r>
        <w:rPr>
          <w:noProof/>
          <w:webHidden/>
        </w:rPr>
        <w:fldChar w:fldCharType="begin"/>
      </w:r>
      <w:r>
        <w:rPr>
          <w:noProof/>
          <w:webHidden/>
        </w:rPr>
        <w:instrText xml:space="preserve"> PAGEREF _Toc367095453 \h </w:instrText>
      </w:r>
      <w:r>
        <w:rPr>
          <w:noProof/>
          <w:webHidden/>
        </w:rPr>
      </w:r>
      <w:r>
        <w:rPr>
          <w:noProof/>
          <w:webHidden/>
        </w:rPr>
        <w:fldChar w:fldCharType="separate"/>
      </w:r>
      <w:ins w:id="170" w:author="Ashraf Abuleil" w:date="2013-09-27T16:25:00Z">
        <w:r w:rsidR="00AD78B8">
          <w:rPr>
            <w:noProof/>
            <w:webHidden/>
          </w:rPr>
          <w:t>38</w:t>
        </w:r>
      </w:ins>
      <w:del w:id="171" w:author="Ashraf Abuleil" w:date="2013-09-27T16:25:00Z">
        <w:r w:rsidDel="00AD78B8">
          <w:rPr>
            <w:noProof/>
            <w:webHidden/>
          </w:rPr>
          <w:delText>37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_Toc367095454 \h </w:instrText>
      </w:r>
      <w:r>
        <w:rPr>
          <w:noProof/>
          <w:webHidden/>
        </w:rPr>
      </w:r>
      <w:r>
        <w:rPr>
          <w:noProof/>
          <w:webHidden/>
        </w:rPr>
        <w:fldChar w:fldCharType="separate"/>
      </w:r>
      <w:ins w:id="172" w:author="Ashraf Abuleil" w:date="2013-09-27T16:25:00Z">
        <w:r w:rsidR="00AD78B8">
          <w:rPr>
            <w:noProof/>
            <w:webHidden/>
          </w:rPr>
          <w:t>38</w:t>
        </w:r>
      </w:ins>
      <w:del w:id="173" w:author="Ashraf Abuleil" w:date="2013-09-27T16:25:00Z">
        <w:r w:rsidDel="00AD78B8">
          <w:rPr>
            <w:noProof/>
            <w:webHidden/>
          </w:rPr>
          <w:delText>37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_Toc367095455 \h </w:instrText>
      </w:r>
      <w:r>
        <w:rPr>
          <w:noProof/>
          <w:webHidden/>
        </w:rPr>
      </w:r>
      <w:r>
        <w:rPr>
          <w:noProof/>
          <w:webHidden/>
        </w:rPr>
        <w:fldChar w:fldCharType="separate"/>
      </w:r>
      <w:ins w:id="174" w:author="Ashraf Abuleil" w:date="2013-09-27T16:25:00Z">
        <w:r w:rsidR="00AD78B8">
          <w:rPr>
            <w:noProof/>
            <w:webHidden/>
          </w:rPr>
          <w:t>38</w:t>
        </w:r>
      </w:ins>
      <w:del w:id="175" w:author="Ashraf Abuleil" w:date="2013-09-27T16:25:00Z">
        <w:r w:rsidDel="00AD78B8">
          <w:rPr>
            <w:noProof/>
            <w:webHidden/>
          </w:rPr>
          <w:delText>37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_Toc367095456 \h </w:instrText>
      </w:r>
      <w:r>
        <w:rPr>
          <w:noProof/>
          <w:webHidden/>
        </w:rPr>
      </w:r>
      <w:r>
        <w:rPr>
          <w:noProof/>
          <w:webHidden/>
        </w:rPr>
        <w:fldChar w:fldCharType="separate"/>
      </w:r>
      <w:ins w:id="176" w:author="Ashraf Abuleil" w:date="2013-09-27T16:25:00Z">
        <w:r w:rsidR="00AD78B8">
          <w:rPr>
            <w:noProof/>
            <w:webHidden/>
          </w:rPr>
          <w:t>38</w:t>
        </w:r>
      </w:ins>
      <w:del w:id="177" w:author="Ashraf Abuleil" w:date="2013-09-27T16:25:00Z">
        <w:r w:rsidDel="00AD78B8">
          <w:rPr>
            <w:noProof/>
            <w:webHidden/>
          </w:rPr>
          <w:delText>37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_Toc367095457 \h </w:instrText>
      </w:r>
      <w:r>
        <w:rPr>
          <w:noProof/>
          <w:webHidden/>
        </w:rPr>
      </w:r>
      <w:r>
        <w:rPr>
          <w:noProof/>
          <w:webHidden/>
        </w:rPr>
        <w:fldChar w:fldCharType="separate"/>
      </w:r>
      <w:ins w:id="178" w:author="Ashraf Abuleil" w:date="2013-09-27T16:25:00Z">
        <w:r w:rsidR="00AD78B8">
          <w:rPr>
            <w:noProof/>
            <w:webHidden/>
          </w:rPr>
          <w:t>38</w:t>
        </w:r>
      </w:ins>
      <w:del w:id="179" w:author="Ashraf Abuleil" w:date="2013-09-27T16:25:00Z">
        <w:r w:rsidDel="00AD78B8">
          <w:rPr>
            <w:noProof/>
            <w:webHidden/>
          </w:rPr>
          <w:delText>37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_Toc367095458 \h </w:instrText>
      </w:r>
      <w:r>
        <w:rPr>
          <w:noProof/>
          <w:webHidden/>
        </w:rPr>
      </w:r>
      <w:r>
        <w:rPr>
          <w:noProof/>
          <w:webHidden/>
        </w:rPr>
        <w:fldChar w:fldCharType="separate"/>
      </w:r>
      <w:ins w:id="180" w:author="Ashraf Abuleil" w:date="2013-09-27T16:25:00Z">
        <w:r w:rsidR="00AD78B8">
          <w:rPr>
            <w:noProof/>
            <w:webHidden/>
          </w:rPr>
          <w:t>40</w:t>
        </w:r>
      </w:ins>
      <w:del w:id="181" w:author="Ashraf Abuleil" w:date="2013-09-27T16:25:00Z">
        <w:r w:rsidDel="00AD78B8">
          <w:rPr>
            <w:noProof/>
            <w:webHidden/>
          </w:rPr>
          <w:delText>39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_Toc367095459 \h </w:instrText>
      </w:r>
      <w:r>
        <w:rPr>
          <w:noProof/>
          <w:webHidden/>
        </w:rPr>
      </w:r>
      <w:r>
        <w:rPr>
          <w:noProof/>
          <w:webHidden/>
        </w:rPr>
        <w:fldChar w:fldCharType="separate"/>
      </w:r>
      <w:ins w:id="182" w:author="Ashraf Abuleil" w:date="2013-09-27T16:25:00Z">
        <w:r w:rsidR="00AD78B8">
          <w:rPr>
            <w:noProof/>
            <w:webHidden/>
          </w:rPr>
          <w:t>40</w:t>
        </w:r>
      </w:ins>
      <w:del w:id="183" w:author="Ashraf Abuleil" w:date="2013-09-27T16:25:00Z">
        <w:r w:rsidDel="00AD78B8">
          <w:rPr>
            <w:noProof/>
            <w:webHidden/>
          </w:rPr>
          <w:delText>39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_Toc367095460 \h </w:instrText>
      </w:r>
      <w:r>
        <w:rPr>
          <w:noProof/>
          <w:webHidden/>
        </w:rPr>
      </w:r>
      <w:r>
        <w:rPr>
          <w:noProof/>
          <w:webHidden/>
        </w:rPr>
        <w:fldChar w:fldCharType="separate"/>
      </w:r>
      <w:ins w:id="184" w:author="Ashraf Abuleil" w:date="2013-09-27T16:25:00Z">
        <w:r w:rsidR="00AD78B8">
          <w:rPr>
            <w:noProof/>
            <w:webHidden/>
          </w:rPr>
          <w:t>40</w:t>
        </w:r>
      </w:ins>
      <w:del w:id="185" w:author="Ashraf Abuleil" w:date="2013-09-27T16:25:00Z">
        <w:r w:rsidDel="00AD78B8">
          <w:rPr>
            <w:noProof/>
            <w:webHidden/>
          </w:rPr>
          <w:delText>39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_Toc367095461 \h </w:instrText>
      </w:r>
      <w:r>
        <w:rPr>
          <w:noProof/>
          <w:webHidden/>
        </w:rPr>
      </w:r>
      <w:r>
        <w:rPr>
          <w:noProof/>
          <w:webHidden/>
        </w:rPr>
        <w:fldChar w:fldCharType="separate"/>
      </w:r>
      <w:ins w:id="186" w:author="Ashraf Abuleil" w:date="2013-09-27T16:25:00Z">
        <w:r w:rsidR="00AD78B8">
          <w:rPr>
            <w:noProof/>
            <w:webHidden/>
          </w:rPr>
          <w:t>40</w:t>
        </w:r>
      </w:ins>
      <w:del w:id="187" w:author="Ashraf Abuleil" w:date="2013-09-27T16:25:00Z">
        <w:r w:rsidDel="00AD78B8">
          <w:rPr>
            <w:noProof/>
            <w:webHidden/>
          </w:rPr>
          <w:delText>39</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4.7.9.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_Toc367095462 \h </w:instrText>
      </w:r>
      <w:r>
        <w:rPr>
          <w:noProof/>
          <w:webHidden/>
        </w:rPr>
      </w:r>
      <w:r>
        <w:rPr>
          <w:noProof/>
          <w:webHidden/>
        </w:rPr>
        <w:fldChar w:fldCharType="separate"/>
      </w:r>
      <w:ins w:id="188" w:author="Ashraf Abuleil" w:date="2013-09-27T16:25:00Z">
        <w:r w:rsidR="00AD78B8">
          <w:rPr>
            <w:noProof/>
            <w:webHidden/>
          </w:rPr>
          <w:t>40</w:t>
        </w:r>
      </w:ins>
      <w:del w:id="189" w:author="Ashraf Abuleil" w:date="2013-09-27T16:25:00Z">
        <w:r w:rsidDel="00AD78B8">
          <w:rPr>
            <w:noProof/>
            <w:webHidden/>
          </w:rPr>
          <w:delText>39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4.7.10.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_Toc367095463 \h </w:instrText>
      </w:r>
      <w:r>
        <w:rPr>
          <w:noProof/>
          <w:webHidden/>
        </w:rPr>
      </w:r>
      <w:r>
        <w:rPr>
          <w:noProof/>
          <w:webHidden/>
        </w:rPr>
        <w:fldChar w:fldCharType="separate"/>
      </w:r>
      <w:ins w:id="190" w:author="Ashraf Abuleil" w:date="2013-09-27T16:25:00Z">
        <w:r w:rsidR="00AD78B8">
          <w:rPr>
            <w:noProof/>
            <w:webHidden/>
          </w:rPr>
          <w:t>40</w:t>
        </w:r>
      </w:ins>
      <w:del w:id="191" w:author="Ashraf Abuleil" w:date="2013-09-27T16:25:00Z">
        <w:r w:rsidDel="00AD78B8">
          <w:rPr>
            <w:noProof/>
            <w:webHidden/>
          </w:rPr>
          <w:delText>39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4.7.11.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_Toc367095464 \h </w:instrText>
      </w:r>
      <w:r>
        <w:rPr>
          <w:noProof/>
          <w:webHidden/>
        </w:rPr>
      </w:r>
      <w:r>
        <w:rPr>
          <w:noProof/>
          <w:webHidden/>
        </w:rPr>
        <w:fldChar w:fldCharType="separate"/>
      </w:r>
      <w:ins w:id="192" w:author="Ashraf Abuleil" w:date="2013-09-27T16:25:00Z">
        <w:r w:rsidR="00AD78B8">
          <w:rPr>
            <w:noProof/>
            <w:webHidden/>
          </w:rPr>
          <w:t>40</w:t>
        </w:r>
      </w:ins>
      <w:del w:id="193" w:author="Ashraf Abuleil" w:date="2013-09-27T16:25:00Z">
        <w:r w:rsidDel="00AD78B8">
          <w:rPr>
            <w:noProof/>
            <w:webHidden/>
          </w:rPr>
          <w:delText>39</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4.8.</w:t>
      </w:r>
      <w:r>
        <w:rPr>
          <w:rFonts w:asciiTheme="minorHAnsi" w:eastAsiaTheme="minorEastAsia" w:hAnsiTheme="minorHAnsi" w:cstheme="minorBidi"/>
          <w:noProof/>
        </w:rPr>
        <w:tab/>
      </w:r>
      <w:r>
        <w:rPr>
          <w:noProof/>
        </w:rPr>
        <w:t>CR 1479 – Enhanced FYI for Bill Type and Enclosures</w:t>
      </w:r>
      <w:r>
        <w:rPr>
          <w:noProof/>
          <w:webHidden/>
        </w:rPr>
        <w:tab/>
      </w:r>
      <w:r>
        <w:rPr>
          <w:noProof/>
          <w:webHidden/>
        </w:rPr>
        <w:fldChar w:fldCharType="begin"/>
      </w:r>
      <w:r>
        <w:rPr>
          <w:noProof/>
          <w:webHidden/>
        </w:rPr>
        <w:instrText xml:space="preserve"> PAGEREF _Toc367095465 \h </w:instrText>
      </w:r>
      <w:r>
        <w:rPr>
          <w:noProof/>
          <w:webHidden/>
        </w:rPr>
      </w:r>
      <w:r>
        <w:rPr>
          <w:noProof/>
          <w:webHidden/>
        </w:rPr>
        <w:fldChar w:fldCharType="separate"/>
      </w:r>
      <w:ins w:id="194" w:author="Ashraf Abuleil" w:date="2013-09-27T16:25:00Z">
        <w:r w:rsidR="00AD78B8">
          <w:rPr>
            <w:noProof/>
            <w:webHidden/>
          </w:rPr>
          <w:t>41</w:t>
        </w:r>
      </w:ins>
      <w:del w:id="195" w:author="Ashraf Abuleil" w:date="2013-09-27T16:25:00Z">
        <w:r w:rsidDel="00AD78B8">
          <w:rPr>
            <w:noProof/>
            <w:webHidden/>
          </w:rPr>
          <w:delText>40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_Toc367095466 \h </w:instrText>
      </w:r>
      <w:r>
        <w:rPr>
          <w:noProof/>
          <w:webHidden/>
        </w:rPr>
      </w:r>
      <w:r>
        <w:rPr>
          <w:noProof/>
          <w:webHidden/>
        </w:rPr>
        <w:fldChar w:fldCharType="separate"/>
      </w:r>
      <w:ins w:id="196" w:author="Ashraf Abuleil" w:date="2013-09-27T16:25:00Z">
        <w:r w:rsidR="00AD78B8">
          <w:rPr>
            <w:noProof/>
            <w:webHidden/>
          </w:rPr>
          <w:t>41</w:t>
        </w:r>
      </w:ins>
      <w:del w:id="197" w:author="Ashraf Abuleil" w:date="2013-09-27T16:25:00Z">
        <w:r w:rsidDel="00AD78B8">
          <w:rPr>
            <w:noProof/>
            <w:webHidden/>
          </w:rPr>
          <w:delText>40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_Toc367095467 \h </w:instrText>
      </w:r>
      <w:r>
        <w:rPr>
          <w:noProof/>
          <w:webHidden/>
        </w:rPr>
      </w:r>
      <w:r>
        <w:rPr>
          <w:noProof/>
          <w:webHidden/>
        </w:rPr>
        <w:fldChar w:fldCharType="separate"/>
      </w:r>
      <w:ins w:id="198" w:author="Ashraf Abuleil" w:date="2013-09-27T16:25:00Z">
        <w:r w:rsidR="00AD78B8">
          <w:rPr>
            <w:noProof/>
            <w:webHidden/>
          </w:rPr>
          <w:t>41</w:t>
        </w:r>
      </w:ins>
      <w:del w:id="199" w:author="Ashraf Abuleil" w:date="2013-09-27T16:25:00Z">
        <w:r w:rsidDel="00AD78B8">
          <w:rPr>
            <w:noProof/>
            <w:webHidden/>
          </w:rPr>
          <w:delText>40</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_Toc367095468 \h </w:instrText>
      </w:r>
      <w:r>
        <w:rPr>
          <w:noProof/>
          <w:webHidden/>
        </w:rPr>
      </w:r>
      <w:r>
        <w:rPr>
          <w:noProof/>
          <w:webHidden/>
        </w:rPr>
        <w:fldChar w:fldCharType="separate"/>
      </w:r>
      <w:ins w:id="200" w:author="Ashraf Abuleil" w:date="2013-09-27T16:25:00Z">
        <w:r w:rsidR="00AD78B8">
          <w:rPr>
            <w:noProof/>
            <w:webHidden/>
          </w:rPr>
          <w:t>42</w:t>
        </w:r>
      </w:ins>
      <w:del w:id="201" w:author="Ashraf Abuleil" w:date="2013-09-27T16:25:00Z">
        <w:r w:rsidDel="00AD78B8">
          <w:rPr>
            <w:noProof/>
            <w:webHidden/>
          </w:rPr>
          <w:delText>41</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_Toc367095469 \h </w:instrText>
      </w:r>
      <w:r>
        <w:rPr>
          <w:noProof/>
          <w:webHidden/>
        </w:rPr>
      </w:r>
      <w:r>
        <w:rPr>
          <w:noProof/>
          <w:webHidden/>
        </w:rPr>
        <w:fldChar w:fldCharType="separate"/>
      </w:r>
      <w:ins w:id="202" w:author="Ashraf Abuleil" w:date="2013-09-27T16:25:00Z">
        <w:r w:rsidR="00AD78B8">
          <w:rPr>
            <w:noProof/>
            <w:webHidden/>
          </w:rPr>
          <w:t>43</w:t>
        </w:r>
      </w:ins>
      <w:del w:id="203" w:author="Ashraf Abuleil" w:date="2013-09-27T16:25:00Z">
        <w:r w:rsidDel="00AD78B8">
          <w:rPr>
            <w:noProof/>
            <w:webHidden/>
          </w:rPr>
          <w:delText>42</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_Toc367095470 \h </w:instrText>
      </w:r>
      <w:r>
        <w:rPr>
          <w:noProof/>
          <w:webHidden/>
        </w:rPr>
      </w:r>
      <w:r>
        <w:rPr>
          <w:noProof/>
          <w:webHidden/>
        </w:rPr>
        <w:fldChar w:fldCharType="separate"/>
      </w:r>
      <w:ins w:id="204" w:author="Ashraf Abuleil" w:date="2013-09-27T16:25:00Z">
        <w:r w:rsidR="00AD78B8">
          <w:rPr>
            <w:noProof/>
            <w:webHidden/>
          </w:rPr>
          <w:t>44</w:t>
        </w:r>
      </w:ins>
      <w:del w:id="205" w:author="Ashraf Abuleil" w:date="2013-09-27T16:25:00Z">
        <w:r w:rsidDel="00AD78B8">
          <w:rPr>
            <w:noProof/>
            <w:webHidden/>
          </w:rPr>
          <w:delText>43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_Toc367095471 \h </w:instrText>
      </w:r>
      <w:r>
        <w:rPr>
          <w:noProof/>
          <w:webHidden/>
        </w:rPr>
      </w:r>
      <w:r>
        <w:rPr>
          <w:noProof/>
          <w:webHidden/>
        </w:rPr>
        <w:fldChar w:fldCharType="separate"/>
      </w:r>
      <w:ins w:id="206" w:author="Ashraf Abuleil" w:date="2013-09-27T16:25:00Z">
        <w:r w:rsidR="00AD78B8">
          <w:rPr>
            <w:noProof/>
            <w:webHidden/>
          </w:rPr>
          <w:t>44</w:t>
        </w:r>
      </w:ins>
      <w:del w:id="207" w:author="Ashraf Abuleil" w:date="2013-09-27T16:25:00Z">
        <w:r w:rsidDel="00AD78B8">
          <w:rPr>
            <w:noProof/>
            <w:webHidden/>
          </w:rPr>
          <w:delText>43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_Toc367095472 \h </w:instrText>
      </w:r>
      <w:r>
        <w:rPr>
          <w:noProof/>
          <w:webHidden/>
        </w:rPr>
      </w:r>
      <w:r>
        <w:rPr>
          <w:noProof/>
          <w:webHidden/>
        </w:rPr>
        <w:fldChar w:fldCharType="separate"/>
      </w:r>
      <w:ins w:id="208" w:author="Ashraf Abuleil" w:date="2013-09-27T16:25:00Z">
        <w:r w:rsidR="00AD78B8">
          <w:rPr>
            <w:noProof/>
            <w:webHidden/>
          </w:rPr>
          <w:t>44</w:t>
        </w:r>
      </w:ins>
      <w:del w:id="209" w:author="Ashraf Abuleil" w:date="2013-09-27T16:25:00Z">
        <w:r w:rsidDel="00AD78B8">
          <w:rPr>
            <w:noProof/>
            <w:webHidden/>
          </w:rPr>
          <w:delText>43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_Toc367095473 \h </w:instrText>
      </w:r>
      <w:r>
        <w:rPr>
          <w:noProof/>
          <w:webHidden/>
        </w:rPr>
      </w:r>
      <w:r>
        <w:rPr>
          <w:noProof/>
          <w:webHidden/>
        </w:rPr>
        <w:fldChar w:fldCharType="separate"/>
      </w:r>
      <w:ins w:id="210" w:author="Ashraf Abuleil" w:date="2013-09-27T16:25:00Z">
        <w:r w:rsidR="00AD78B8">
          <w:rPr>
            <w:noProof/>
            <w:webHidden/>
          </w:rPr>
          <w:t>44</w:t>
        </w:r>
      </w:ins>
      <w:del w:id="211" w:author="Ashraf Abuleil" w:date="2013-09-27T16:25:00Z">
        <w:r w:rsidDel="00AD78B8">
          <w:rPr>
            <w:noProof/>
            <w:webHidden/>
          </w:rPr>
          <w:delText>43</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4.8.9.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_Toc367095474 \h </w:instrText>
      </w:r>
      <w:r>
        <w:rPr>
          <w:noProof/>
          <w:webHidden/>
        </w:rPr>
      </w:r>
      <w:r>
        <w:rPr>
          <w:noProof/>
          <w:webHidden/>
        </w:rPr>
        <w:fldChar w:fldCharType="separate"/>
      </w:r>
      <w:ins w:id="212" w:author="Ashraf Abuleil" w:date="2013-09-27T16:25:00Z">
        <w:r w:rsidR="00AD78B8">
          <w:rPr>
            <w:noProof/>
            <w:webHidden/>
          </w:rPr>
          <w:t>44</w:t>
        </w:r>
      </w:ins>
      <w:del w:id="213" w:author="Ashraf Abuleil" w:date="2013-09-27T16:25:00Z">
        <w:r w:rsidDel="00AD78B8">
          <w:rPr>
            <w:noProof/>
            <w:webHidden/>
          </w:rPr>
          <w:delText>43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4.8.10.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_Toc367095475 \h </w:instrText>
      </w:r>
      <w:r>
        <w:rPr>
          <w:noProof/>
          <w:webHidden/>
        </w:rPr>
      </w:r>
      <w:r>
        <w:rPr>
          <w:noProof/>
          <w:webHidden/>
        </w:rPr>
        <w:fldChar w:fldCharType="separate"/>
      </w:r>
      <w:ins w:id="214" w:author="Ashraf Abuleil" w:date="2013-09-27T16:25:00Z">
        <w:r w:rsidR="00AD78B8">
          <w:rPr>
            <w:noProof/>
            <w:webHidden/>
          </w:rPr>
          <w:t>44</w:t>
        </w:r>
      </w:ins>
      <w:del w:id="215" w:author="Ashraf Abuleil" w:date="2013-09-27T16:25:00Z">
        <w:r w:rsidDel="00AD78B8">
          <w:rPr>
            <w:noProof/>
            <w:webHidden/>
          </w:rPr>
          <w:delText>43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4.8.11.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_Toc367095476 \h </w:instrText>
      </w:r>
      <w:r>
        <w:rPr>
          <w:noProof/>
          <w:webHidden/>
        </w:rPr>
      </w:r>
      <w:r>
        <w:rPr>
          <w:noProof/>
          <w:webHidden/>
        </w:rPr>
        <w:fldChar w:fldCharType="separate"/>
      </w:r>
      <w:ins w:id="216" w:author="Ashraf Abuleil" w:date="2013-09-27T16:25:00Z">
        <w:r w:rsidR="00AD78B8">
          <w:rPr>
            <w:noProof/>
            <w:webHidden/>
          </w:rPr>
          <w:t>45</w:t>
        </w:r>
      </w:ins>
      <w:del w:id="217" w:author="Ashraf Abuleil" w:date="2013-09-27T16:25:00Z">
        <w:r w:rsidDel="00AD78B8">
          <w:rPr>
            <w:noProof/>
            <w:webHidden/>
          </w:rPr>
          <w:delText>44</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4.9.</w:t>
      </w:r>
      <w:r>
        <w:rPr>
          <w:rFonts w:asciiTheme="minorHAnsi" w:eastAsiaTheme="minorEastAsia" w:hAnsiTheme="minorHAnsi" w:cstheme="minorBidi"/>
          <w:noProof/>
        </w:rPr>
        <w:tab/>
      </w:r>
      <w:r>
        <w:rPr>
          <w:noProof/>
        </w:rPr>
        <w:t>CR 1480 – Collection on Invoices</w:t>
      </w:r>
      <w:r>
        <w:rPr>
          <w:noProof/>
          <w:webHidden/>
        </w:rPr>
        <w:tab/>
      </w:r>
      <w:r>
        <w:rPr>
          <w:noProof/>
          <w:webHidden/>
        </w:rPr>
        <w:fldChar w:fldCharType="begin"/>
      </w:r>
      <w:r>
        <w:rPr>
          <w:noProof/>
          <w:webHidden/>
        </w:rPr>
        <w:instrText xml:space="preserve"> PAGEREF _Toc367095477 \h </w:instrText>
      </w:r>
      <w:r>
        <w:rPr>
          <w:noProof/>
          <w:webHidden/>
        </w:rPr>
      </w:r>
      <w:r>
        <w:rPr>
          <w:noProof/>
          <w:webHidden/>
        </w:rPr>
        <w:fldChar w:fldCharType="separate"/>
      </w:r>
      <w:ins w:id="218" w:author="Ashraf Abuleil" w:date="2013-09-27T16:25:00Z">
        <w:r w:rsidR="00AD78B8">
          <w:rPr>
            <w:noProof/>
            <w:webHidden/>
          </w:rPr>
          <w:t>46</w:t>
        </w:r>
      </w:ins>
      <w:del w:id="219"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_Toc367095478 \h </w:instrText>
      </w:r>
      <w:r>
        <w:rPr>
          <w:noProof/>
          <w:webHidden/>
        </w:rPr>
      </w:r>
      <w:r>
        <w:rPr>
          <w:noProof/>
          <w:webHidden/>
        </w:rPr>
        <w:fldChar w:fldCharType="separate"/>
      </w:r>
      <w:ins w:id="220" w:author="Ashraf Abuleil" w:date="2013-09-27T16:25:00Z">
        <w:r w:rsidR="00AD78B8">
          <w:rPr>
            <w:noProof/>
            <w:webHidden/>
          </w:rPr>
          <w:t>46</w:t>
        </w:r>
      </w:ins>
      <w:del w:id="221"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_Toc367095479 \h </w:instrText>
      </w:r>
      <w:r>
        <w:rPr>
          <w:noProof/>
          <w:webHidden/>
        </w:rPr>
      </w:r>
      <w:r>
        <w:rPr>
          <w:noProof/>
          <w:webHidden/>
        </w:rPr>
        <w:fldChar w:fldCharType="separate"/>
      </w:r>
      <w:ins w:id="222" w:author="Ashraf Abuleil" w:date="2013-09-27T16:25:00Z">
        <w:r w:rsidR="00AD78B8">
          <w:rPr>
            <w:noProof/>
            <w:webHidden/>
          </w:rPr>
          <w:t>46</w:t>
        </w:r>
      </w:ins>
      <w:del w:id="223"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_Toc367095480 \h </w:instrText>
      </w:r>
      <w:r>
        <w:rPr>
          <w:noProof/>
          <w:webHidden/>
        </w:rPr>
      </w:r>
      <w:r>
        <w:rPr>
          <w:noProof/>
          <w:webHidden/>
        </w:rPr>
        <w:fldChar w:fldCharType="separate"/>
      </w:r>
      <w:ins w:id="224" w:author="Ashraf Abuleil" w:date="2013-09-27T16:25:00Z">
        <w:r w:rsidR="00AD78B8">
          <w:rPr>
            <w:noProof/>
            <w:webHidden/>
          </w:rPr>
          <w:t>46</w:t>
        </w:r>
      </w:ins>
      <w:del w:id="225"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_Toc367095481 \h </w:instrText>
      </w:r>
      <w:r>
        <w:rPr>
          <w:noProof/>
          <w:webHidden/>
        </w:rPr>
      </w:r>
      <w:r>
        <w:rPr>
          <w:noProof/>
          <w:webHidden/>
        </w:rPr>
        <w:fldChar w:fldCharType="separate"/>
      </w:r>
      <w:ins w:id="226" w:author="Ashraf Abuleil" w:date="2013-09-27T16:25:00Z">
        <w:r w:rsidR="00AD78B8">
          <w:rPr>
            <w:noProof/>
            <w:webHidden/>
          </w:rPr>
          <w:t>46</w:t>
        </w:r>
      </w:ins>
      <w:del w:id="227"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_Toc367095482 \h </w:instrText>
      </w:r>
      <w:r>
        <w:rPr>
          <w:noProof/>
          <w:webHidden/>
        </w:rPr>
      </w:r>
      <w:r>
        <w:rPr>
          <w:noProof/>
          <w:webHidden/>
        </w:rPr>
        <w:fldChar w:fldCharType="separate"/>
      </w:r>
      <w:ins w:id="228" w:author="Ashraf Abuleil" w:date="2013-09-27T16:25:00Z">
        <w:r w:rsidR="00AD78B8">
          <w:rPr>
            <w:noProof/>
            <w:webHidden/>
          </w:rPr>
          <w:t>46</w:t>
        </w:r>
      </w:ins>
      <w:del w:id="229" w:author="Ashraf Abuleil" w:date="2013-09-27T16:25:00Z">
        <w:r w:rsidDel="00AD78B8">
          <w:rPr>
            <w:noProof/>
            <w:webHidden/>
          </w:rPr>
          <w:delText>45</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_Toc367095483 \h </w:instrText>
      </w:r>
      <w:r>
        <w:rPr>
          <w:noProof/>
          <w:webHidden/>
        </w:rPr>
      </w:r>
      <w:r>
        <w:rPr>
          <w:noProof/>
          <w:webHidden/>
        </w:rPr>
        <w:fldChar w:fldCharType="separate"/>
      </w:r>
      <w:ins w:id="230" w:author="Ashraf Abuleil" w:date="2013-09-27T16:25:00Z">
        <w:r w:rsidR="00AD78B8">
          <w:rPr>
            <w:noProof/>
            <w:webHidden/>
          </w:rPr>
          <w:t>47</w:t>
        </w:r>
      </w:ins>
      <w:del w:id="231" w:author="Ashraf Abuleil" w:date="2013-09-27T16:25:00Z">
        <w:r w:rsidDel="00AD78B8">
          <w:rPr>
            <w:noProof/>
            <w:webHidden/>
          </w:rPr>
          <w:delText>46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lastRenderedPageBreak/>
        <w:t>4.9.7.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_Toc367095484 \h </w:instrText>
      </w:r>
      <w:r>
        <w:rPr>
          <w:noProof/>
          <w:webHidden/>
        </w:rPr>
      </w:r>
      <w:r>
        <w:rPr>
          <w:noProof/>
          <w:webHidden/>
        </w:rPr>
        <w:fldChar w:fldCharType="separate"/>
      </w:r>
      <w:ins w:id="232" w:author="Ashraf Abuleil" w:date="2013-09-27T16:25:00Z">
        <w:r w:rsidR="00AD78B8">
          <w:rPr>
            <w:noProof/>
            <w:webHidden/>
          </w:rPr>
          <w:t>47</w:t>
        </w:r>
      </w:ins>
      <w:del w:id="233" w:author="Ashraf Abuleil" w:date="2013-09-27T16:25:00Z">
        <w:r w:rsidDel="00AD78B8">
          <w:rPr>
            <w:noProof/>
            <w:webHidden/>
          </w:rPr>
          <w:delText>46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_Toc367095485 \h </w:instrText>
      </w:r>
      <w:r>
        <w:rPr>
          <w:noProof/>
          <w:webHidden/>
        </w:rPr>
      </w:r>
      <w:r>
        <w:rPr>
          <w:noProof/>
          <w:webHidden/>
        </w:rPr>
        <w:fldChar w:fldCharType="separate"/>
      </w:r>
      <w:ins w:id="234" w:author="Ashraf Abuleil" w:date="2013-09-27T16:25:00Z">
        <w:r w:rsidR="00AD78B8">
          <w:rPr>
            <w:noProof/>
            <w:webHidden/>
          </w:rPr>
          <w:t>47</w:t>
        </w:r>
      </w:ins>
      <w:del w:id="235" w:author="Ashraf Abuleil" w:date="2013-09-27T16:25:00Z">
        <w:r w:rsidDel="00AD78B8">
          <w:rPr>
            <w:noProof/>
            <w:webHidden/>
          </w:rPr>
          <w:delText>46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4.9.9.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_Toc367095486 \h </w:instrText>
      </w:r>
      <w:r>
        <w:rPr>
          <w:noProof/>
          <w:webHidden/>
        </w:rPr>
      </w:r>
      <w:r>
        <w:rPr>
          <w:noProof/>
          <w:webHidden/>
        </w:rPr>
        <w:fldChar w:fldCharType="separate"/>
      </w:r>
      <w:ins w:id="236" w:author="Ashraf Abuleil" w:date="2013-09-27T16:25:00Z">
        <w:r w:rsidR="00AD78B8">
          <w:rPr>
            <w:noProof/>
            <w:webHidden/>
          </w:rPr>
          <w:t>47</w:t>
        </w:r>
      </w:ins>
      <w:del w:id="237" w:author="Ashraf Abuleil" w:date="2013-09-27T16:25:00Z">
        <w:r w:rsidDel="00AD78B8">
          <w:rPr>
            <w:noProof/>
            <w:webHidden/>
          </w:rPr>
          <w:delText>46</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4.9.10.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_Toc367095487 \h </w:instrText>
      </w:r>
      <w:r>
        <w:rPr>
          <w:noProof/>
          <w:webHidden/>
        </w:rPr>
      </w:r>
      <w:r>
        <w:rPr>
          <w:noProof/>
          <w:webHidden/>
        </w:rPr>
        <w:fldChar w:fldCharType="separate"/>
      </w:r>
      <w:ins w:id="238" w:author="Ashraf Abuleil" w:date="2013-09-27T16:25:00Z">
        <w:r w:rsidR="00AD78B8">
          <w:rPr>
            <w:noProof/>
            <w:webHidden/>
          </w:rPr>
          <w:t>47</w:t>
        </w:r>
      </w:ins>
      <w:del w:id="239" w:author="Ashraf Abuleil" w:date="2013-09-27T16:25:00Z">
        <w:r w:rsidDel="00AD78B8">
          <w:rPr>
            <w:noProof/>
            <w:webHidden/>
          </w:rPr>
          <w:delText>46</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4.9.11.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_Toc367095488 \h </w:instrText>
      </w:r>
      <w:r>
        <w:rPr>
          <w:noProof/>
          <w:webHidden/>
        </w:rPr>
      </w:r>
      <w:r>
        <w:rPr>
          <w:noProof/>
          <w:webHidden/>
        </w:rPr>
        <w:fldChar w:fldCharType="separate"/>
      </w:r>
      <w:ins w:id="240" w:author="Ashraf Abuleil" w:date="2013-09-27T16:25:00Z">
        <w:r w:rsidR="00AD78B8">
          <w:rPr>
            <w:noProof/>
            <w:webHidden/>
          </w:rPr>
          <w:t>48</w:t>
        </w:r>
      </w:ins>
      <w:del w:id="241" w:author="Ashraf Abuleil" w:date="2013-09-27T16:25:00Z">
        <w:r w:rsidDel="00AD78B8">
          <w:rPr>
            <w:noProof/>
            <w:webHidden/>
          </w:rPr>
          <w:delText>47</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4.10.</w:t>
      </w:r>
      <w:r>
        <w:rPr>
          <w:rFonts w:asciiTheme="minorHAnsi" w:eastAsiaTheme="minorEastAsia" w:hAnsiTheme="minorHAnsi" w:cstheme="minorBidi"/>
          <w:noProof/>
        </w:rPr>
        <w:tab/>
      </w:r>
      <w:r>
        <w:rPr>
          <w:noProof/>
        </w:rPr>
        <w:t>CR 1481 – Video Conference</w:t>
      </w:r>
      <w:r>
        <w:rPr>
          <w:noProof/>
          <w:webHidden/>
        </w:rPr>
        <w:tab/>
      </w:r>
      <w:r>
        <w:rPr>
          <w:noProof/>
          <w:webHidden/>
        </w:rPr>
        <w:fldChar w:fldCharType="begin"/>
      </w:r>
      <w:r>
        <w:rPr>
          <w:noProof/>
          <w:webHidden/>
        </w:rPr>
        <w:instrText xml:space="preserve"> PAGEREF _Toc367095489 \h </w:instrText>
      </w:r>
      <w:r>
        <w:rPr>
          <w:noProof/>
          <w:webHidden/>
        </w:rPr>
      </w:r>
      <w:r>
        <w:rPr>
          <w:noProof/>
          <w:webHidden/>
        </w:rPr>
        <w:fldChar w:fldCharType="separate"/>
      </w:r>
      <w:ins w:id="242" w:author="Ashraf Abuleil" w:date="2013-09-27T16:25:00Z">
        <w:r w:rsidR="00AD78B8">
          <w:rPr>
            <w:noProof/>
            <w:webHidden/>
          </w:rPr>
          <w:t>48</w:t>
        </w:r>
      </w:ins>
      <w:del w:id="243" w:author="Ashraf Abuleil" w:date="2013-09-27T16:25:00Z">
        <w:r w:rsidDel="00AD78B8">
          <w:rPr>
            <w:noProof/>
            <w:webHidden/>
          </w:rPr>
          <w:delText>47</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_Toc367095490 \h </w:instrText>
      </w:r>
      <w:r>
        <w:rPr>
          <w:noProof/>
          <w:webHidden/>
        </w:rPr>
      </w:r>
      <w:r>
        <w:rPr>
          <w:noProof/>
          <w:webHidden/>
        </w:rPr>
        <w:fldChar w:fldCharType="separate"/>
      </w:r>
      <w:ins w:id="244" w:author="Ashraf Abuleil" w:date="2013-09-27T16:25:00Z">
        <w:r w:rsidR="00AD78B8">
          <w:rPr>
            <w:noProof/>
            <w:webHidden/>
          </w:rPr>
          <w:t>48</w:t>
        </w:r>
      </w:ins>
      <w:del w:id="245" w:author="Ashraf Abuleil" w:date="2013-09-27T16:25:00Z">
        <w:r w:rsidDel="00AD78B8">
          <w:rPr>
            <w:noProof/>
            <w:webHidden/>
          </w:rPr>
          <w:delText>47</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_Toc367095491 \h </w:instrText>
      </w:r>
      <w:r>
        <w:rPr>
          <w:noProof/>
          <w:webHidden/>
        </w:rPr>
      </w:r>
      <w:r>
        <w:rPr>
          <w:noProof/>
          <w:webHidden/>
        </w:rPr>
        <w:fldChar w:fldCharType="separate"/>
      </w:r>
      <w:ins w:id="246" w:author="Ashraf Abuleil" w:date="2013-09-27T16:25:00Z">
        <w:r w:rsidR="00AD78B8">
          <w:rPr>
            <w:noProof/>
            <w:webHidden/>
          </w:rPr>
          <w:t>50</w:t>
        </w:r>
      </w:ins>
      <w:del w:id="247" w:author="Ashraf Abuleil" w:date="2013-09-27T16:25:00Z">
        <w:r w:rsidDel="00AD78B8">
          <w:rPr>
            <w:noProof/>
            <w:webHidden/>
          </w:rPr>
          <w:delText>49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_Toc367095492 \h </w:instrText>
      </w:r>
      <w:r>
        <w:rPr>
          <w:noProof/>
          <w:webHidden/>
        </w:rPr>
      </w:r>
      <w:r>
        <w:rPr>
          <w:noProof/>
          <w:webHidden/>
        </w:rPr>
        <w:fldChar w:fldCharType="separate"/>
      </w:r>
      <w:ins w:id="248" w:author="Ashraf Abuleil" w:date="2013-09-27T16:25:00Z">
        <w:r w:rsidR="00AD78B8">
          <w:rPr>
            <w:noProof/>
            <w:webHidden/>
          </w:rPr>
          <w:t>50</w:t>
        </w:r>
      </w:ins>
      <w:del w:id="249" w:author="Ashraf Abuleil" w:date="2013-09-27T16:25:00Z">
        <w:r w:rsidDel="00AD78B8">
          <w:rPr>
            <w:noProof/>
            <w:webHidden/>
          </w:rPr>
          <w:delText>49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_Toc367095493 \h </w:instrText>
      </w:r>
      <w:r>
        <w:rPr>
          <w:noProof/>
          <w:webHidden/>
        </w:rPr>
      </w:r>
      <w:r>
        <w:rPr>
          <w:noProof/>
          <w:webHidden/>
        </w:rPr>
        <w:fldChar w:fldCharType="separate"/>
      </w:r>
      <w:ins w:id="250" w:author="Ashraf Abuleil" w:date="2013-09-27T16:25:00Z">
        <w:r w:rsidR="00AD78B8">
          <w:rPr>
            <w:noProof/>
            <w:webHidden/>
          </w:rPr>
          <w:t>50</w:t>
        </w:r>
      </w:ins>
      <w:del w:id="251" w:author="Ashraf Abuleil" w:date="2013-09-27T16:25:00Z">
        <w:r w:rsidDel="00AD78B8">
          <w:rPr>
            <w:noProof/>
            <w:webHidden/>
          </w:rPr>
          <w:delText>49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_Toc367095494 \h </w:instrText>
      </w:r>
      <w:r>
        <w:rPr>
          <w:noProof/>
          <w:webHidden/>
        </w:rPr>
      </w:r>
      <w:r>
        <w:rPr>
          <w:noProof/>
          <w:webHidden/>
        </w:rPr>
        <w:fldChar w:fldCharType="separate"/>
      </w:r>
      <w:ins w:id="252" w:author="Ashraf Abuleil" w:date="2013-09-27T16:25:00Z">
        <w:r w:rsidR="00AD78B8">
          <w:rPr>
            <w:noProof/>
            <w:webHidden/>
          </w:rPr>
          <w:t>51</w:t>
        </w:r>
      </w:ins>
      <w:del w:id="253" w:author="Ashraf Abuleil" w:date="2013-09-27T16:25:00Z">
        <w:r w:rsidDel="00AD78B8">
          <w:rPr>
            <w:noProof/>
            <w:webHidden/>
          </w:rPr>
          <w:delText>50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_Toc367095495 \h </w:instrText>
      </w:r>
      <w:r>
        <w:rPr>
          <w:noProof/>
          <w:webHidden/>
        </w:rPr>
      </w:r>
      <w:r>
        <w:rPr>
          <w:noProof/>
          <w:webHidden/>
        </w:rPr>
        <w:fldChar w:fldCharType="separate"/>
      </w:r>
      <w:ins w:id="254" w:author="Ashraf Abuleil" w:date="2013-09-27T16:25:00Z">
        <w:r w:rsidR="00AD78B8">
          <w:rPr>
            <w:noProof/>
            <w:webHidden/>
          </w:rPr>
          <w:t>51</w:t>
        </w:r>
      </w:ins>
      <w:del w:id="255" w:author="Ashraf Abuleil" w:date="2013-09-27T16:25:00Z">
        <w:r w:rsidDel="00AD78B8">
          <w:rPr>
            <w:noProof/>
            <w:webHidden/>
          </w:rPr>
          <w:delText>50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_Toc367095496 \h </w:instrText>
      </w:r>
      <w:r>
        <w:rPr>
          <w:noProof/>
          <w:webHidden/>
        </w:rPr>
      </w:r>
      <w:r>
        <w:rPr>
          <w:noProof/>
          <w:webHidden/>
        </w:rPr>
        <w:fldChar w:fldCharType="separate"/>
      </w:r>
      <w:ins w:id="256" w:author="Ashraf Abuleil" w:date="2013-09-27T16:25:00Z">
        <w:r w:rsidR="00AD78B8">
          <w:rPr>
            <w:noProof/>
            <w:webHidden/>
          </w:rPr>
          <w:t>51</w:t>
        </w:r>
      </w:ins>
      <w:del w:id="257" w:author="Ashraf Abuleil" w:date="2013-09-27T16:25:00Z">
        <w:r w:rsidDel="00AD78B8">
          <w:rPr>
            <w:noProof/>
            <w:webHidden/>
          </w:rPr>
          <w:delText>50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_Toc367095497 \h </w:instrText>
      </w:r>
      <w:r>
        <w:rPr>
          <w:noProof/>
          <w:webHidden/>
        </w:rPr>
      </w:r>
      <w:r>
        <w:rPr>
          <w:noProof/>
          <w:webHidden/>
        </w:rPr>
        <w:fldChar w:fldCharType="separate"/>
      </w:r>
      <w:ins w:id="258" w:author="Ashraf Abuleil" w:date="2013-09-27T16:25:00Z">
        <w:r w:rsidR="00AD78B8">
          <w:rPr>
            <w:noProof/>
            <w:webHidden/>
          </w:rPr>
          <w:t>51</w:t>
        </w:r>
      </w:ins>
      <w:del w:id="259" w:author="Ashraf Abuleil" w:date="2013-09-27T16:25:00Z">
        <w:r w:rsidDel="00AD78B8">
          <w:rPr>
            <w:noProof/>
            <w:webHidden/>
          </w:rPr>
          <w:delText>50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4.10.9.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_Toc367095498 \h </w:instrText>
      </w:r>
      <w:r>
        <w:rPr>
          <w:noProof/>
          <w:webHidden/>
        </w:rPr>
      </w:r>
      <w:r>
        <w:rPr>
          <w:noProof/>
          <w:webHidden/>
        </w:rPr>
        <w:fldChar w:fldCharType="separate"/>
      </w:r>
      <w:ins w:id="260" w:author="Ashraf Abuleil" w:date="2013-09-27T16:25:00Z">
        <w:r w:rsidR="00AD78B8">
          <w:rPr>
            <w:noProof/>
            <w:webHidden/>
          </w:rPr>
          <w:t>51</w:t>
        </w:r>
      </w:ins>
      <w:del w:id="261" w:author="Ashraf Abuleil" w:date="2013-09-27T16:25:00Z">
        <w:r w:rsidDel="00AD78B8">
          <w:rPr>
            <w:noProof/>
            <w:webHidden/>
          </w:rPr>
          <w:delText>50</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4.10.10.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_Toc367095499 \h </w:instrText>
      </w:r>
      <w:r>
        <w:rPr>
          <w:noProof/>
          <w:webHidden/>
        </w:rPr>
      </w:r>
      <w:r>
        <w:rPr>
          <w:noProof/>
          <w:webHidden/>
        </w:rPr>
        <w:fldChar w:fldCharType="separate"/>
      </w:r>
      <w:ins w:id="262" w:author="Ashraf Abuleil" w:date="2013-09-27T16:25:00Z">
        <w:r w:rsidR="00AD78B8">
          <w:rPr>
            <w:noProof/>
            <w:webHidden/>
          </w:rPr>
          <w:t>51</w:t>
        </w:r>
      </w:ins>
      <w:del w:id="263" w:author="Ashraf Abuleil" w:date="2013-09-27T16:25:00Z">
        <w:r w:rsidDel="00AD78B8">
          <w:rPr>
            <w:noProof/>
            <w:webHidden/>
          </w:rPr>
          <w:delText>50</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4.10.11.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_Toc367095500 \h </w:instrText>
      </w:r>
      <w:r>
        <w:rPr>
          <w:noProof/>
          <w:webHidden/>
        </w:rPr>
      </w:r>
      <w:r>
        <w:rPr>
          <w:noProof/>
          <w:webHidden/>
        </w:rPr>
        <w:fldChar w:fldCharType="separate"/>
      </w:r>
      <w:ins w:id="264" w:author="Ashraf Abuleil" w:date="2013-09-27T16:25:00Z">
        <w:r w:rsidR="00AD78B8">
          <w:rPr>
            <w:noProof/>
            <w:webHidden/>
          </w:rPr>
          <w:t>51</w:t>
        </w:r>
      </w:ins>
      <w:del w:id="265" w:author="Ashraf Abuleil" w:date="2013-09-27T16:25:00Z">
        <w:r w:rsidDel="00AD78B8">
          <w:rPr>
            <w:noProof/>
            <w:webHidden/>
          </w:rPr>
          <w:delText>50</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4.11.</w:t>
      </w:r>
      <w:r>
        <w:rPr>
          <w:rFonts w:asciiTheme="minorHAnsi" w:eastAsiaTheme="minorEastAsia" w:hAnsiTheme="minorHAnsi" w:cstheme="minorBidi"/>
          <w:noProof/>
        </w:rPr>
        <w:tab/>
      </w:r>
      <w:r>
        <w:rPr>
          <w:noProof/>
        </w:rPr>
        <w:t>CR 1483 – Enhanced Multiple Letter Output</w:t>
      </w:r>
      <w:r>
        <w:rPr>
          <w:noProof/>
          <w:webHidden/>
        </w:rPr>
        <w:tab/>
      </w:r>
      <w:r>
        <w:rPr>
          <w:noProof/>
          <w:webHidden/>
        </w:rPr>
        <w:fldChar w:fldCharType="begin"/>
      </w:r>
      <w:r>
        <w:rPr>
          <w:noProof/>
          <w:webHidden/>
        </w:rPr>
        <w:instrText xml:space="preserve"> PAGEREF _Toc367095501 \h </w:instrText>
      </w:r>
      <w:r>
        <w:rPr>
          <w:noProof/>
          <w:webHidden/>
        </w:rPr>
      </w:r>
      <w:r>
        <w:rPr>
          <w:noProof/>
          <w:webHidden/>
        </w:rPr>
        <w:fldChar w:fldCharType="separate"/>
      </w:r>
      <w:ins w:id="266" w:author="Ashraf Abuleil" w:date="2013-09-27T16:25:00Z">
        <w:r w:rsidR="00AD78B8">
          <w:rPr>
            <w:noProof/>
            <w:webHidden/>
          </w:rPr>
          <w:t>52</w:t>
        </w:r>
      </w:ins>
      <w:del w:id="267" w:author="Ashraf Abuleil" w:date="2013-09-27T16:25:00Z">
        <w:r w:rsidDel="00AD78B8">
          <w:rPr>
            <w:noProof/>
            <w:webHidden/>
          </w:rPr>
          <w:delText>51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_Toc367095502 \h </w:instrText>
      </w:r>
      <w:r>
        <w:rPr>
          <w:noProof/>
          <w:webHidden/>
        </w:rPr>
      </w:r>
      <w:r>
        <w:rPr>
          <w:noProof/>
          <w:webHidden/>
        </w:rPr>
        <w:fldChar w:fldCharType="separate"/>
      </w:r>
      <w:ins w:id="268" w:author="Ashraf Abuleil" w:date="2013-09-27T16:25:00Z">
        <w:r w:rsidR="00AD78B8">
          <w:rPr>
            <w:noProof/>
            <w:webHidden/>
          </w:rPr>
          <w:t>52</w:t>
        </w:r>
      </w:ins>
      <w:del w:id="269" w:author="Ashraf Abuleil" w:date="2013-09-27T16:25:00Z">
        <w:r w:rsidDel="00AD78B8">
          <w:rPr>
            <w:noProof/>
            <w:webHidden/>
          </w:rPr>
          <w:delText>51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_Toc367095503 \h </w:instrText>
      </w:r>
      <w:r>
        <w:rPr>
          <w:noProof/>
          <w:webHidden/>
        </w:rPr>
      </w:r>
      <w:r>
        <w:rPr>
          <w:noProof/>
          <w:webHidden/>
        </w:rPr>
        <w:fldChar w:fldCharType="separate"/>
      </w:r>
      <w:ins w:id="270" w:author="Ashraf Abuleil" w:date="2013-09-27T16:25:00Z">
        <w:r w:rsidR="00AD78B8">
          <w:rPr>
            <w:noProof/>
            <w:webHidden/>
          </w:rPr>
          <w:t>52</w:t>
        </w:r>
      </w:ins>
      <w:del w:id="271" w:author="Ashraf Abuleil" w:date="2013-09-27T16:25:00Z">
        <w:r w:rsidDel="00AD78B8">
          <w:rPr>
            <w:noProof/>
            <w:webHidden/>
          </w:rPr>
          <w:delText>51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_Toc367095504 \h </w:instrText>
      </w:r>
      <w:r>
        <w:rPr>
          <w:noProof/>
          <w:webHidden/>
        </w:rPr>
      </w:r>
      <w:r>
        <w:rPr>
          <w:noProof/>
          <w:webHidden/>
        </w:rPr>
        <w:fldChar w:fldCharType="separate"/>
      </w:r>
      <w:ins w:id="272" w:author="Ashraf Abuleil" w:date="2013-09-27T16:25:00Z">
        <w:r w:rsidR="00AD78B8">
          <w:rPr>
            <w:noProof/>
            <w:webHidden/>
          </w:rPr>
          <w:t>52</w:t>
        </w:r>
      </w:ins>
      <w:del w:id="273" w:author="Ashraf Abuleil" w:date="2013-09-27T16:25:00Z">
        <w:r w:rsidDel="00AD78B8">
          <w:rPr>
            <w:noProof/>
            <w:webHidden/>
          </w:rPr>
          <w:delText>51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_Toc367095505 \h </w:instrText>
      </w:r>
      <w:r>
        <w:rPr>
          <w:noProof/>
          <w:webHidden/>
        </w:rPr>
      </w:r>
      <w:r>
        <w:rPr>
          <w:noProof/>
          <w:webHidden/>
        </w:rPr>
        <w:fldChar w:fldCharType="separate"/>
      </w:r>
      <w:ins w:id="274" w:author="Ashraf Abuleil" w:date="2013-09-27T16:25:00Z">
        <w:r w:rsidR="00AD78B8">
          <w:rPr>
            <w:noProof/>
            <w:webHidden/>
          </w:rPr>
          <w:t>52</w:t>
        </w:r>
      </w:ins>
      <w:del w:id="275" w:author="Ashraf Abuleil" w:date="2013-09-27T16:25:00Z">
        <w:r w:rsidDel="00AD78B8">
          <w:rPr>
            <w:noProof/>
            <w:webHidden/>
          </w:rPr>
          <w:delText>51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_Toc367095506 \h </w:instrText>
      </w:r>
      <w:r>
        <w:rPr>
          <w:noProof/>
          <w:webHidden/>
        </w:rPr>
      </w:r>
      <w:r>
        <w:rPr>
          <w:noProof/>
          <w:webHidden/>
        </w:rPr>
        <w:fldChar w:fldCharType="separate"/>
      </w:r>
      <w:ins w:id="276" w:author="Ashraf Abuleil" w:date="2013-09-27T16:25:00Z">
        <w:r w:rsidR="00AD78B8">
          <w:rPr>
            <w:noProof/>
            <w:webHidden/>
          </w:rPr>
          <w:t>54</w:t>
        </w:r>
      </w:ins>
      <w:del w:id="277" w:author="Ashraf Abuleil" w:date="2013-09-27T16:25:00Z">
        <w:r w:rsidDel="00AD78B8">
          <w:rPr>
            <w:noProof/>
            <w:webHidden/>
          </w:rPr>
          <w:delText>53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_Toc367095507 \h </w:instrText>
      </w:r>
      <w:r>
        <w:rPr>
          <w:noProof/>
          <w:webHidden/>
        </w:rPr>
      </w:r>
      <w:r>
        <w:rPr>
          <w:noProof/>
          <w:webHidden/>
        </w:rPr>
        <w:fldChar w:fldCharType="separate"/>
      </w:r>
      <w:ins w:id="278" w:author="Ashraf Abuleil" w:date="2013-09-27T16:25:00Z">
        <w:r w:rsidR="00AD78B8">
          <w:rPr>
            <w:noProof/>
            <w:webHidden/>
          </w:rPr>
          <w:t>54</w:t>
        </w:r>
      </w:ins>
      <w:del w:id="279" w:author="Ashraf Abuleil" w:date="2013-09-27T16:25:00Z">
        <w:r w:rsidDel="00AD78B8">
          <w:rPr>
            <w:noProof/>
            <w:webHidden/>
          </w:rPr>
          <w:delText>53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_Toc367095508 \h </w:instrText>
      </w:r>
      <w:r>
        <w:rPr>
          <w:noProof/>
          <w:webHidden/>
        </w:rPr>
      </w:r>
      <w:r>
        <w:rPr>
          <w:noProof/>
          <w:webHidden/>
        </w:rPr>
        <w:fldChar w:fldCharType="separate"/>
      </w:r>
      <w:ins w:id="280" w:author="Ashraf Abuleil" w:date="2013-09-27T16:25:00Z">
        <w:r w:rsidR="00AD78B8">
          <w:rPr>
            <w:noProof/>
            <w:webHidden/>
          </w:rPr>
          <w:t>54</w:t>
        </w:r>
      </w:ins>
      <w:del w:id="281" w:author="Ashraf Abuleil" w:date="2013-09-27T16:25:00Z">
        <w:r w:rsidDel="00AD78B8">
          <w:rPr>
            <w:noProof/>
            <w:webHidden/>
          </w:rPr>
          <w:delText>53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_Toc367095509 \h </w:instrText>
      </w:r>
      <w:r>
        <w:rPr>
          <w:noProof/>
          <w:webHidden/>
        </w:rPr>
      </w:r>
      <w:r>
        <w:rPr>
          <w:noProof/>
          <w:webHidden/>
        </w:rPr>
        <w:fldChar w:fldCharType="separate"/>
      </w:r>
      <w:ins w:id="282" w:author="Ashraf Abuleil" w:date="2013-09-27T16:25:00Z">
        <w:r w:rsidR="00AD78B8">
          <w:rPr>
            <w:noProof/>
            <w:webHidden/>
          </w:rPr>
          <w:t>54</w:t>
        </w:r>
      </w:ins>
      <w:del w:id="283" w:author="Ashraf Abuleil" w:date="2013-09-27T16:25:00Z">
        <w:r w:rsidDel="00AD78B8">
          <w:rPr>
            <w:noProof/>
            <w:webHidden/>
          </w:rPr>
          <w:delText>53</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4.11.9.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_Toc367095510 \h </w:instrText>
      </w:r>
      <w:r>
        <w:rPr>
          <w:noProof/>
          <w:webHidden/>
        </w:rPr>
      </w:r>
      <w:r>
        <w:rPr>
          <w:noProof/>
          <w:webHidden/>
        </w:rPr>
        <w:fldChar w:fldCharType="separate"/>
      </w:r>
      <w:ins w:id="284" w:author="Ashraf Abuleil" w:date="2013-09-27T16:25:00Z">
        <w:r w:rsidR="00AD78B8">
          <w:rPr>
            <w:noProof/>
            <w:webHidden/>
          </w:rPr>
          <w:t>54</w:t>
        </w:r>
      </w:ins>
      <w:del w:id="285" w:author="Ashraf Abuleil" w:date="2013-09-27T16:25:00Z">
        <w:r w:rsidDel="00AD78B8">
          <w:rPr>
            <w:noProof/>
            <w:webHidden/>
          </w:rPr>
          <w:delText>53</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4.11.10.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_Toc367095511 \h </w:instrText>
      </w:r>
      <w:r>
        <w:rPr>
          <w:noProof/>
          <w:webHidden/>
        </w:rPr>
      </w:r>
      <w:r>
        <w:rPr>
          <w:noProof/>
          <w:webHidden/>
        </w:rPr>
        <w:fldChar w:fldCharType="separate"/>
      </w:r>
      <w:ins w:id="286" w:author="Ashraf Abuleil" w:date="2013-09-27T16:25:00Z">
        <w:r w:rsidR="00AD78B8">
          <w:rPr>
            <w:noProof/>
            <w:webHidden/>
          </w:rPr>
          <w:t>54</w:t>
        </w:r>
      </w:ins>
      <w:del w:id="287" w:author="Ashraf Abuleil" w:date="2013-09-27T16:25:00Z">
        <w:r w:rsidDel="00AD78B8">
          <w:rPr>
            <w:noProof/>
            <w:webHidden/>
          </w:rPr>
          <w:delText>53</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4.11.11.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_Toc367095512 \h </w:instrText>
      </w:r>
      <w:r>
        <w:rPr>
          <w:noProof/>
          <w:webHidden/>
        </w:rPr>
      </w:r>
      <w:r>
        <w:rPr>
          <w:noProof/>
          <w:webHidden/>
        </w:rPr>
        <w:fldChar w:fldCharType="separate"/>
      </w:r>
      <w:ins w:id="288" w:author="Ashraf Abuleil" w:date="2013-09-27T16:25:00Z">
        <w:r w:rsidR="00AD78B8">
          <w:rPr>
            <w:noProof/>
            <w:webHidden/>
          </w:rPr>
          <w:t>54</w:t>
        </w:r>
      </w:ins>
      <w:del w:id="289" w:author="Ashraf Abuleil" w:date="2013-09-27T16:25:00Z">
        <w:r w:rsidDel="00AD78B8">
          <w:rPr>
            <w:noProof/>
            <w:webHidden/>
          </w:rPr>
          <w:delText>53</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4.12.</w:t>
      </w:r>
      <w:r>
        <w:rPr>
          <w:rFonts w:asciiTheme="minorHAnsi" w:eastAsiaTheme="minorEastAsia" w:hAnsiTheme="minorHAnsi" w:cstheme="minorBidi"/>
          <w:noProof/>
        </w:rPr>
        <w:tab/>
      </w:r>
      <w:r>
        <w:rPr>
          <w:noProof/>
        </w:rPr>
        <w:t>CR 1489 – Flexible Leasing</w:t>
      </w:r>
      <w:r>
        <w:rPr>
          <w:noProof/>
          <w:webHidden/>
        </w:rPr>
        <w:tab/>
      </w:r>
      <w:r>
        <w:rPr>
          <w:noProof/>
          <w:webHidden/>
        </w:rPr>
        <w:fldChar w:fldCharType="begin"/>
      </w:r>
      <w:r>
        <w:rPr>
          <w:noProof/>
          <w:webHidden/>
        </w:rPr>
        <w:instrText xml:space="preserve"> PAGEREF _Toc367095513 \h </w:instrText>
      </w:r>
      <w:r>
        <w:rPr>
          <w:noProof/>
          <w:webHidden/>
        </w:rPr>
      </w:r>
      <w:r>
        <w:rPr>
          <w:noProof/>
          <w:webHidden/>
        </w:rPr>
        <w:fldChar w:fldCharType="separate"/>
      </w:r>
      <w:ins w:id="290" w:author="Ashraf Abuleil" w:date="2013-09-27T16:25:00Z">
        <w:r w:rsidR="00AD78B8">
          <w:rPr>
            <w:noProof/>
            <w:webHidden/>
          </w:rPr>
          <w:t>55</w:t>
        </w:r>
      </w:ins>
      <w:del w:id="291" w:author="Ashraf Abuleil" w:date="2013-09-27T16:25:00Z">
        <w:r w:rsidDel="00AD78B8">
          <w:rPr>
            <w:noProof/>
            <w:webHidden/>
          </w:rPr>
          <w:delText>54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4.12.1.</w:t>
      </w:r>
      <w:r>
        <w:rPr>
          <w:rFonts w:asciiTheme="minorHAnsi" w:eastAsiaTheme="minorEastAsia" w:hAnsiTheme="minorHAnsi" w:cstheme="minorBidi"/>
          <w:noProof/>
          <w:sz w:val="22"/>
          <w:szCs w:val="22"/>
        </w:rPr>
        <w:tab/>
      </w:r>
      <w:r>
        <w:rPr>
          <w:noProof/>
        </w:rPr>
        <w:t>Requirement Overview</w:t>
      </w:r>
      <w:r>
        <w:rPr>
          <w:noProof/>
          <w:webHidden/>
        </w:rPr>
        <w:tab/>
      </w:r>
      <w:r>
        <w:rPr>
          <w:noProof/>
          <w:webHidden/>
        </w:rPr>
        <w:fldChar w:fldCharType="begin"/>
      </w:r>
      <w:r>
        <w:rPr>
          <w:noProof/>
          <w:webHidden/>
        </w:rPr>
        <w:instrText xml:space="preserve"> PAGEREF _Toc367095514 \h </w:instrText>
      </w:r>
      <w:r>
        <w:rPr>
          <w:noProof/>
          <w:webHidden/>
        </w:rPr>
      </w:r>
      <w:r>
        <w:rPr>
          <w:noProof/>
          <w:webHidden/>
        </w:rPr>
        <w:fldChar w:fldCharType="separate"/>
      </w:r>
      <w:ins w:id="292" w:author="Ashraf Abuleil" w:date="2013-09-27T16:25:00Z">
        <w:r w:rsidR="00AD78B8">
          <w:rPr>
            <w:noProof/>
            <w:webHidden/>
          </w:rPr>
          <w:t>55</w:t>
        </w:r>
      </w:ins>
      <w:del w:id="293" w:author="Ashraf Abuleil" w:date="2013-09-27T16:25:00Z">
        <w:r w:rsidDel="00AD78B8">
          <w:rPr>
            <w:noProof/>
            <w:webHidden/>
          </w:rPr>
          <w:delText>54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4.12.2.</w:t>
      </w:r>
      <w:r>
        <w:rPr>
          <w:rFonts w:asciiTheme="minorHAnsi" w:eastAsiaTheme="minorEastAsia" w:hAnsiTheme="minorHAnsi" w:cstheme="minorBidi"/>
          <w:noProof/>
          <w:sz w:val="22"/>
          <w:szCs w:val="22"/>
        </w:rPr>
        <w:tab/>
      </w:r>
      <w:r>
        <w:rPr>
          <w:noProof/>
        </w:rPr>
        <w:t>Market-Specific Notes</w:t>
      </w:r>
      <w:r>
        <w:rPr>
          <w:noProof/>
          <w:webHidden/>
        </w:rPr>
        <w:tab/>
      </w:r>
      <w:r>
        <w:rPr>
          <w:noProof/>
          <w:webHidden/>
        </w:rPr>
        <w:fldChar w:fldCharType="begin"/>
      </w:r>
      <w:r>
        <w:rPr>
          <w:noProof/>
          <w:webHidden/>
        </w:rPr>
        <w:instrText xml:space="preserve"> PAGEREF _Toc367095515 \h </w:instrText>
      </w:r>
      <w:r>
        <w:rPr>
          <w:noProof/>
          <w:webHidden/>
        </w:rPr>
      </w:r>
      <w:r>
        <w:rPr>
          <w:noProof/>
          <w:webHidden/>
        </w:rPr>
        <w:fldChar w:fldCharType="separate"/>
      </w:r>
      <w:ins w:id="294" w:author="Ashraf Abuleil" w:date="2013-09-27T16:25:00Z">
        <w:r w:rsidR="00AD78B8">
          <w:rPr>
            <w:noProof/>
            <w:webHidden/>
          </w:rPr>
          <w:t>55</w:t>
        </w:r>
      </w:ins>
      <w:del w:id="295" w:author="Ashraf Abuleil" w:date="2013-09-27T16:25:00Z">
        <w:r w:rsidDel="00AD78B8">
          <w:rPr>
            <w:noProof/>
            <w:webHidden/>
          </w:rPr>
          <w:delText>54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4.12.3.</w:t>
      </w:r>
      <w:r>
        <w:rPr>
          <w:rFonts w:asciiTheme="minorHAnsi" w:eastAsiaTheme="minorEastAsia" w:hAnsiTheme="minorHAnsi" w:cstheme="minorBidi"/>
          <w:noProof/>
          <w:sz w:val="22"/>
          <w:szCs w:val="22"/>
        </w:rPr>
        <w:tab/>
      </w:r>
      <w:r>
        <w:rPr>
          <w:noProof/>
        </w:rPr>
        <w:t>Existing Functionality</w:t>
      </w:r>
      <w:r>
        <w:rPr>
          <w:noProof/>
          <w:webHidden/>
        </w:rPr>
        <w:tab/>
      </w:r>
      <w:r>
        <w:rPr>
          <w:noProof/>
          <w:webHidden/>
        </w:rPr>
        <w:fldChar w:fldCharType="begin"/>
      </w:r>
      <w:r>
        <w:rPr>
          <w:noProof/>
          <w:webHidden/>
        </w:rPr>
        <w:instrText xml:space="preserve"> PAGEREF _Toc367095516 \h </w:instrText>
      </w:r>
      <w:r>
        <w:rPr>
          <w:noProof/>
          <w:webHidden/>
        </w:rPr>
      </w:r>
      <w:r>
        <w:rPr>
          <w:noProof/>
          <w:webHidden/>
        </w:rPr>
        <w:fldChar w:fldCharType="separate"/>
      </w:r>
      <w:ins w:id="296" w:author="Ashraf Abuleil" w:date="2013-09-27T16:25:00Z">
        <w:r w:rsidR="00AD78B8">
          <w:rPr>
            <w:noProof/>
            <w:webHidden/>
          </w:rPr>
          <w:t>55</w:t>
        </w:r>
      </w:ins>
      <w:del w:id="297" w:author="Ashraf Abuleil" w:date="2013-09-27T16:25:00Z">
        <w:r w:rsidDel="00AD78B8">
          <w:rPr>
            <w:noProof/>
            <w:webHidden/>
          </w:rPr>
          <w:delText>54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4.12.4.</w:t>
      </w:r>
      <w:r>
        <w:rPr>
          <w:rFonts w:asciiTheme="minorHAnsi" w:eastAsiaTheme="minorEastAsia" w:hAnsiTheme="minorHAnsi" w:cstheme="minorBidi"/>
          <w:noProof/>
          <w:sz w:val="22"/>
          <w:szCs w:val="22"/>
        </w:rPr>
        <w:tab/>
      </w:r>
      <w:r>
        <w:rPr>
          <w:noProof/>
        </w:rPr>
        <w:t>Proposed Solution Functional Specifications</w:t>
      </w:r>
      <w:r>
        <w:rPr>
          <w:noProof/>
          <w:webHidden/>
        </w:rPr>
        <w:tab/>
      </w:r>
      <w:r>
        <w:rPr>
          <w:noProof/>
          <w:webHidden/>
        </w:rPr>
        <w:fldChar w:fldCharType="begin"/>
      </w:r>
      <w:r>
        <w:rPr>
          <w:noProof/>
          <w:webHidden/>
        </w:rPr>
        <w:instrText xml:space="preserve"> PAGEREF _Toc367095517 \h </w:instrText>
      </w:r>
      <w:r>
        <w:rPr>
          <w:noProof/>
          <w:webHidden/>
        </w:rPr>
      </w:r>
      <w:r>
        <w:rPr>
          <w:noProof/>
          <w:webHidden/>
        </w:rPr>
        <w:fldChar w:fldCharType="separate"/>
      </w:r>
      <w:ins w:id="298" w:author="Ashraf Abuleil" w:date="2013-09-27T16:25:00Z">
        <w:r w:rsidR="00AD78B8">
          <w:rPr>
            <w:noProof/>
            <w:webHidden/>
          </w:rPr>
          <w:t>55</w:t>
        </w:r>
      </w:ins>
      <w:del w:id="299" w:author="Ashraf Abuleil" w:date="2013-09-27T16:25:00Z">
        <w:r w:rsidDel="00AD78B8">
          <w:rPr>
            <w:noProof/>
            <w:webHidden/>
          </w:rPr>
          <w:delText>54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4.12.5.</w:t>
      </w:r>
      <w:r>
        <w:rPr>
          <w:rFonts w:asciiTheme="minorHAnsi" w:eastAsiaTheme="minorEastAsia" w:hAnsiTheme="minorHAnsi" w:cstheme="minorBidi"/>
          <w:noProof/>
          <w:sz w:val="22"/>
          <w:szCs w:val="22"/>
        </w:rPr>
        <w:tab/>
      </w:r>
      <w:r>
        <w:rPr>
          <w:noProof/>
        </w:rPr>
        <w:t>Impact on Other Applications</w:t>
      </w:r>
      <w:r>
        <w:rPr>
          <w:noProof/>
          <w:webHidden/>
        </w:rPr>
        <w:tab/>
      </w:r>
      <w:r>
        <w:rPr>
          <w:noProof/>
          <w:webHidden/>
        </w:rPr>
        <w:fldChar w:fldCharType="begin"/>
      </w:r>
      <w:r>
        <w:rPr>
          <w:noProof/>
          <w:webHidden/>
        </w:rPr>
        <w:instrText xml:space="preserve"> PAGEREF _Toc367095518 \h </w:instrText>
      </w:r>
      <w:r>
        <w:rPr>
          <w:noProof/>
          <w:webHidden/>
        </w:rPr>
      </w:r>
      <w:r>
        <w:rPr>
          <w:noProof/>
          <w:webHidden/>
        </w:rPr>
        <w:fldChar w:fldCharType="separate"/>
      </w:r>
      <w:ins w:id="300" w:author="Ashraf Abuleil" w:date="2013-09-27T16:25:00Z">
        <w:r w:rsidR="00AD78B8">
          <w:rPr>
            <w:noProof/>
            <w:webHidden/>
          </w:rPr>
          <w:t>62</w:t>
        </w:r>
      </w:ins>
      <w:del w:id="301" w:author="Ashraf Abuleil" w:date="2013-09-27T16:25:00Z">
        <w:r w:rsidDel="00AD78B8">
          <w:rPr>
            <w:noProof/>
            <w:webHidden/>
          </w:rPr>
          <w:delText>61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4.12.6.</w:t>
      </w:r>
      <w:r>
        <w:rPr>
          <w:rFonts w:asciiTheme="minorHAnsi" w:eastAsiaTheme="minorEastAsia" w:hAnsiTheme="minorHAnsi" w:cstheme="minorBidi"/>
          <w:noProof/>
          <w:sz w:val="22"/>
          <w:szCs w:val="22"/>
        </w:rPr>
        <w:tab/>
      </w:r>
      <w:r>
        <w:rPr>
          <w:noProof/>
        </w:rPr>
        <w:t>Collection Assumptions and Constraints</w:t>
      </w:r>
      <w:r>
        <w:rPr>
          <w:noProof/>
          <w:webHidden/>
        </w:rPr>
        <w:tab/>
      </w:r>
      <w:r>
        <w:rPr>
          <w:noProof/>
          <w:webHidden/>
        </w:rPr>
        <w:fldChar w:fldCharType="begin"/>
      </w:r>
      <w:r>
        <w:rPr>
          <w:noProof/>
          <w:webHidden/>
        </w:rPr>
        <w:instrText xml:space="preserve"> PAGEREF _Toc367095519 \h </w:instrText>
      </w:r>
      <w:r>
        <w:rPr>
          <w:noProof/>
          <w:webHidden/>
        </w:rPr>
      </w:r>
      <w:r>
        <w:rPr>
          <w:noProof/>
          <w:webHidden/>
        </w:rPr>
        <w:fldChar w:fldCharType="separate"/>
      </w:r>
      <w:ins w:id="302" w:author="Ashraf Abuleil" w:date="2013-09-27T16:25:00Z">
        <w:r w:rsidR="00AD78B8">
          <w:rPr>
            <w:noProof/>
            <w:webHidden/>
          </w:rPr>
          <w:t>62</w:t>
        </w:r>
      </w:ins>
      <w:del w:id="303" w:author="Ashraf Abuleil" w:date="2013-09-27T16:25:00Z">
        <w:r w:rsidDel="00AD78B8">
          <w:rPr>
            <w:noProof/>
            <w:webHidden/>
          </w:rPr>
          <w:delText>61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4.12.7.</w:t>
      </w:r>
      <w:r>
        <w:rPr>
          <w:rFonts w:asciiTheme="minorHAnsi" w:eastAsiaTheme="minorEastAsia" w:hAnsiTheme="minorHAnsi" w:cstheme="minorBidi"/>
          <w:noProof/>
          <w:sz w:val="22"/>
          <w:szCs w:val="22"/>
        </w:rPr>
        <w:tab/>
      </w:r>
      <w:r>
        <w:rPr>
          <w:noProof/>
        </w:rPr>
        <w:t>Implementation, BPT CR, and Training Notes</w:t>
      </w:r>
      <w:r>
        <w:rPr>
          <w:noProof/>
          <w:webHidden/>
        </w:rPr>
        <w:tab/>
      </w:r>
      <w:r>
        <w:rPr>
          <w:noProof/>
          <w:webHidden/>
        </w:rPr>
        <w:fldChar w:fldCharType="begin"/>
      </w:r>
      <w:r>
        <w:rPr>
          <w:noProof/>
          <w:webHidden/>
        </w:rPr>
        <w:instrText xml:space="preserve"> PAGEREF _Toc367095520 \h </w:instrText>
      </w:r>
      <w:r>
        <w:rPr>
          <w:noProof/>
          <w:webHidden/>
        </w:rPr>
      </w:r>
      <w:r>
        <w:rPr>
          <w:noProof/>
          <w:webHidden/>
        </w:rPr>
        <w:fldChar w:fldCharType="separate"/>
      </w:r>
      <w:ins w:id="304" w:author="Ashraf Abuleil" w:date="2013-09-27T16:25:00Z">
        <w:r w:rsidR="00AD78B8">
          <w:rPr>
            <w:noProof/>
            <w:webHidden/>
          </w:rPr>
          <w:t>62</w:t>
        </w:r>
      </w:ins>
      <w:del w:id="305" w:author="Ashraf Abuleil" w:date="2013-09-27T16:25:00Z">
        <w:r w:rsidDel="00AD78B8">
          <w:rPr>
            <w:noProof/>
            <w:webHidden/>
          </w:rPr>
          <w:delText>61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4.12.8.</w:t>
      </w:r>
      <w:r>
        <w:rPr>
          <w:rFonts w:asciiTheme="minorHAnsi" w:eastAsiaTheme="minorEastAsia" w:hAnsiTheme="minorHAnsi" w:cstheme="minorBidi"/>
          <w:noProof/>
          <w:sz w:val="22"/>
          <w:szCs w:val="22"/>
        </w:rPr>
        <w:tab/>
      </w:r>
      <w:r>
        <w:rPr>
          <w:noProof/>
        </w:rPr>
        <w:t>Telia/Netcom Responsibility</w:t>
      </w:r>
      <w:r>
        <w:rPr>
          <w:noProof/>
          <w:webHidden/>
        </w:rPr>
        <w:tab/>
      </w:r>
      <w:r>
        <w:rPr>
          <w:noProof/>
          <w:webHidden/>
        </w:rPr>
        <w:fldChar w:fldCharType="begin"/>
      </w:r>
      <w:r>
        <w:rPr>
          <w:noProof/>
          <w:webHidden/>
        </w:rPr>
        <w:instrText xml:space="preserve"> PAGEREF _Toc367095521 \h </w:instrText>
      </w:r>
      <w:r>
        <w:rPr>
          <w:noProof/>
          <w:webHidden/>
        </w:rPr>
      </w:r>
      <w:r>
        <w:rPr>
          <w:noProof/>
          <w:webHidden/>
        </w:rPr>
        <w:fldChar w:fldCharType="separate"/>
      </w:r>
      <w:ins w:id="306" w:author="Ashraf Abuleil" w:date="2013-09-27T16:25:00Z">
        <w:r w:rsidR="00AD78B8">
          <w:rPr>
            <w:noProof/>
            <w:webHidden/>
          </w:rPr>
          <w:t>62</w:t>
        </w:r>
      </w:ins>
      <w:del w:id="307" w:author="Ashraf Abuleil" w:date="2013-09-27T16:25:00Z">
        <w:r w:rsidDel="00AD78B8">
          <w:rPr>
            <w:noProof/>
            <w:webHidden/>
          </w:rPr>
          <w:delText>61</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4.12.9.</w:t>
      </w:r>
      <w:r>
        <w:rPr>
          <w:rFonts w:asciiTheme="minorHAnsi" w:eastAsiaTheme="minorEastAsia" w:hAnsiTheme="minorHAnsi" w:cstheme="minorBidi"/>
          <w:noProof/>
          <w:sz w:val="22"/>
          <w:szCs w:val="22"/>
        </w:rPr>
        <w:tab/>
      </w:r>
      <w:r>
        <w:rPr>
          <w:noProof/>
        </w:rPr>
        <w:t>File and Record Changes</w:t>
      </w:r>
      <w:r>
        <w:rPr>
          <w:noProof/>
          <w:webHidden/>
        </w:rPr>
        <w:tab/>
      </w:r>
      <w:r>
        <w:rPr>
          <w:noProof/>
          <w:webHidden/>
        </w:rPr>
        <w:fldChar w:fldCharType="begin"/>
      </w:r>
      <w:r>
        <w:rPr>
          <w:noProof/>
          <w:webHidden/>
        </w:rPr>
        <w:instrText xml:space="preserve"> PAGEREF _Toc367095522 \h </w:instrText>
      </w:r>
      <w:r>
        <w:rPr>
          <w:noProof/>
          <w:webHidden/>
        </w:rPr>
      </w:r>
      <w:r>
        <w:rPr>
          <w:noProof/>
          <w:webHidden/>
        </w:rPr>
        <w:fldChar w:fldCharType="separate"/>
      </w:r>
      <w:ins w:id="308" w:author="Ashraf Abuleil" w:date="2013-09-27T16:25:00Z">
        <w:r w:rsidR="00AD78B8">
          <w:rPr>
            <w:noProof/>
            <w:webHidden/>
          </w:rPr>
          <w:t>62</w:t>
        </w:r>
      </w:ins>
      <w:del w:id="309" w:author="Ashraf Abuleil" w:date="2013-09-27T16:25:00Z">
        <w:r w:rsidDel="00AD78B8">
          <w:rPr>
            <w:noProof/>
            <w:webHidden/>
          </w:rPr>
          <w:delText>61</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4.12.10.</w:t>
      </w:r>
      <w:r>
        <w:rPr>
          <w:rFonts w:asciiTheme="minorHAnsi" w:eastAsiaTheme="minorEastAsia" w:hAnsiTheme="minorHAnsi" w:cstheme="minorBidi"/>
          <w:noProof/>
          <w:sz w:val="22"/>
          <w:szCs w:val="22"/>
        </w:rPr>
        <w:tab/>
      </w:r>
      <w:r>
        <w:rPr>
          <w:noProof/>
        </w:rPr>
        <w:t>Database Structural Changes</w:t>
      </w:r>
      <w:r>
        <w:rPr>
          <w:noProof/>
          <w:webHidden/>
        </w:rPr>
        <w:tab/>
      </w:r>
      <w:r>
        <w:rPr>
          <w:noProof/>
          <w:webHidden/>
        </w:rPr>
        <w:fldChar w:fldCharType="begin"/>
      </w:r>
      <w:r>
        <w:rPr>
          <w:noProof/>
          <w:webHidden/>
        </w:rPr>
        <w:instrText xml:space="preserve"> PAGEREF _Toc367095523 \h </w:instrText>
      </w:r>
      <w:r>
        <w:rPr>
          <w:noProof/>
          <w:webHidden/>
        </w:rPr>
      </w:r>
      <w:r>
        <w:rPr>
          <w:noProof/>
          <w:webHidden/>
        </w:rPr>
        <w:fldChar w:fldCharType="separate"/>
      </w:r>
      <w:ins w:id="310" w:author="Ashraf Abuleil" w:date="2013-09-27T16:25:00Z">
        <w:r w:rsidR="00AD78B8">
          <w:rPr>
            <w:noProof/>
            <w:webHidden/>
          </w:rPr>
          <w:t>62</w:t>
        </w:r>
      </w:ins>
      <w:del w:id="311" w:author="Ashraf Abuleil" w:date="2013-09-27T16:25:00Z">
        <w:r w:rsidDel="00AD78B8">
          <w:rPr>
            <w:noProof/>
            <w:webHidden/>
          </w:rPr>
          <w:delText>61</w:delText>
        </w:r>
      </w:del>
      <w:r>
        <w:rPr>
          <w:noProof/>
          <w:webHidden/>
        </w:rPr>
        <w:fldChar w:fldCharType="end"/>
      </w:r>
    </w:p>
    <w:p w:rsidR="00483B97" w:rsidRDefault="00483B97">
      <w:pPr>
        <w:pStyle w:val="TOC3"/>
        <w:tabs>
          <w:tab w:val="left" w:pos="1908"/>
        </w:tabs>
        <w:rPr>
          <w:rFonts w:asciiTheme="minorHAnsi" w:eastAsiaTheme="minorEastAsia" w:hAnsiTheme="minorHAnsi" w:cstheme="minorBidi"/>
          <w:noProof/>
          <w:sz w:val="22"/>
          <w:szCs w:val="22"/>
        </w:rPr>
      </w:pPr>
      <w:r w:rsidRPr="001D7B5D">
        <w:rPr>
          <w:noProof/>
        </w:rPr>
        <w:t>4.12.11.</w:t>
      </w:r>
      <w:r>
        <w:rPr>
          <w:rFonts w:asciiTheme="minorHAnsi" w:eastAsiaTheme="minorEastAsia" w:hAnsiTheme="minorHAnsi" w:cstheme="minorBidi"/>
          <w:noProof/>
          <w:sz w:val="22"/>
          <w:szCs w:val="22"/>
        </w:rPr>
        <w:tab/>
      </w:r>
      <w:r>
        <w:rPr>
          <w:noProof/>
        </w:rPr>
        <w:t>Test Instruction</w:t>
      </w:r>
      <w:r>
        <w:rPr>
          <w:noProof/>
          <w:webHidden/>
        </w:rPr>
        <w:tab/>
      </w:r>
      <w:r>
        <w:rPr>
          <w:noProof/>
          <w:webHidden/>
        </w:rPr>
        <w:fldChar w:fldCharType="begin"/>
      </w:r>
      <w:r>
        <w:rPr>
          <w:noProof/>
          <w:webHidden/>
        </w:rPr>
        <w:instrText xml:space="preserve"> PAGEREF _Toc367095524 \h </w:instrText>
      </w:r>
      <w:r>
        <w:rPr>
          <w:noProof/>
          <w:webHidden/>
        </w:rPr>
      </w:r>
      <w:r>
        <w:rPr>
          <w:noProof/>
          <w:webHidden/>
        </w:rPr>
        <w:fldChar w:fldCharType="separate"/>
      </w:r>
      <w:ins w:id="312" w:author="Ashraf Abuleil" w:date="2013-09-27T16:25:00Z">
        <w:r w:rsidR="00AD78B8">
          <w:rPr>
            <w:noProof/>
            <w:webHidden/>
          </w:rPr>
          <w:t>63</w:t>
        </w:r>
      </w:ins>
      <w:del w:id="313" w:author="Ashraf Abuleil" w:date="2013-09-27T16:25:00Z">
        <w:r w:rsidDel="00AD78B8">
          <w:rPr>
            <w:noProof/>
            <w:webHidden/>
          </w:rPr>
          <w:delText>62</w:delText>
        </w:r>
      </w:del>
      <w:r>
        <w:rPr>
          <w:noProof/>
          <w:webHidden/>
        </w:rPr>
        <w:fldChar w:fldCharType="end"/>
      </w:r>
    </w:p>
    <w:p w:rsidR="00483B97" w:rsidRDefault="00483B97">
      <w:pPr>
        <w:pStyle w:val="TOC1"/>
        <w:rPr>
          <w:rFonts w:asciiTheme="minorHAnsi" w:eastAsiaTheme="minorEastAsia" w:hAnsiTheme="minorHAnsi" w:cstheme="minorBidi"/>
          <w:b w:val="0"/>
          <w:noProof/>
          <w:color w:val="auto"/>
          <w:sz w:val="22"/>
          <w:szCs w:val="22"/>
        </w:rPr>
      </w:pPr>
      <w:r w:rsidRPr="001D7B5D">
        <w:rPr>
          <w:noProof/>
        </w:rPr>
        <w:t>5.</w:t>
      </w:r>
      <w:r>
        <w:rPr>
          <w:rFonts w:asciiTheme="minorHAnsi" w:eastAsiaTheme="minorEastAsia" w:hAnsiTheme="minorHAnsi" w:cstheme="minorBidi"/>
          <w:b w:val="0"/>
          <w:noProof/>
          <w:color w:val="auto"/>
          <w:sz w:val="22"/>
          <w:szCs w:val="22"/>
        </w:rPr>
        <w:tab/>
      </w:r>
      <w:r>
        <w:rPr>
          <w:noProof/>
        </w:rPr>
        <w:t>Technical Changes</w:t>
      </w:r>
      <w:r>
        <w:rPr>
          <w:noProof/>
          <w:webHidden/>
        </w:rPr>
        <w:tab/>
      </w:r>
      <w:r>
        <w:rPr>
          <w:noProof/>
          <w:webHidden/>
        </w:rPr>
        <w:fldChar w:fldCharType="begin"/>
      </w:r>
      <w:r>
        <w:rPr>
          <w:noProof/>
          <w:webHidden/>
        </w:rPr>
        <w:instrText xml:space="preserve"> PAGEREF _Toc367095525 \h </w:instrText>
      </w:r>
      <w:r>
        <w:rPr>
          <w:noProof/>
          <w:webHidden/>
        </w:rPr>
      </w:r>
      <w:r>
        <w:rPr>
          <w:noProof/>
          <w:webHidden/>
        </w:rPr>
        <w:fldChar w:fldCharType="separate"/>
      </w:r>
      <w:ins w:id="314" w:author="Ashraf Abuleil" w:date="2013-09-27T16:25:00Z">
        <w:r w:rsidR="00AD78B8">
          <w:rPr>
            <w:noProof/>
            <w:webHidden/>
          </w:rPr>
          <w:t>65</w:t>
        </w:r>
      </w:ins>
      <w:del w:id="315" w:author="Ashraf Abuleil" w:date="2013-09-27T16:25:00Z">
        <w:r w:rsidDel="00AD78B8">
          <w:rPr>
            <w:noProof/>
            <w:webHidden/>
          </w:rPr>
          <w:delText>64</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5.1.</w:t>
      </w:r>
      <w:r>
        <w:rPr>
          <w:rFonts w:asciiTheme="minorHAnsi" w:eastAsiaTheme="minorEastAsia" w:hAnsiTheme="minorHAnsi" w:cstheme="minorBidi"/>
          <w:noProof/>
        </w:rPr>
        <w:tab/>
      </w:r>
      <w:r>
        <w:rPr>
          <w:noProof/>
        </w:rPr>
        <w:t>Release Changes Summary</w:t>
      </w:r>
      <w:r>
        <w:rPr>
          <w:noProof/>
          <w:webHidden/>
        </w:rPr>
        <w:tab/>
      </w:r>
      <w:r>
        <w:rPr>
          <w:noProof/>
          <w:webHidden/>
        </w:rPr>
        <w:fldChar w:fldCharType="begin"/>
      </w:r>
      <w:r>
        <w:rPr>
          <w:noProof/>
          <w:webHidden/>
        </w:rPr>
        <w:instrText xml:space="preserve"> PAGEREF _Toc367095526 \h </w:instrText>
      </w:r>
      <w:r>
        <w:rPr>
          <w:noProof/>
          <w:webHidden/>
        </w:rPr>
      </w:r>
      <w:r>
        <w:rPr>
          <w:noProof/>
          <w:webHidden/>
        </w:rPr>
        <w:fldChar w:fldCharType="separate"/>
      </w:r>
      <w:ins w:id="316" w:author="Ashraf Abuleil" w:date="2013-09-27T16:25:00Z">
        <w:r w:rsidR="00AD78B8">
          <w:rPr>
            <w:noProof/>
            <w:webHidden/>
          </w:rPr>
          <w:t>65</w:t>
        </w:r>
      </w:ins>
      <w:del w:id="317" w:author="Ashraf Abuleil" w:date="2013-09-27T16:25:00Z">
        <w:r w:rsidDel="00AD78B8">
          <w:rPr>
            <w:noProof/>
            <w:webHidden/>
          </w:rPr>
          <w:delText>64</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5.2.</w:t>
      </w:r>
      <w:r>
        <w:rPr>
          <w:rFonts w:asciiTheme="minorHAnsi" w:eastAsiaTheme="minorEastAsia" w:hAnsiTheme="minorHAnsi" w:cstheme="minorBidi"/>
          <w:noProof/>
        </w:rPr>
        <w:tab/>
      </w:r>
      <w:r>
        <w:rPr>
          <w:noProof/>
        </w:rPr>
        <w:t>Third-Party Items</w:t>
      </w:r>
      <w:r>
        <w:rPr>
          <w:noProof/>
          <w:webHidden/>
        </w:rPr>
        <w:tab/>
      </w:r>
      <w:r>
        <w:rPr>
          <w:noProof/>
          <w:webHidden/>
        </w:rPr>
        <w:fldChar w:fldCharType="begin"/>
      </w:r>
      <w:r>
        <w:rPr>
          <w:noProof/>
          <w:webHidden/>
        </w:rPr>
        <w:instrText xml:space="preserve"> PAGEREF _Toc367095527 \h </w:instrText>
      </w:r>
      <w:r>
        <w:rPr>
          <w:noProof/>
          <w:webHidden/>
        </w:rPr>
      </w:r>
      <w:r>
        <w:rPr>
          <w:noProof/>
          <w:webHidden/>
        </w:rPr>
        <w:fldChar w:fldCharType="separate"/>
      </w:r>
      <w:ins w:id="318" w:author="Ashraf Abuleil" w:date="2013-09-27T16:25:00Z">
        <w:r w:rsidR="00AD78B8">
          <w:rPr>
            <w:noProof/>
            <w:webHidden/>
          </w:rPr>
          <w:t>65</w:t>
        </w:r>
      </w:ins>
      <w:del w:id="319" w:author="Ashraf Abuleil" w:date="2013-09-27T16:25:00Z">
        <w:r w:rsidDel="00AD78B8">
          <w:rPr>
            <w:noProof/>
            <w:webHidden/>
          </w:rPr>
          <w:delText>64</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lastRenderedPageBreak/>
        <w:t>5.3.</w:t>
      </w:r>
      <w:r>
        <w:rPr>
          <w:rFonts w:asciiTheme="minorHAnsi" w:eastAsiaTheme="minorEastAsia" w:hAnsiTheme="minorHAnsi" w:cstheme="minorBidi"/>
          <w:noProof/>
        </w:rPr>
        <w:tab/>
      </w:r>
      <w:r>
        <w:rPr>
          <w:noProof/>
        </w:rPr>
        <w:t>Amdocs Tools</w:t>
      </w:r>
      <w:r>
        <w:rPr>
          <w:noProof/>
          <w:webHidden/>
        </w:rPr>
        <w:tab/>
      </w:r>
      <w:r>
        <w:rPr>
          <w:noProof/>
          <w:webHidden/>
        </w:rPr>
        <w:fldChar w:fldCharType="begin"/>
      </w:r>
      <w:r>
        <w:rPr>
          <w:noProof/>
          <w:webHidden/>
        </w:rPr>
        <w:instrText xml:space="preserve"> PAGEREF _Toc367095528 \h </w:instrText>
      </w:r>
      <w:r>
        <w:rPr>
          <w:noProof/>
          <w:webHidden/>
        </w:rPr>
      </w:r>
      <w:r>
        <w:rPr>
          <w:noProof/>
          <w:webHidden/>
        </w:rPr>
        <w:fldChar w:fldCharType="separate"/>
      </w:r>
      <w:ins w:id="320" w:author="Ashraf Abuleil" w:date="2013-09-27T16:25:00Z">
        <w:r w:rsidR="00AD78B8">
          <w:rPr>
            <w:noProof/>
            <w:webHidden/>
          </w:rPr>
          <w:t>66</w:t>
        </w:r>
      </w:ins>
      <w:del w:id="321" w:author="Ashraf Abuleil" w:date="2013-09-27T16:25:00Z">
        <w:r w:rsidDel="00AD78B8">
          <w:rPr>
            <w:noProof/>
            <w:webHidden/>
          </w:rPr>
          <w:delText>65</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5.4.</w:t>
      </w:r>
      <w:r>
        <w:rPr>
          <w:rFonts w:asciiTheme="minorHAnsi" w:eastAsiaTheme="minorEastAsia" w:hAnsiTheme="minorHAnsi" w:cstheme="minorBidi"/>
          <w:noProof/>
        </w:rPr>
        <w:tab/>
      </w:r>
      <w:r>
        <w:rPr>
          <w:noProof/>
        </w:rPr>
        <w:t>Application Components Delivered</w:t>
      </w:r>
      <w:r>
        <w:rPr>
          <w:noProof/>
          <w:webHidden/>
        </w:rPr>
        <w:tab/>
      </w:r>
      <w:r>
        <w:rPr>
          <w:noProof/>
          <w:webHidden/>
        </w:rPr>
        <w:fldChar w:fldCharType="begin"/>
      </w:r>
      <w:r>
        <w:rPr>
          <w:noProof/>
          <w:webHidden/>
        </w:rPr>
        <w:instrText xml:space="preserve"> PAGEREF _Toc367095529 \h </w:instrText>
      </w:r>
      <w:r>
        <w:rPr>
          <w:noProof/>
          <w:webHidden/>
        </w:rPr>
      </w:r>
      <w:r>
        <w:rPr>
          <w:noProof/>
          <w:webHidden/>
        </w:rPr>
        <w:fldChar w:fldCharType="separate"/>
      </w:r>
      <w:ins w:id="322" w:author="Ashraf Abuleil" w:date="2013-09-27T16:25:00Z">
        <w:r w:rsidR="00AD78B8">
          <w:rPr>
            <w:noProof/>
            <w:webHidden/>
          </w:rPr>
          <w:t>67</w:t>
        </w:r>
      </w:ins>
      <w:del w:id="323" w:author="Ashraf Abuleil" w:date="2013-09-27T16:25:00Z">
        <w:r w:rsidDel="00AD78B8">
          <w:rPr>
            <w:noProof/>
            <w:webHidden/>
          </w:rPr>
          <w:delText>66</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5.5.</w:t>
      </w:r>
      <w:r>
        <w:rPr>
          <w:rFonts w:asciiTheme="minorHAnsi" w:eastAsiaTheme="minorEastAsia" w:hAnsiTheme="minorHAnsi" w:cstheme="minorBidi"/>
          <w:noProof/>
        </w:rPr>
        <w:tab/>
      </w:r>
      <w:r>
        <w:rPr>
          <w:noProof/>
        </w:rPr>
        <w:t>Environment Changes</w:t>
      </w:r>
      <w:r>
        <w:rPr>
          <w:noProof/>
          <w:webHidden/>
        </w:rPr>
        <w:tab/>
      </w:r>
      <w:r>
        <w:rPr>
          <w:noProof/>
          <w:webHidden/>
        </w:rPr>
        <w:fldChar w:fldCharType="begin"/>
      </w:r>
      <w:r>
        <w:rPr>
          <w:noProof/>
          <w:webHidden/>
        </w:rPr>
        <w:instrText xml:space="preserve"> PAGEREF _Toc367095530 \h </w:instrText>
      </w:r>
      <w:r>
        <w:rPr>
          <w:noProof/>
          <w:webHidden/>
        </w:rPr>
      </w:r>
      <w:r>
        <w:rPr>
          <w:noProof/>
          <w:webHidden/>
        </w:rPr>
        <w:fldChar w:fldCharType="separate"/>
      </w:r>
      <w:ins w:id="324" w:author="Ashraf Abuleil" w:date="2013-09-27T16:25:00Z">
        <w:r w:rsidR="00AD78B8">
          <w:rPr>
            <w:noProof/>
            <w:webHidden/>
          </w:rPr>
          <w:t>67</w:t>
        </w:r>
      </w:ins>
      <w:del w:id="325" w:author="Ashraf Abuleil" w:date="2013-09-27T16:25:00Z">
        <w:r w:rsidDel="00AD78B8">
          <w:rPr>
            <w:noProof/>
            <w:webHidden/>
          </w:rPr>
          <w:delText>66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5.5.1.</w:t>
      </w:r>
      <w:r>
        <w:rPr>
          <w:rFonts w:asciiTheme="minorHAnsi" w:eastAsiaTheme="minorEastAsia" w:hAnsiTheme="minorHAnsi" w:cstheme="minorBidi"/>
          <w:noProof/>
          <w:sz w:val="22"/>
          <w:szCs w:val="22"/>
        </w:rPr>
        <w:tab/>
      </w:r>
      <w:r>
        <w:rPr>
          <w:noProof/>
        </w:rPr>
        <w:t>Changes to Environment Variables</w:t>
      </w:r>
      <w:r>
        <w:rPr>
          <w:noProof/>
          <w:webHidden/>
        </w:rPr>
        <w:tab/>
      </w:r>
      <w:r>
        <w:rPr>
          <w:noProof/>
          <w:webHidden/>
        </w:rPr>
        <w:fldChar w:fldCharType="begin"/>
      </w:r>
      <w:r>
        <w:rPr>
          <w:noProof/>
          <w:webHidden/>
        </w:rPr>
        <w:instrText xml:space="preserve"> PAGEREF _Toc367095531 \h </w:instrText>
      </w:r>
      <w:r>
        <w:rPr>
          <w:noProof/>
          <w:webHidden/>
        </w:rPr>
      </w:r>
      <w:r>
        <w:rPr>
          <w:noProof/>
          <w:webHidden/>
        </w:rPr>
        <w:fldChar w:fldCharType="separate"/>
      </w:r>
      <w:ins w:id="326" w:author="Ashraf Abuleil" w:date="2013-09-27T16:25:00Z">
        <w:r w:rsidR="00AD78B8">
          <w:rPr>
            <w:noProof/>
            <w:webHidden/>
          </w:rPr>
          <w:t>67</w:t>
        </w:r>
      </w:ins>
      <w:del w:id="327" w:author="Ashraf Abuleil" w:date="2013-09-27T16:25:00Z">
        <w:r w:rsidDel="00AD78B8">
          <w:rPr>
            <w:noProof/>
            <w:webHidden/>
          </w:rPr>
          <w:delText>66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5.5.2.</w:t>
      </w:r>
      <w:r>
        <w:rPr>
          <w:rFonts w:asciiTheme="minorHAnsi" w:eastAsiaTheme="minorEastAsia" w:hAnsiTheme="minorHAnsi" w:cstheme="minorBidi"/>
          <w:noProof/>
          <w:sz w:val="22"/>
          <w:szCs w:val="22"/>
        </w:rPr>
        <w:tab/>
      </w:r>
      <w:r>
        <w:rPr>
          <w:noProof/>
        </w:rPr>
        <w:t>Changes to Environment Structure</w:t>
      </w:r>
      <w:r>
        <w:rPr>
          <w:noProof/>
          <w:webHidden/>
        </w:rPr>
        <w:tab/>
      </w:r>
      <w:r>
        <w:rPr>
          <w:noProof/>
          <w:webHidden/>
        </w:rPr>
        <w:fldChar w:fldCharType="begin"/>
      </w:r>
      <w:r>
        <w:rPr>
          <w:noProof/>
          <w:webHidden/>
        </w:rPr>
        <w:instrText xml:space="preserve"> PAGEREF _Toc367095532 \h </w:instrText>
      </w:r>
      <w:r>
        <w:rPr>
          <w:noProof/>
          <w:webHidden/>
        </w:rPr>
      </w:r>
      <w:r>
        <w:rPr>
          <w:noProof/>
          <w:webHidden/>
        </w:rPr>
        <w:fldChar w:fldCharType="separate"/>
      </w:r>
      <w:ins w:id="328" w:author="Ashraf Abuleil" w:date="2013-09-27T16:25:00Z">
        <w:r w:rsidR="00AD78B8">
          <w:rPr>
            <w:noProof/>
            <w:webHidden/>
          </w:rPr>
          <w:t>67</w:t>
        </w:r>
      </w:ins>
      <w:del w:id="329" w:author="Ashraf Abuleil" w:date="2013-09-27T16:25:00Z">
        <w:r w:rsidDel="00AD78B8">
          <w:rPr>
            <w:noProof/>
            <w:webHidden/>
          </w:rPr>
          <w:delText>66</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5.5.3.</w:t>
      </w:r>
      <w:r>
        <w:rPr>
          <w:rFonts w:asciiTheme="minorHAnsi" w:eastAsiaTheme="minorEastAsia" w:hAnsiTheme="minorHAnsi" w:cstheme="minorBidi"/>
          <w:noProof/>
          <w:sz w:val="22"/>
          <w:szCs w:val="22"/>
        </w:rPr>
        <w:tab/>
      </w:r>
      <w:r>
        <w:rPr>
          <w:noProof/>
        </w:rPr>
        <w:t>Changes to Environment Configuration Files</w:t>
      </w:r>
      <w:r>
        <w:rPr>
          <w:noProof/>
          <w:webHidden/>
        </w:rPr>
        <w:tab/>
      </w:r>
      <w:r>
        <w:rPr>
          <w:noProof/>
          <w:webHidden/>
        </w:rPr>
        <w:fldChar w:fldCharType="begin"/>
      </w:r>
      <w:r>
        <w:rPr>
          <w:noProof/>
          <w:webHidden/>
        </w:rPr>
        <w:instrText xml:space="preserve"> PAGEREF _Toc367095533 \h </w:instrText>
      </w:r>
      <w:r>
        <w:rPr>
          <w:noProof/>
          <w:webHidden/>
        </w:rPr>
      </w:r>
      <w:r>
        <w:rPr>
          <w:noProof/>
          <w:webHidden/>
        </w:rPr>
        <w:fldChar w:fldCharType="separate"/>
      </w:r>
      <w:ins w:id="330" w:author="Ashraf Abuleil" w:date="2013-09-27T16:25:00Z">
        <w:r w:rsidR="00AD78B8">
          <w:rPr>
            <w:noProof/>
            <w:webHidden/>
          </w:rPr>
          <w:t>68</w:t>
        </w:r>
      </w:ins>
      <w:del w:id="331" w:author="Ashraf Abuleil" w:date="2013-09-27T16:25:00Z">
        <w:r w:rsidDel="00AD78B8">
          <w:rPr>
            <w:noProof/>
            <w:webHidden/>
          </w:rPr>
          <w:delText>67</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5.6.</w:t>
      </w:r>
      <w:r>
        <w:rPr>
          <w:rFonts w:asciiTheme="minorHAnsi" w:eastAsiaTheme="minorEastAsia" w:hAnsiTheme="minorHAnsi" w:cstheme="minorBidi"/>
          <w:noProof/>
        </w:rPr>
        <w:tab/>
      </w:r>
      <w:r>
        <w:rPr>
          <w:noProof/>
        </w:rPr>
        <w:t>CC Build Instructions</w:t>
      </w:r>
      <w:r>
        <w:rPr>
          <w:noProof/>
          <w:webHidden/>
        </w:rPr>
        <w:tab/>
      </w:r>
      <w:r>
        <w:rPr>
          <w:noProof/>
          <w:webHidden/>
        </w:rPr>
        <w:fldChar w:fldCharType="begin"/>
      </w:r>
      <w:r>
        <w:rPr>
          <w:noProof/>
          <w:webHidden/>
        </w:rPr>
        <w:instrText xml:space="preserve"> PAGEREF _Toc367095534 \h </w:instrText>
      </w:r>
      <w:r>
        <w:rPr>
          <w:noProof/>
          <w:webHidden/>
        </w:rPr>
      </w:r>
      <w:r>
        <w:rPr>
          <w:noProof/>
          <w:webHidden/>
        </w:rPr>
        <w:fldChar w:fldCharType="separate"/>
      </w:r>
      <w:ins w:id="332" w:author="Ashraf Abuleil" w:date="2013-09-27T16:25:00Z">
        <w:r w:rsidR="00AD78B8">
          <w:rPr>
            <w:noProof/>
            <w:webHidden/>
          </w:rPr>
          <w:t>68</w:t>
        </w:r>
      </w:ins>
      <w:del w:id="333" w:author="Ashraf Abuleil" w:date="2013-09-27T16:25:00Z">
        <w:r w:rsidDel="00AD78B8">
          <w:rPr>
            <w:noProof/>
            <w:webHidden/>
          </w:rPr>
          <w:delText>67</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5.7.</w:t>
      </w:r>
      <w:r>
        <w:rPr>
          <w:rFonts w:asciiTheme="minorHAnsi" w:eastAsiaTheme="minorEastAsia" w:hAnsiTheme="minorHAnsi" w:cstheme="minorBidi"/>
          <w:noProof/>
        </w:rPr>
        <w:tab/>
      </w:r>
      <w:r>
        <w:rPr>
          <w:noProof/>
        </w:rPr>
        <w:t>Changes to Tuxedo</w:t>
      </w:r>
      <w:r>
        <w:rPr>
          <w:noProof/>
          <w:webHidden/>
        </w:rPr>
        <w:tab/>
      </w:r>
      <w:r>
        <w:rPr>
          <w:noProof/>
          <w:webHidden/>
        </w:rPr>
        <w:fldChar w:fldCharType="begin"/>
      </w:r>
      <w:r>
        <w:rPr>
          <w:noProof/>
          <w:webHidden/>
        </w:rPr>
        <w:instrText xml:space="preserve"> PAGEREF _Toc367095535 \h </w:instrText>
      </w:r>
      <w:r>
        <w:rPr>
          <w:noProof/>
          <w:webHidden/>
        </w:rPr>
      </w:r>
      <w:r>
        <w:rPr>
          <w:noProof/>
          <w:webHidden/>
        </w:rPr>
        <w:fldChar w:fldCharType="separate"/>
      </w:r>
      <w:ins w:id="334" w:author="Ashraf Abuleil" w:date="2013-09-27T16:25:00Z">
        <w:r w:rsidR="00AD78B8">
          <w:rPr>
            <w:noProof/>
            <w:webHidden/>
          </w:rPr>
          <w:t>68</w:t>
        </w:r>
      </w:ins>
      <w:del w:id="335" w:author="Ashraf Abuleil" w:date="2013-09-27T16:25:00Z">
        <w:r w:rsidDel="00AD78B8">
          <w:rPr>
            <w:noProof/>
            <w:webHidden/>
          </w:rPr>
          <w:delText>67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5.7.1.</w:t>
      </w:r>
      <w:r>
        <w:rPr>
          <w:rFonts w:asciiTheme="minorHAnsi" w:eastAsiaTheme="minorEastAsia" w:hAnsiTheme="minorHAnsi" w:cstheme="minorBidi"/>
          <w:noProof/>
          <w:sz w:val="22"/>
          <w:szCs w:val="22"/>
        </w:rPr>
        <w:tab/>
      </w:r>
      <w:r>
        <w:rPr>
          <w:noProof/>
        </w:rPr>
        <w:t>Changes to Variables</w:t>
      </w:r>
      <w:r>
        <w:rPr>
          <w:noProof/>
          <w:webHidden/>
        </w:rPr>
        <w:tab/>
      </w:r>
      <w:r>
        <w:rPr>
          <w:noProof/>
          <w:webHidden/>
        </w:rPr>
        <w:fldChar w:fldCharType="begin"/>
      </w:r>
      <w:r>
        <w:rPr>
          <w:noProof/>
          <w:webHidden/>
        </w:rPr>
        <w:instrText xml:space="preserve"> PAGEREF _Toc367095536 \h </w:instrText>
      </w:r>
      <w:r>
        <w:rPr>
          <w:noProof/>
          <w:webHidden/>
        </w:rPr>
      </w:r>
      <w:r>
        <w:rPr>
          <w:noProof/>
          <w:webHidden/>
        </w:rPr>
        <w:fldChar w:fldCharType="separate"/>
      </w:r>
      <w:ins w:id="336" w:author="Ashraf Abuleil" w:date="2013-09-27T16:25:00Z">
        <w:r w:rsidR="00AD78B8">
          <w:rPr>
            <w:noProof/>
            <w:webHidden/>
          </w:rPr>
          <w:t>68</w:t>
        </w:r>
      </w:ins>
      <w:del w:id="337" w:author="Ashraf Abuleil" w:date="2013-09-27T16:25:00Z">
        <w:r w:rsidDel="00AD78B8">
          <w:rPr>
            <w:noProof/>
            <w:webHidden/>
          </w:rPr>
          <w:delText>67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5.7.2.</w:t>
      </w:r>
      <w:r>
        <w:rPr>
          <w:rFonts w:asciiTheme="minorHAnsi" w:eastAsiaTheme="minorEastAsia" w:hAnsiTheme="minorHAnsi" w:cstheme="minorBidi"/>
          <w:noProof/>
          <w:sz w:val="22"/>
          <w:szCs w:val="22"/>
        </w:rPr>
        <w:tab/>
      </w:r>
      <w:r>
        <w:rPr>
          <w:noProof/>
        </w:rPr>
        <w:t>Changes to Tuxedo Servers</w:t>
      </w:r>
      <w:r>
        <w:rPr>
          <w:noProof/>
          <w:webHidden/>
        </w:rPr>
        <w:tab/>
      </w:r>
      <w:r>
        <w:rPr>
          <w:noProof/>
          <w:webHidden/>
        </w:rPr>
        <w:fldChar w:fldCharType="begin"/>
      </w:r>
      <w:r>
        <w:rPr>
          <w:noProof/>
          <w:webHidden/>
        </w:rPr>
        <w:instrText xml:space="preserve"> PAGEREF _Toc367095537 \h </w:instrText>
      </w:r>
      <w:r>
        <w:rPr>
          <w:noProof/>
          <w:webHidden/>
        </w:rPr>
      </w:r>
      <w:r>
        <w:rPr>
          <w:noProof/>
          <w:webHidden/>
        </w:rPr>
        <w:fldChar w:fldCharType="separate"/>
      </w:r>
      <w:ins w:id="338" w:author="Ashraf Abuleil" w:date="2013-09-27T16:25:00Z">
        <w:r w:rsidR="00AD78B8">
          <w:rPr>
            <w:noProof/>
            <w:webHidden/>
          </w:rPr>
          <w:t>68</w:t>
        </w:r>
      </w:ins>
      <w:del w:id="339" w:author="Ashraf Abuleil" w:date="2013-09-27T16:25:00Z">
        <w:r w:rsidDel="00AD78B8">
          <w:rPr>
            <w:noProof/>
            <w:webHidden/>
          </w:rPr>
          <w:delText>67</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5.8.</w:t>
      </w:r>
      <w:r>
        <w:rPr>
          <w:rFonts w:asciiTheme="minorHAnsi" w:eastAsiaTheme="minorEastAsia" w:hAnsiTheme="minorHAnsi" w:cstheme="minorBidi"/>
          <w:noProof/>
        </w:rPr>
        <w:tab/>
      </w:r>
      <w:r>
        <w:rPr>
          <w:noProof/>
        </w:rPr>
        <w:t>Changes to Citrix/INI Files</w:t>
      </w:r>
      <w:r>
        <w:rPr>
          <w:noProof/>
          <w:webHidden/>
        </w:rPr>
        <w:tab/>
      </w:r>
      <w:r>
        <w:rPr>
          <w:noProof/>
          <w:webHidden/>
        </w:rPr>
        <w:fldChar w:fldCharType="begin"/>
      </w:r>
      <w:r>
        <w:rPr>
          <w:noProof/>
          <w:webHidden/>
        </w:rPr>
        <w:instrText xml:space="preserve"> PAGEREF _Toc367095538 \h </w:instrText>
      </w:r>
      <w:r>
        <w:rPr>
          <w:noProof/>
          <w:webHidden/>
        </w:rPr>
      </w:r>
      <w:r>
        <w:rPr>
          <w:noProof/>
          <w:webHidden/>
        </w:rPr>
        <w:fldChar w:fldCharType="separate"/>
      </w:r>
      <w:ins w:id="340" w:author="Ashraf Abuleil" w:date="2013-09-27T16:25:00Z">
        <w:r w:rsidR="00AD78B8">
          <w:rPr>
            <w:noProof/>
            <w:webHidden/>
          </w:rPr>
          <w:t>68</w:t>
        </w:r>
      </w:ins>
      <w:del w:id="341" w:author="Ashraf Abuleil" w:date="2013-09-27T16:25:00Z">
        <w:r w:rsidDel="00AD78B8">
          <w:rPr>
            <w:noProof/>
            <w:webHidden/>
          </w:rPr>
          <w:delText>67</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5.8.1.</w:t>
      </w:r>
      <w:r>
        <w:rPr>
          <w:rFonts w:asciiTheme="minorHAnsi" w:eastAsiaTheme="minorEastAsia" w:hAnsiTheme="minorHAnsi" w:cstheme="minorBidi"/>
          <w:noProof/>
          <w:sz w:val="22"/>
          <w:szCs w:val="22"/>
        </w:rPr>
        <w:tab/>
      </w:r>
      <w:r>
        <w:rPr>
          <w:noProof/>
        </w:rPr>
        <w:t>Telia</w:t>
      </w:r>
      <w:r>
        <w:rPr>
          <w:noProof/>
          <w:webHidden/>
        </w:rPr>
        <w:tab/>
      </w:r>
      <w:r>
        <w:rPr>
          <w:noProof/>
          <w:webHidden/>
        </w:rPr>
        <w:fldChar w:fldCharType="begin"/>
      </w:r>
      <w:r>
        <w:rPr>
          <w:noProof/>
          <w:webHidden/>
        </w:rPr>
        <w:instrText xml:space="preserve"> PAGEREF _Toc367095539 \h </w:instrText>
      </w:r>
      <w:r>
        <w:rPr>
          <w:noProof/>
          <w:webHidden/>
        </w:rPr>
      </w:r>
      <w:r>
        <w:rPr>
          <w:noProof/>
          <w:webHidden/>
        </w:rPr>
        <w:fldChar w:fldCharType="separate"/>
      </w:r>
      <w:ins w:id="342" w:author="Ashraf Abuleil" w:date="2013-09-27T16:25:00Z">
        <w:r w:rsidR="00AD78B8">
          <w:rPr>
            <w:noProof/>
            <w:webHidden/>
          </w:rPr>
          <w:t>68</w:t>
        </w:r>
      </w:ins>
      <w:del w:id="343" w:author="Ashraf Abuleil" w:date="2013-09-27T16:25:00Z">
        <w:r w:rsidDel="00AD78B8">
          <w:rPr>
            <w:noProof/>
            <w:webHidden/>
          </w:rPr>
          <w:delText>67</w:delText>
        </w:r>
      </w:del>
      <w:r>
        <w:rPr>
          <w:noProof/>
          <w:webHidden/>
        </w:rPr>
        <w:fldChar w:fldCharType="end"/>
      </w:r>
    </w:p>
    <w:p w:rsidR="00483B97" w:rsidRDefault="00483B97">
      <w:pPr>
        <w:pStyle w:val="TOC2"/>
        <w:tabs>
          <w:tab w:val="left" w:pos="1200"/>
        </w:tabs>
        <w:rPr>
          <w:rFonts w:asciiTheme="minorHAnsi" w:eastAsiaTheme="minorEastAsia" w:hAnsiTheme="minorHAnsi" w:cstheme="minorBidi"/>
          <w:noProof/>
        </w:rPr>
      </w:pPr>
      <w:r w:rsidRPr="001D7B5D">
        <w:rPr>
          <w:noProof/>
        </w:rPr>
        <w:t>5.9.</w:t>
      </w:r>
      <w:r>
        <w:rPr>
          <w:rFonts w:asciiTheme="minorHAnsi" w:eastAsiaTheme="minorEastAsia" w:hAnsiTheme="minorHAnsi" w:cstheme="minorBidi"/>
          <w:noProof/>
        </w:rPr>
        <w:tab/>
      </w:r>
      <w:r>
        <w:rPr>
          <w:noProof/>
        </w:rPr>
        <w:t>Database Changes</w:t>
      </w:r>
      <w:r>
        <w:rPr>
          <w:noProof/>
          <w:webHidden/>
        </w:rPr>
        <w:tab/>
      </w:r>
      <w:r>
        <w:rPr>
          <w:noProof/>
          <w:webHidden/>
        </w:rPr>
        <w:fldChar w:fldCharType="begin"/>
      </w:r>
      <w:r>
        <w:rPr>
          <w:noProof/>
          <w:webHidden/>
        </w:rPr>
        <w:instrText xml:space="preserve"> PAGEREF _Toc367095540 \h </w:instrText>
      </w:r>
      <w:r>
        <w:rPr>
          <w:noProof/>
          <w:webHidden/>
        </w:rPr>
      </w:r>
      <w:r>
        <w:rPr>
          <w:noProof/>
          <w:webHidden/>
        </w:rPr>
        <w:fldChar w:fldCharType="separate"/>
      </w:r>
      <w:ins w:id="344" w:author="Ashraf Abuleil" w:date="2013-09-27T16:25:00Z">
        <w:r w:rsidR="00AD78B8">
          <w:rPr>
            <w:noProof/>
            <w:webHidden/>
          </w:rPr>
          <w:t>69</w:t>
        </w:r>
      </w:ins>
      <w:del w:id="345" w:author="Ashraf Abuleil" w:date="2013-09-27T16:25:00Z">
        <w:r w:rsidDel="00AD78B8">
          <w:rPr>
            <w:noProof/>
            <w:webHidden/>
          </w:rPr>
          <w:delText>68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5.9.1.</w:t>
      </w:r>
      <w:r>
        <w:rPr>
          <w:rFonts w:asciiTheme="minorHAnsi" w:eastAsiaTheme="minorEastAsia" w:hAnsiTheme="minorHAnsi" w:cstheme="minorBidi"/>
          <w:noProof/>
          <w:sz w:val="22"/>
          <w:szCs w:val="22"/>
        </w:rPr>
        <w:tab/>
      </w:r>
      <w:r>
        <w:rPr>
          <w:noProof/>
        </w:rPr>
        <w:t>Upgrade Database Patches</w:t>
      </w:r>
      <w:r>
        <w:rPr>
          <w:noProof/>
          <w:webHidden/>
        </w:rPr>
        <w:tab/>
      </w:r>
      <w:r>
        <w:rPr>
          <w:noProof/>
          <w:webHidden/>
        </w:rPr>
        <w:fldChar w:fldCharType="begin"/>
      </w:r>
      <w:r>
        <w:rPr>
          <w:noProof/>
          <w:webHidden/>
        </w:rPr>
        <w:instrText xml:space="preserve"> PAGEREF _Toc367095541 \h </w:instrText>
      </w:r>
      <w:r>
        <w:rPr>
          <w:noProof/>
          <w:webHidden/>
        </w:rPr>
      </w:r>
      <w:r>
        <w:rPr>
          <w:noProof/>
          <w:webHidden/>
        </w:rPr>
        <w:fldChar w:fldCharType="separate"/>
      </w:r>
      <w:ins w:id="346" w:author="Ashraf Abuleil" w:date="2013-09-27T16:25:00Z">
        <w:r w:rsidR="00AD78B8">
          <w:rPr>
            <w:noProof/>
            <w:webHidden/>
          </w:rPr>
          <w:t>69</w:t>
        </w:r>
      </w:ins>
      <w:del w:id="347" w:author="Ashraf Abuleil" w:date="2013-09-27T16:25:00Z">
        <w:r w:rsidDel="00AD78B8">
          <w:rPr>
            <w:noProof/>
            <w:webHidden/>
          </w:rPr>
          <w:delText>68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5.9.2.</w:t>
      </w:r>
      <w:r>
        <w:rPr>
          <w:rFonts w:asciiTheme="minorHAnsi" w:eastAsiaTheme="minorEastAsia" w:hAnsiTheme="minorHAnsi" w:cstheme="minorBidi"/>
          <w:noProof/>
          <w:sz w:val="22"/>
          <w:szCs w:val="22"/>
        </w:rPr>
        <w:tab/>
      </w:r>
      <w:r>
        <w:rPr>
          <w:noProof/>
        </w:rPr>
        <w:t>Data Model Changes</w:t>
      </w:r>
      <w:r>
        <w:rPr>
          <w:noProof/>
          <w:webHidden/>
        </w:rPr>
        <w:tab/>
      </w:r>
      <w:r>
        <w:rPr>
          <w:noProof/>
          <w:webHidden/>
        </w:rPr>
        <w:fldChar w:fldCharType="begin"/>
      </w:r>
      <w:r>
        <w:rPr>
          <w:noProof/>
          <w:webHidden/>
        </w:rPr>
        <w:instrText xml:space="preserve"> PAGEREF _Toc367095542 \h </w:instrText>
      </w:r>
      <w:r>
        <w:rPr>
          <w:noProof/>
          <w:webHidden/>
        </w:rPr>
      </w:r>
      <w:r>
        <w:rPr>
          <w:noProof/>
          <w:webHidden/>
        </w:rPr>
        <w:fldChar w:fldCharType="separate"/>
      </w:r>
      <w:ins w:id="348" w:author="Ashraf Abuleil" w:date="2013-09-27T16:25:00Z">
        <w:r w:rsidR="00AD78B8">
          <w:rPr>
            <w:noProof/>
            <w:webHidden/>
          </w:rPr>
          <w:t>69</w:t>
        </w:r>
      </w:ins>
      <w:del w:id="349" w:author="Ashraf Abuleil" w:date="2013-09-27T16:25:00Z">
        <w:r w:rsidDel="00AD78B8">
          <w:rPr>
            <w:noProof/>
            <w:webHidden/>
          </w:rPr>
          <w:delText>68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5.9.3.</w:t>
      </w:r>
      <w:r>
        <w:rPr>
          <w:rFonts w:asciiTheme="minorHAnsi" w:eastAsiaTheme="minorEastAsia" w:hAnsiTheme="minorHAnsi" w:cstheme="minorBidi"/>
          <w:noProof/>
          <w:sz w:val="22"/>
          <w:szCs w:val="22"/>
        </w:rPr>
        <w:tab/>
      </w:r>
      <w:r>
        <w:rPr>
          <w:noProof/>
        </w:rPr>
        <w:t>Disk Structure</w:t>
      </w:r>
      <w:r>
        <w:rPr>
          <w:noProof/>
          <w:webHidden/>
        </w:rPr>
        <w:tab/>
      </w:r>
      <w:r>
        <w:rPr>
          <w:noProof/>
          <w:webHidden/>
        </w:rPr>
        <w:fldChar w:fldCharType="begin"/>
      </w:r>
      <w:r>
        <w:rPr>
          <w:noProof/>
          <w:webHidden/>
        </w:rPr>
        <w:instrText xml:space="preserve"> PAGEREF _Toc367095543 \h </w:instrText>
      </w:r>
      <w:r>
        <w:rPr>
          <w:noProof/>
          <w:webHidden/>
        </w:rPr>
      </w:r>
      <w:r>
        <w:rPr>
          <w:noProof/>
          <w:webHidden/>
        </w:rPr>
        <w:fldChar w:fldCharType="separate"/>
      </w:r>
      <w:ins w:id="350" w:author="Ashraf Abuleil" w:date="2013-09-27T16:25:00Z">
        <w:r w:rsidR="00AD78B8">
          <w:rPr>
            <w:noProof/>
            <w:webHidden/>
          </w:rPr>
          <w:t>69</w:t>
        </w:r>
      </w:ins>
      <w:del w:id="351" w:author="Ashraf Abuleil" w:date="2013-09-27T16:25:00Z">
        <w:r w:rsidDel="00AD78B8">
          <w:rPr>
            <w:noProof/>
            <w:webHidden/>
          </w:rPr>
          <w:delText>68</w:delText>
        </w:r>
      </w:del>
      <w:r>
        <w:rPr>
          <w:noProof/>
          <w:webHidden/>
        </w:rPr>
        <w:fldChar w:fldCharType="end"/>
      </w:r>
    </w:p>
    <w:p w:rsidR="00483B97" w:rsidRDefault="00483B97">
      <w:pPr>
        <w:pStyle w:val="TOC3"/>
        <w:tabs>
          <w:tab w:val="left" w:pos="1685"/>
        </w:tabs>
        <w:rPr>
          <w:rFonts w:asciiTheme="minorHAnsi" w:eastAsiaTheme="minorEastAsia" w:hAnsiTheme="minorHAnsi" w:cstheme="minorBidi"/>
          <w:noProof/>
          <w:sz w:val="22"/>
          <w:szCs w:val="22"/>
        </w:rPr>
      </w:pPr>
      <w:r w:rsidRPr="001D7B5D">
        <w:rPr>
          <w:noProof/>
        </w:rPr>
        <w:t>5.9.4.</w:t>
      </w:r>
      <w:r>
        <w:rPr>
          <w:rFonts w:asciiTheme="minorHAnsi" w:eastAsiaTheme="minorEastAsia" w:hAnsiTheme="minorHAnsi" w:cstheme="minorBidi"/>
          <w:noProof/>
          <w:sz w:val="22"/>
          <w:szCs w:val="22"/>
        </w:rPr>
        <w:tab/>
      </w:r>
      <w:r>
        <w:rPr>
          <w:noProof/>
        </w:rPr>
        <w:t>Disk Space Requirements</w:t>
      </w:r>
      <w:r>
        <w:rPr>
          <w:noProof/>
          <w:webHidden/>
        </w:rPr>
        <w:tab/>
      </w:r>
      <w:r>
        <w:rPr>
          <w:noProof/>
          <w:webHidden/>
        </w:rPr>
        <w:fldChar w:fldCharType="begin"/>
      </w:r>
      <w:r>
        <w:rPr>
          <w:noProof/>
          <w:webHidden/>
        </w:rPr>
        <w:instrText xml:space="preserve"> PAGEREF _Toc367095544 \h </w:instrText>
      </w:r>
      <w:r>
        <w:rPr>
          <w:noProof/>
          <w:webHidden/>
        </w:rPr>
      </w:r>
      <w:r>
        <w:rPr>
          <w:noProof/>
          <w:webHidden/>
        </w:rPr>
        <w:fldChar w:fldCharType="separate"/>
      </w:r>
      <w:ins w:id="352" w:author="Ashraf Abuleil" w:date="2013-09-27T16:25:00Z">
        <w:r w:rsidR="00AD78B8">
          <w:rPr>
            <w:noProof/>
            <w:webHidden/>
          </w:rPr>
          <w:t>69</w:t>
        </w:r>
      </w:ins>
      <w:del w:id="353" w:author="Ashraf Abuleil" w:date="2013-09-27T16:25:00Z">
        <w:r w:rsidDel="00AD78B8">
          <w:rPr>
            <w:noProof/>
            <w:webHidden/>
          </w:rPr>
          <w:delText>68</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5.10.</w:t>
      </w:r>
      <w:r>
        <w:rPr>
          <w:rFonts w:asciiTheme="minorHAnsi" w:eastAsiaTheme="minorEastAsia" w:hAnsiTheme="minorHAnsi" w:cstheme="minorBidi"/>
          <w:noProof/>
        </w:rPr>
        <w:tab/>
      </w:r>
      <w:r>
        <w:rPr>
          <w:noProof/>
        </w:rPr>
        <w:t>Data Changes</w:t>
      </w:r>
      <w:r>
        <w:rPr>
          <w:noProof/>
          <w:webHidden/>
        </w:rPr>
        <w:tab/>
      </w:r>
      <w:r>
        <w:rPr>
          <w:noProof/>
          <w:webHidden/>
        </w:rPr>
        <w:fldChar w:fldCharType="begin"/>
      </w:r>
      <w:r>
        <w:rPr>
          <w:noProof/>
          <w:webHidden/>
        </w:rPr>
        <w:instrText xml:space="preserve"> PAGEREF _Toc367095545 \h </w:instrText>
      </w:r>
      <w:r>
        <w:rPr>
          <w:noProof/>
          <w:webHidden/>
        </w:rPr>
      </w:r>
      <w:r>
        <w:rPr>
          <w:noProof/>
          <w:webHidden/>
        </w:rPr>
        <w:fldChar w:fldCharType="separate"/>
      </w:r>
      <w:ins w:id="354" w:author="Ashraf Abuleil" w:date="2013-09-27T16:25:00Z">
        <w:r w:rsidR="00AD78B8">
          <w:rPr>
            <w:noProof/>
            <w:webHidden/>
          </w:rPr>
          <w:t>69</w:t>
        </w:r>
      </w:ins>
      <w:del w:id="355" w:author="Ashraf Abuleil" w:date="2013-09-27T16:25:00Z">
        <w:r w:rsidDel="00AD78B8">
          <w:rPr>
            <w:noProof/>
            <w:webHidden/>
          </w:rPr>
          <w:delText>68</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5.10.1.</w:t>
      </w:r>
      <w:r>
        <w:rPr>
          <w:rFonts w:asciiTheme="minorHAnsi" w:eastAsiaTheme="minorEastAsia" w:hAnsiTheme="minorHAnsi" w:cstheme="minorBidi"/>
          <w:noProof/>
          <w:sz w:val="22"/>
          <w:szCs w:val="22"/>
        </w:rPr>
        <w:tab/>
      </w:r>
      <w:r>
        <w:rPr>
          <w:noProof/>
        </w:rPr>
        <w:t>Reference Database</w:t>
      </w:r>
      <w:r>
        <w:rPr>
          <w:noProof/>
          <w:webHidden/>
        </w:rPr>
        <w:tab/>
      </w:r>
      <w:r>
        <w:rPr>
          <w:noProof/>
          <w:webHidden/>
        </w:rPr>
        <w:fldChar w:fldCharType="begin"/>
      </w:r>
      <w:r>
        <w:rPr>
          <w:noProof/>
          <w:webHidden/>
        </w:rPr>
        <w:instrText xml:space="preserve"> PAGEREF _Toc367095546 \h </w:instrText>
      </w:r>
      <w:r>
        <w:rPr>
          <w:noProof/>
          <w:webHidden/>
        </w:rPr>
      </w:r>
      <w:r>
        <w:rPr>
          <w:noProof/>
          <w:webHidden/>
        </w:rPr>
        <w:fldChar w:fldCharType="separate"/>
      </w:r>
      <w:ins w:id="356" w:author="Ashraf Abuleil" w:date="2013-09-27T16:25:00Z">
        <w:r w:rsidR="00AD78B8">
          <w:rPr>
            <w:noProof/>
            <w:webHidden/>
          </w:rPr>
          <w:t>69</w:t>
        </w:r>
      </w:ins>
      <w:del w:id="357" w:author="Ashraf Abuleil" w:date="2013-09-27T16:25:00Z">
        <w:r w:rsidDel="00AD78B8">
          <w:rPr>
            <w:noProof/>
            <w:webHidden/>
          </w:rPr>
          <w:delText>68</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5.10.2.</w:t>
      </w:r>
      <w:r>
        <w:rPr>
          <w:rFonts w:asciiTheme="minorHAnsi" w:eastAsiaTheme="minorEastAsia" w:hAnsiTheme="minorHAnsi" w:cstheme="minorBidi"/>
          <w:noProof/>
          <w:sz w:val="22"/>
          <w:szCs w:val="22"/>
        </w:rPr>
        <w:tab/>
      </w:r>
      <w:r>
        <w:rPr>
          <w:noProof/>
        </w:rPr>
        <w:t>Application Database</w:t>
      </w:r>
      <w:r>
        <w:rPr>
          <w:noProof/>
          <w:webHidden/>
        </w:rPr>
        <w:tab/>
      </w:r>
      <w:r>
        <w:rPr>
          <w:noProof/>
          <w:webHidden/>
        </w:rPr>
        <w:fldChar w:fldCharType="begin"/>
      </w:r>
      <w:r>
        <w:rPr>
          <w:noProof/>
          <w:webHidden/>
        </w:rPr>
        <w:instrText xml:space="preserve"> PAGEREF _Toc367095547 \h </w:instrText>
      </w:r>
      <w:r>
        <w:rPr>
          <w:noProof/>
          <w:webHidden/>
        </w:rPr>
      </w:r>
      <w:r>
        <w:rPr>
          <w:noProof/>
          <w:webHidden/>
        </w:rPr>
        <w:fldChar w:fldCharType="separate"/>
      </w:r>
      <w:ins w:id="358" w:author="Ashraf Abuleil" w:date="2013-09-27T16:25:00Z">
        <w:r w:rsidR="00AD78B8">
          <w:rPr>
            <w:noProof/>
            <w:webHidden/>
          </w:rPr>
          <w:t>70</w:t>
        </w:r>
      </w:ins>
      <w:del w:id="359" w:author="Ashraf Abuleil" w:date="2013-09-27T16:25:00Z">
        <w:r w:rsidDel="00AD78B8">
          <w:rPr>
            <w:noProof/>
            <w:webHidden/>
          </w:rPr>
          <w:delText>69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5.10.3.</w:t>
      </w:r>
      <w:r>
        <w:rPr>
          <w:rFonts w:asciiTheme="minorHAnsi" w:eastAsiaTheme="minorEastAsia" w:hAnsiTheme="minorHAnsi" w:cstheme="minorBidi"/>
          <w:noProof/>
          <w:sz w:val="22"/>
          <w:szCs w:val="22"/>
        </w:rPr>
        <w:tab/>
      </w:r>
      <w:r>
        <w:rPr>
          <w:noProof/>
        </w:rPr>
        <w:t>Security DatabaseN/A</w:t>
      </w:r>
      <w:r>
        <w:rPr>
          <w:noProof/>
          <w:webHidden/>
        </w:rPr>
        <w:tab/>
      </w:r>
      <w:r>
        <w:rPr>
          <w:noProof/>
          <w:webHidden/>
        </w:rPr>
        <w:fldChar w:fldCharType="begin"/>
      </w:r>
      <w:r>
        <w:rPr>
          <w:noProof/>
          <w:webHidden/>
        </w:rPr>
        <w:instrText xml:space="preserve"> PAGEREF _Toc367095548 \h </w:instrText>
      </w:r>
      <w:r>
        <w:rPr>
          <w:noProof/>
          <w:webHidden/>
        </w:rPr>
      </w:r>
      <w:r>
        <w:rPr>
          <w:noProof/>
          <w:webHidden/>
        </w:rPr>
        <w:fldChar w:fldCharType="separate"/>
      </w:r>
      <w:ins w:id="360" w:author="Ashraf Abuleil" w:date="2013-09-27T16:25:00Z">
        <w:r w:rsidR="00AD78B8">
          <w:rPr>
            <w:noProof/>
            <w:webHidden/>
          </w:rPr>
          <w:t>70</w:t>
        </w:r>
      </w:ins>
      <w:del w:id="361" w:author="Ashraf Abuleil" w:date="2013-09-27T16:25:00Z">
        <w:r w:rsidDel="00AD78B8">
          <w:rPr>
            <w:noProof/>
            <w:webHidden/>
          </w:rPr>
          <w:delText>69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5.10.4.</w:t>
      </w:r>
      <w:r>
        <w:rPr>
          <w:rFonts w:asciiTheme="minorHAnsi" w:eastAsiaTheme="minorEastAsia" w:hAnsiTheme="minorHAnsi" w:cstheme="minorBidi"/>
          <w:noProof/>
          <w:sz w:val="22"/>
          <w:szCs w:val="22"/>
        </w:rPr>
        <w:tab/>
      </w:r>
      <w:r>
        <w:rPr>
          <w:noProof/>
        </w:rPr>
        <w:t>Operational Database</w:t>
      </w:r>
      <w:r>
        <w:rPr>
          <w:noProof/>
          <w:webHidden/>
        </w:rPr>
        <w:tab/>
      </w:r>
      <w:r>
        <w:rPr>
          <w:noProof/>
          <w:webHidden/>
        </w:rPr>
        <w:fldChar w:fldCharType="begin"/>
      </w:r>
      <w:r>
        <w:rPr>
          <w:noProof/>
          <w:webHidden/>
        </w:rPr>
        <w:instrText xml:space="preserve"> PAGEREF _Toc367095549 \h </w:instrText>
      </w:r>
      <w:r>
        <w:rPr>
          <w:noProof/>
          <w:webHidden/>
        </w:rPr>
      </w:r>
      <w:r>
        <w:rPr>
          <w:noProof/>
          <w:webHidden/>
        </w:rPr>
        <w:fldChar w:fldCharType="separate"/>
      </w:r>
      <w:ins w:id="362" w:author="Ashraf Abuleil" w:date="2013-09-27T16:25:00Z">
        <w:r w:rsidR="00AD78B8">
          <w:rPr>
            <w:noProof/>
            <w:webHidden/>
          </w:rPr>
          <w:t>70</w:t>
        </w:r>
      </w:ins>
      <w:del w:id="363" w:author="Ashraf Abuleil" w:date="2013-09-27T16:25:00Z">
        <w:r w:rsidDel="00AD78B8">
          <w:rPr>
            <w:noProof/>
            <w:webHidden/>
          </w:rPr>
          <w:delText>69</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5.10.5.</w:t>
      </w:r>
      <w:r>
        <w:rPr>
          <w:rFonts w:asciiTheme="minorHAnsi" w:eastAsiaTheme="minorEastAsia" w:hAnsiTheme="minorHAnsi" w:cstheme="minorBidi"/>
          <w:noProof/>
          <w:sz w:val="22"/>
          <w:szCs w:val="22"/>
        </w:rPr>
        <w:tab/>
      </w:r>
      <w:r>
        <w:rPr>
          <w:noProof/>
        </w:rPr>
        <w:t>Domain Changes</w:t>
      </w:r>
      <w:r>
        <w:rPr>
          <w:noProof/>
          <w:webHidden/>
        </w:rPr>
        <w:tab/>
      </w:r>
      <w:r>
        <w:rPr>
          <w:noProof/>
          <w:webHidden/>
        </w:rPr>
        <w:fldChar w:fldCharType="begin"/>
      </w:r>
      <w:r>
        <w:rPr>
          <w:noProof/>
          <w:webHidden/>
        </w:rPr>
        <w:instrText xml:space="preserve"> PAGEREF _Toc367095550 \h </w:instrText>
      </w:r>
      <w:r>
        <w:rPr>
          <w:noProof/>
          <w:webHidden/>
        </w:rPr>
      </w:r>
      <w:r>
        <w:rPr>
          <w:noProof/>
          <w:webHidden/>
        </w:rPr>
        <w:fldChar w:fldCharType="separate"/>
      </w:r>
      <w:ins w:id="364" w:author="Ashraf Abuleil" w:date="2013-09-27T16:25:00Z">
        <w:r w:rsidR="00AD78B8">
          <w:rPr>
            <w:noProof/>
            <w:webHidden/>
          </w:rPr>
          <w:t>71</w:t>
        </w:r>
      </w:ins>
      <w:del w:id="365" w:author="Ashraf Abuleil" w:date="2013-09-27T16:25:00Z">
        <w:r w:rsidDel="00AD78B8">
          <w:rPr>
            <w:noProof/>
            <w:webHidden/>
          </w:rPr>
          <w:delText>70</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5.11.</w:t>
      </w:r>
      <w:r>
        <w:rPr>
          <w:rFonts w:asciiTheme="minorHAnsi" w:eastAsiaTheme="minorEastAsia" w:hAnsiTheme="minorHAnsi" w:cstheme="minorBidi"/>
          <w:noProof/>
        </w:rPr>
        <w:tab/>
      </w:r>
      <w:r>
        <w:rPr>
          <w:noProof/>
        </w:rPr>
        <w:t>Job Definitions</w:t>
      </w:r>
      <w:r>
        <w:rPr>
          <w:noProof/>
          <w:webHidden/>
        </w:rPr>
        <w:tab/>
      </w:r>
      <w:r>
        <w:rPr>
          <w:noProof/>
          <w:webHidden/>
        </w:rPr>
        <w:fldChar w:fldCharType="begin"/>
      </w:r>
      <w:r>
        <w:rPr>
          <w:noProof/>
          <w:webHidden/>
        </w:rPr>
        <w:instrText xml:space="preserve"> PAGEREF _Toc367095551 \h </w:instrText>
      </w:r>
      <w:r>
        <w:rPr>
          <w:noProof/>
          <w:webHidden/>
        </w:rPr>
      </w:r>
      <w:r>
        <w:rPr>
          <w:noProof/>
          <w:webHidden/>
        </w:rPr>
        <w:fldChar w:fldCharType="separate"/>
      </w:r>
      <w:ins w:id="366" w:author="Ashraf Abuleil" w:date="2013-09-27T16:25:00Z">
        <w:r w:rsidR="00AD78B8">
          <w:rPr>
            <w:noProof/>
            <w:webHidden/>
          </w:rPr>
          <w:t>71</w:t>
        </w:r>
      </w:ins>
      <w:del w:id="367" w:author="Ashraf Abuleil" w:date="2013-09-27T16:25:00Z">
        <w:r w:rsidDel="00AD78B8">
          <w:rPr>
            <w:noProof/>
            <w:webHidden/>
          </w:rPr>
          <w:delText>70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5.11.1.</w:t>
      </w:r>
      <w:r>
        <w:rPr>
          <w:rFonts w:asciiTheme="minorHAnsi" w:eastAsiaTheme="minorEastAsia" w:hAnsiTheme="minorHAnsi" w:cstheme="minorBidi"/>
          <w:noProof/>
          <w:sz w:val="22"/>
          <w:szCs w:val="22"/>
        </w:rPr>
        <w:tab/>
      </w:r>
      <w:r>
        <w:rPr>
          <w:noProof/>
        </w:rPr>
        <w:t>NetCom Job Details</w:t>
      </w:r>
      <w:r>
        <w:rPr>
          <w:noProof/>
          <w:webHidden/>
        </w:rPr>
        <w:tab/>
      </w:r>
      <w:r>
        <w:rPr>
          <w:noProof/>
          <w:webHidden/>
        </w:rPr>
        <w:fldChar w:fldCharType="begin"/>
      </w:r>
      <w:r>
        <w:rPr>
          <w:noProof/>
          <w:webHidden/>
        </w:rPr>
        <w:instrText xml:space="preserve"> PAGEREF _Toc367095552 \h </w:instrText>
      </w:r>
      <w:r>
        <w:rPr>
          <w:noProof/>
          <w:webHidden/>
        </w:rPr>
      </w:r>
      <w:r>
        <w:rPr>
          <w:noProof/>
          <w:webHidden/>
        </w:rPr>
        <w:fldChar w:fldCharType="separate"/>
      </w:r>
      <w:ins w:id="368" w:author="Ashraf Abuleil" w:date="2013-09-27T16:25:00Z">
        <w:r w:rsidR="00AD78B8">
          <w:rPr>
            <w:noProof/>
            <w:webHidden/>
          </w:rPr>
          <w:t>71</w:t>
        </w:r>
      </w:ins>
      <w:del w:id="369" w:author="Ashraf Abuleil" w:date="2013-09-27T16:25:00Z">
        <w:r w:rsidDel="00AD78B8">
          <w:rPr>
            <w:noProof/>
            <w:webHidden/>
          </w:rPr>
          <w:delText>70</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5.11.2.</w:t>
      </w:r>
      <w:r>
        <w:rPr>
          <w:rFonts w:asciiTheme="minorHAnsi" w:eastAsiaTheme="minorEastAsia" w:hAnsiTheme="minorHAnsi" w:cstheme="minorBidi"/>
          <w:noProof/>
          <w:sz w:val="22"/>
          <w:szCs w:val="22"/>
        </w:rPr>
        <w:tab/>
      </w:r>
      <w:r>
        <w:rPr>
          <w:noProof/>
        </w:rPr>
        <w:t>Telia Job Details</w:t>
      </w:r>
      <w:r>
        <w:rPr>
          <w:noProof/>
          <w:webHidden/>
        </w:rPr>
        <w:tab/>
      </w:r>
      <w:r>
        <w:rPr>
          <w:noProof/>
          <w:webHidden/>
        </w:rPr>
        <w:fldChar w:fldCharType="begin"/>
      </w:r>
      <w:r>
        <w:rPr>
          <w:noProof/>
          <w:webHidden/>
        </w:rPr>
        <w:instrText xml:space="preserve"> PAGEREF _Toc367095553 \h </w:instrText>
      </w:r>
      <w:r>
        <w:rPr>
          <w:noProof/>
          <w:webHidden/>
        </w:rPr>
      </w:r>
      <w:r>
        <w:rPr>
          <w:noProof/>
          <w:webHidden/>
        </w:rPr>
        <w:fldChar w:fldCharType="separate"/>
      </w:r>
      <w:ins w:id="370" w:author="Ashraf Abuleil" w:date="2013-09-27T16:25:00Z">
        <w:r w:rsidR="00AD78B8">
          <w:rPr>
            <w:noProof/>
            <w:webHidden/>
          </w:rPr>
          <w:t>73</w:t>
        </w:r>
      </w:ins>
      <w:del w:id="371" w:author="Ashraf Abuleil" w:date="2013-09-27T16:25:00Z">
        <w:r w:rsidDel="00AD78B8">
          <w:rPr>
            <w:noProof/>
            <w:webHidden/>
          </w:rPr>
          <w:delText>72</w:delText>
        </w:r>
      </w:del>
      <w:r>
        <w:rPr>
          <w:noProof/>
          <w:webHidden/>
        </w:rPr>
        <w:fldChar w:fldCharType="end"/>
      </w:r>
    </w:p>
    <w:p w:rsidR="00483B97" w:rsidRDefault="00483B97">
      <w:pPr>
        <w:pStyle w:val="TOC2"/>
        <w:tabs>
          <w:tab w:val="left" w:pos="1440"/>
        </w:tabs>
        <w:rPr>
          <w:rFonts w:asciiTheme="minorHAnsi" w:eastAsiaTheme="minorEastAsia" w:hAnsiTheme="minorHAnsi" w:cstheme="minorBidi"/>
          <w:noProof/>
        </w:rPr>
      </w:pPr>
      <w:r w:rsidRPr="001D7B5D">
        <w:rPr>
          <w:noProof/>
        </w:rPr>
        <w:t>5.12.</w:t>
      </w:r>
      <w:r>
        <w:rPr>
          <w:rFonts w:asciiTheme="minorHAnsi" w:eastAsiaTheme="minorEastAsia" w:hAnsiTheme="minorHAnsi" w:cstheme="minorBidi"/>
          <w:noProof/>
        </w:rPr>
        <w:tab/>
      </w:r>
      <w:r>
        <w:rPr>
          <w:noProof/>
        </w:rPr>
        <w:t>Other Changes</w:t>
      </w:r>
      <w:r>
        <w:rPr>
          <w:noProof/>
          <w:webHidden/>
        </w:rPr>
        <w:tab/>
      </w:r>
      <w:r>
        <w:rPr>
          <w:noProof/>
          <w:webHidden/>
        </w:rPr>
        <w:fldChar w:fldCharType="begin"/>
      </w:r>
      <w:r>
        <w:rPr>
          <w:noProof/>
          <w:webHidden/>
        </w:rPr>
        <w:instrText xml:space="preserve"> PAGEREF _Toc367095554 \h </w:instrText>
      </w:r>
      <w:r>
        <w:rPr>
          <w:noProof/>
          <w:webHidden/>
        </w:rPr>
      </w:r>
      <w:r>
        <w:rPr>
          <w:noProof/>
          <w:webHidden/>
        </w:rPr>
        <w:fldChar w:fldCharType="separate"/>
      </w:r>
      <w:ins w:id="372" w:author="Ashraf Abuleil" w:date="2013-09-27T16:25:00Z">
        <w:r w:rsidR="00AD78B8">
          <w:rPr>
            <w:noProof/>
            <w:webHidden/>
          </w:rPr>
          <w:t>75</w:t>
        </w:r>
      </w:ins>
      <w:del w:id="373" w:author="Ashraf Abuleil" w:date="2013-09-27T16:25:00Z">
        <w:r w:rsidDel="00AD78B8">
          <w:rPr>
            <w:noProof/>
            <w:webHidden/>
          </w:rPr>
          <w:delText>74</w:delText>
        </w:r>
      </w:del>
      <w:r>
        <w:rPr>
          <w:noProof/>
          <w:webHidden/>
        </w:rPr>
        <w:fldChar w:fldCharType="end"/>
      </w:r>
    </w:p>
    <w:p w:rsidR="00483B97" w:rsidRDefault="00483B97">
      <w:pPr>
        <w:pStyle w:val="TOC3"/>
        <w:tabs>
          <w:tab w:val="left" w:pos="1797"/>
        </w:tabs>
        <w:rPr>
          <w:rFonts w:asciiTheme="minorHAnsi" w:eastAsiaTheme="minorEastAsia" w:hAnsiTheme="minorHAnsi" w:cstheme="minorBidi"/>
          <w:noProof/>
          <w:sz w:val="22"/>
          <w:szCs w:val="22"/>
        </w:rPr>
      </w:pPr>
      <w:r w:rsidRPr="001D7B5D">
        <w:rPr>
          <w:noProof/>
        </w:rPr>
        <w:t>5.12.1.</w:t>
      </w:r>
      <w:r>
        <w:rPr>
          <w:rFonts w:asciiTheme="minorHAnsi" w:eastAsiaTheme="minorEastAsia" w:hAnsiTheme="minorHAnsi" w:cstheme="minorBidi"/>
          <w:noProof/>
          <w:sz w:val="22"/>
          <w:szCs w:val="22"/>
        </w:rPr>
        <w:tab/>
      </w:r>
      <w:r>
        <w:rPr>
          <w:noProof/>
        </w:rPr>
        <w:t>View Files in Online</w:t>
      </w:r>
      <w:r>
        <w:rPr>
          <w:noProof/>
          <w:webHidden/>
        </w:rPr>
        <w:tab/>
      </w:r>
      <w:r>
        <w:rPr>
          <w:noProof/>
          <w:webHidden/>
        </w:rPr>
        <w:fldChar w:fldCharType="begin"/>
      </w:r>
      <w:r>
        <w:rPr>
          <w:noProof/>
          <w:webHidden/>
        </w:rPr>
        <w:instrText xml:space="preserve"> PAGEREF _Toc367095555 \h </w:instrText>
      </w:r>
      <w:r>
        <w:rPr>
          <w:noProof/>
          <w:webHidden/>
        </w:rPr>
      </w:r>
      <w:r>
        <w:rPr>
          <w:noProof/>
          <w:webHidden/>
        </w:rPr>
        <w:fldChar w:fldCharType="separate"/>
      </w:r>
      <w:ins w:id="374" w:author="Ashraf Abuleil" w:date="2013-09-27T16:25:00Z">
        <w:r w:rsidR="00AD78B8">
          <w:rPr>
            <w:noProof/>
            <w:webHidden/>
          </w:rPr>
          <w:t>75</w:t>
        </w:r>
      </w:ins>
      <w:del w:id="375" w:author="Ashraf Abuleil" w:date="2013-09-27T16:25:00Z">
        <w:r w:rsidDel="00AD78B8">
          <w:rPr>
            <w:noProof/>
            <w:webHidden/>
          </w:rPr>
          <w:delText>74</w:delText>
        </w:r>
      </w:del>
      <w:r>
        <w:rPr>
          <w:noProof/>
          <w:webHidden/>
        </w:rPr>
        <w:fldChar w:fldCharType="end"/>
      </w:r>
    </w:p>
    <w:p w:rsidR="00546129" w:rsidRPr="008A1DD8" w:rsidRDefault="00331CA7">
      <w:pPr>
        <w:pStyle w:val="BodyText"/>
        <w:spacing w:before="240"/>
      </w:pPr>
      <w:r w:rsidRPr="008A1DD8">
        <w:fldChar w:fldCharType="end"/>
      </w:r>
    </w:p>
    <w:p w:rsidR="00546129" w:rsidRPr="008A1DD8" w:rsidRDefault="00546129">
      <w:pPr>
        <w:pStyle w:val="BodyText"/>
        <w:spacing w:before="240"/>
        <w:sectPr w:rsidR="00546129" w:rsidRPr="008A1DD8" w:rsidSect="00C13E37">
          <w:headerReference w:type="even" r:id="rId16"/>
          <w:headerReference w:type="default" r:id="rId17"/>
          <w:footerReference w:type="even" r:id="rId18"/>
          <w:footerReference w:type="default" r:id="rId19"/>
          <w:headerReference w:type="first" r:id="rId20"/>
          <w:footerReference w:type="first" r:id="rId21"/>
          <w:pgSz w:w="12240" w:h="15840" w:code="1"/>
          <w:pgMar w:top="1152" w:right="1771" w:bottom="1152" w:left="1771" w:header="1008" w:footer="1008" w:gutter="360"/>
          <w:pgNumType w:fmt="lowerRoman"/>
          <w:cols w:space="708"/>
          <w:titlePg/>
          <w:docGrid w:linePitch="360"/>
        </w:sectPr>
      </w:pPr>
    </w:p>
    <w:p w:rsidR="00DE6451" w:rsidRPr="006B61C6" w:rsidRDefault="00DE6451" w:rsidP="006B61C6">
      <w:pPr>
        <w:pStyle w:val="Heading1"/>
      </w:pPr>
      <w:bookmarkStart w:id="376" w:name="_Toc243101152"/>
      <w:bookmarkStart w:id="377" w:name="_Toc367095356"/>
      <w:r w:rsidRPr="006B61C6">
        <w:lastRenderedPageBreak/>
        <w:t>Introduction</w:t>
      </w:r>
      <w:bookmarkEnd w:id="0"/>
      <w:bookmarkEnd w:id="376"/>
      <w:bookmarkEnd w:id="377"/>
    </w:p>
    <w:p w:rsidR="00DE6451" w:rsidRPr="008A1DD8" w:rsidRDefault="00DE6451" w:rsidP="00F96918">
      <w:pPr>
        <w:pStyle w:val="Heading2"/>
      </w:pPr>
      <w:bookmarkStart w:id="378" w:name="_Toc493989669"/>
      <w:bookmarkStart w:id="379" w:name="_Toc495391154"/>
      <w:bookmarkStart w:id="380" w:name="_Toc496499463"/>
      <w:bookmarkStart w:id="381" w:name="_Toc499003118"/>
      <w:bookmarkStart w:id="382" w:name="_Toc108756915"/>
      <w:bookmarkStart w:id="383" w:name="_Toc108852771"/>
      <w:bookmarkStart w:id="384" w:name="_Toc196208352"/>
      <w:bookmarkStart w:id="385" w:name="_Toc243101153"/>
      <w:bookmarkStart w:id="386" w:name="_Toc367095357"/>
      <w:r w:rsidRPr="008A1DD8">
        <w:t>Purpose and Scope</w:t>
      </w:r>
      <w:bookmarkEnd w:id="378"/>
      <w:bookmarkEnd w:id="379"/>
      <w:bookmarkEnd w:id="380"/>
      <w:bookmarkEnd w:id="381"/>
      <w:bookmarkEnd w:id="382"/>
      <w:bookmarkEnd w:id="383"/>
      <w:bookmarkEnd w:id="384"/>
      <w:bookmarkEnd w:id="385"/>
      <w:bookmarkEnd w:id="386"/>
      <w:r w:rsidR="00825CD7" w:rsidRPr="008A1DD8">
        <w:t xml:space="preserve"> </w:t>
      </w:r>
    </w:p>
    <w:p w:rsidR="00DE6451" w:rsidRPr="008A1DD8" w:rsidRDefault="00DE6451" w:rsidP="003E451A">
      <w:pPr>
        <w:pStyle w:val="BodyText"/>
      </w:pPr>
      <w:r w:rsidRPr="008A1DD8">
        <w:t xml:space="preserve">This document describes the functional and technical changes included in </w:t>
      </w:r>
      <w:r w:rsidR="00F935B2">
        <w:t xml:space="preserve">the late CRs of </w:t>
      </w:r>
      <w:r w:rsidRPr="008A1DD8">
        <w:t xml:space="preserve">version </w:t>
      </w:r>
      <w:r w:rsidR="00DF4089">
        <w:t>2</w:t>
      </w:r>
      <w:r w:rsidR="003E451A">
        <w:t>1</w:t>
      </w:r>
      <w:r w:rsidR="00DF4089">
        <w:t>.0</w:t>
      </w:r>
      <w:r w:rsidR="004256BF" w:rsidRPr="008A1DD8">
        <w:t xml:space="preserve"> </w:t>
      </w:r>
      <w:r w:rsidRPr="008A1DD8">
        <w:t>of the Fokus system. It provides a detailed functional description of the changes and their impact.</w:t>
      </w:r>
    </w:p>
    <w:p w:rsidR="00DE6451" w:rsidRPr="008A1DD8" w:rsidRDefault="00DE6451" w:rsidP="00F96918">
      <w:pPr>
        <w:pStyle w:val="Heading3"/>
      </w:pPr>
      <w:bookmarkStart w:id="387" w:name="_Toc499003120"/>
      <w:bookmarkStart w:id="388" w:name="_Toc108756917"/>
      <w:bookmarkStart w:id="389" w:name="_Toc108852773"/>
      <w:bookmarkStart w:id="390" w:name="_Toc196208353"/>
      <w:bookmarkStart w:id="391" w:name="_Toc243101154"/>
      <w:bookmarkStart w:id="392" w:name="_Toc367095358"/>
      <w:bookmarkStart w:id="393" w:name="_Toc495391155"/>
      <w:bookmarkStart w:id="394" w:name="_Toc496499464"/>
      <w:r w:rsidRPr="008A1DD8">
        <w:t>Major Milestones of the Version</w:t>
      </w:r>
      <w:bookmarkEnd w:id="387"/>
      <w:bookmarkEnd w:id="388"/>
      <w:bookmarkEnd w:id="389"/>
      <w:bookmarkEnd w:id="390"/>
      <w:bookmarkEnd w:id="391"/>
      <w:bookmarkEnd w:id="3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2430"/>
        <w:gridCol w:w="3420"/>
      </w:tblGrid>
      <w:tr w:rsidR="0020743C" w:rsidRPr="008A1DD8" w:rsidTr="00546129">
        <w:tc>
          <w:tcPr>
            <w:tcW w:w="2538" w:type="dxa"/>
            <w:tcBorders>
              <w:bottom w:val="single" w:sz="12" w:space="0" w:color="auto"/>
            </w:tcBorders>
          </w:tcPr>
          <w:p w:rsidR="0020743C" w:rsidRPr="008A1DD8" w:rsidRDefault="0020743C" w:rsidP="00320F9D">
            <w:pPr>
              <w:pStyle w:val="TableHeader"/>
            </w:pPr>
            <w:r w:rsidRPr="008A1DD8">
              <w:t>Milestone</w:t>
            </w:r>
          </w:p>
        </w:tc>
        <w:tc>
          <w:tcPr>
            <w:tcW w:w="2430" w:type="dxa"/>
            <w:tcBorders>
              <w:bottom w:val="single" w:sz="12" w:space="0" w:color="auto"/>
            </w:tcBorders>
          </w:tcPr>
          <w:p w:rsidR="0020743C" w:rsidRPr="008A1DD8" w:rsidRDefault="0020743C" w:rsidP="00320F9D">
            <w:pPr>
              <w:pStyle w:val="TableHeader"/>
            </w:pPr>
            <w:r w:rsidRPr="008A1DD8">
              <w:t>Date</w:t>
            </w:r>
          </w:p>
        </w:tc>
        <w:tc>
          <w:tcPr>
            <w:tcW w:w="3420" w:type="dxa"/>
            <w:tcBorders>
              <w:bottom w:val="single" w:sz="12" w:space="0" w:color="auto"/>
            </w:tcBorders>
          </w:tcPr>
          <w:p w:rsidR="0020743C" w:rsidRPr="008A1DD8" w:rsidRDefault="0020743C" w:rsidP="00320F9D">
            <w:pPr>
              <w:pStyle w:val="TableHeader"/>
            </w:pPr>
            <w:r w:rsidRPr="008A1DD8">
              <w:t>Comments</w:t>
            </w:r>
          </w:p>
        </w:tc>
      </w:tr>
      <w:tr w:rsidR="00326D3C" w:rsidRPr="008A1DD8" w:rsidTr="00326D3C">
        <w:tc>
          <w:tcPr>
            <w:tcW w:w="2538" w:type="dxa"/>
          </w:tcPr>
          <w:p w:rsidR="00326D3C" w:rsidRPr="008A1DD8" w:rsidRDefault="00326D3C" w:rsidP="00651D43">
            <w:pPr>
              <w:pStyle w:val="TableBody"/>
              <w:keepNext w:val="0"/>
              <w:keepLines w:val="0"/>
            </w:pPr>
            <w:r w:rsidRPr="008A1DD8">
              <w:t>UAT</w:t>
            </w:r>
            <w:r>
              <w:t xml:space="preserve"> </w:t>
            </w:r>
            <w:r w:rsidR="00AF3CEB">
              <w:t>– Drop 1</w:t>
            </w:r>
          </w:p>
        </w:tc>
        <w:tc>
          <w:tcPr>
            <w:tcW w:w="2430" w:type="dxa"/>
          </w:tcPr>
          <w:p w:rsidR="00326D3C" w:rsidRPr="008A1DD8" w:rsidRDefault="003E451A" w:rsidP="00A61106">
            <w:pPr>
              <w:pStyle w:val="TableBody"/>
              <w:keepNext w:val="0"/>
              <w:keepLines w:val="0"/>
            </w:pPr>
            <w:r>
              <w:t>1</w:t>
            </w:r>
            <w:r w:rsidR="00A61106">
              <w:t>6</w:t>
            </w:r>
            <w:r>
              <w:t>/09</w:t>
            </w:r>
            <w:r w:rsidR="00754929">
              <w:t>/2013</w:t>
            </w:r>
          </w:p>
        </w:tc>
        <w:tc>
          <w:tcPr>
            <w:tcW w:w="3420" w:type="dxa"/>
          </w:tcPr>
          <w:p w:rsidR="00326D3C" w:rsidRPr="008A1DD8" w:rsidRDefault="00326D3C" w:rsidP="00326D3C">
            <w:pPr>
              <w:pStyle w:val="TableBody"/>
              <w:keepNext w:val="0"/>
              <w:keepLines w:val="0"/>
            </w:pPr>
          </w:p>
        </w:tc>
      </w:tr>
      <w:tr w:rsidR="00AF3CEB" w:rsidRPr="008A1DD8" w:rsidTr="00326D3C">
        <w:tc>
          <w:tcPr>
            <w:tcW w:w="2538" w:type="dxa"/>
          </w:tcPr>
          <w:p w:rsidR="00AF3CEB" w:rsidRPr="008A1DD8" w:rsidRDefault="00AF3CEB" w:rsidP="00651D43">
            <w:pPr>
              <w:pStyle w:val="TableBody"/>
              <w:keepNext w:val="0"/>
              <w:keepLines w:val="0"/>
            </w:pPr>
            <w:r>
              <w:t>UAT – Drop 2</w:t>
            </w:r>
          </w:p>
        </w:tc>
        <w:tc>
          <w:tcPr>
            <w:tcW w:w="2430" w:type="dxa"/>
          </w:tcPr>
          <w:p w:rsidR="00AF3CEB" w:rsidRDefault="00A61106" w:rsidP="00654A30">
            <w:pPr>
              <w:pStyle w:val="TableBody"/>
              <w:keepNext w:val="0"/>
              <w:keepLines w:val="0"/>
            </w:pPr>
            <w:r>
              <w:t>30</w:t>
            </w:r>
            <w:r w:rsidR="00AF3CEB">
              <w:t>/09/2013</w:t>
            </w:r>
          </w:p>
        </w:tc>
        <w:tc>
          <w:tcPr>
            <w:tcW w:w="3420" w:type="dxa"/>
          </w:tcPr>
          <w:p w:rsidR="00AF3CEB" w:rsidRPr="008A1DD8" w:rsidRDefault="00AF3CEB" w:rsidP="00326D3C">
            <w:pPr>
              <w:pStyle w:val="TableBody"/>
              <w:keepNext w:val="0"/>
              <w:keepLines w:val="0"/>
            </w:pPr>
          </w:p>
        </w:tc>
      </w:tr>
      <w:tr w:rsidR="0020743C" w:rsidRPr="008A1DD8" w:rsidTr="00E6719C">
        <w:tc>
          <w:tcPr>
            <w:tcW w:w="2538" w:type="dxa"/>
          </w:tcPr>
          <w:p w:rsidR="0020743C" w:rsidRPr="008A1DD8" w:rsidRDefault="005C3DEC" w:rsidP="00E6719C">
            <w:pPr>
              <w:pStyle w:val="TableBody"/>
              <w:keepNext w:val="0"/>
              <w:keepLines w:val="0"/>
            </w:pPr>
            <w:r>
              <w:t>Telia</w:t>
            </w:r>
            <w:r w:rsidR="0020743C" w:rsidRPr="008A1DD8">
              <w:t xml:space="preserve"> Production</w:t>
            </w:r>
          </w:p>
        </w:tc>
        <w:tc>
          <w:tcPr>
            <w:tcW w:w="2430" w:type="dxa"/>
          </w:tcPr>
          <w:p w:rsidR="0020743C" w:rsidRPr="008A1DD8" w:rsidRDefault="003E451A" w:rsidP="00651D43">
            <w:pPr>
              <w:pStyle w:val="TableBody"/>
              <w:keepNext w:val="0"/>
              <w:keepLines w:val="0"/>
            </w:pPr>
            <w:r w:rsidRPr="003E451A">
              <w:t>27/10/2013</w:t>
            </w:r>
          </w:p>
        </w:tc>
        <w:tc>
          <w:tcPr>
            <w:tcW w:w="3420" w:type="dxa"/>
          </w:tcPr>
          <w:p w:rsidR="0020743C" w:rsidRPr="008A1DD8" w:rsidRDefault="0020743C" w:rsidP="00E6719C">
            <w:pPr>
              <w:pStyle w:val="TableBody"/>
              <w:keepNext w:val="0"/>
              <w:keepLines w:val="0"/>
            </w:pPr>
          </w:p>
        </w:tc>
      </w:tr>
      <w:tr w:rsidR="0020743C" w:rsidRPr="008A1DD8" w:rsidTr="00E6719C">
        <w:tc>
          <w:tcPr>
            <w:tcW w:w="2538" w:type="dxa"/>
          </w:tcPr>
          <w:p w:rsidR="0020743C" w:rsidRPr="008A1DD8" w:rsidRDefault="005C3DEC" w:rsidP="00E6719C">
            <w:pPr>
              <w:pStyle w:val="TableBody"/>
              <w:keepNext w:val="0"/>
              <w:keepLines w:val="0"/>
            </w:pPr>
            <w:r>
              <w:t>Netcom</w:t>
            </w:r>
            <w:r w:rsidR="0020743C" w:rsidRPr="008A1DD8">
              <w:t xml:space="preserve"> Production</w:t>
            </w:r>
          </w:p>
        </w:tc>
        <w:tc>
          <w:tcPr>
            <w:tcW w:w="2430" w:type="dxa"/>
          </w:tcPr>
          <w:p w:rsidR="0020743C" w:rsidRPr="008A1DD8" w:rsidRDefault="003E451A" w:rsidP="00E6719C">
            <w:pPr>
              <w:pStyle w:val="TableBody"/>
              <w:keepNext w:val="0"/>
              <w:keepLines w:val="0"/>
            </w:pPr>
            <w:r>
              <w:t>10/11</w:t>
            </w:r>
            <w:r w:rsidR="00754929">
              <w:t>/2013</w:t>
            </w:r>
          </w:p>
        </w:tc>
        <w:tc>
          <w:tcPr>
            <w:tcW w:w="3420" w:type="dxa"/>
          </w:tcPr>
          <w:p w:rsidR="0020743C" w:rsidRPr="008A1DD8" w:rsidRDefault="0020743C" w:rsidP="00E6719C">
            <w:pPr>
              <w:pStyle w:val="TableBody"/>
              <w:keepNext w:val="0"/>
              <w:keepLines w:val="0"/>
            </w:pPr>
          </w:p>
        </w:tc>
      </w:tr>
    </w:tbl>
    <w:p w:rsidR="00DE6451" w:rsidRPr="008A1DD8" w:rsidRDefault="00DE6451" w:rsidP="00F96918">
      <w:pPr>
        <w:pStyle w:val="Heading2"/>
      </w:pPr>
      <w:bookmarkStart w:id="395" w:name="_Toc161631373"/>
      <w:bookmarkStart w:id="396" w:name="_Toc161631420"/>
      <w:bookmarkStart w:id="397" w:name="_Toc499003121"/>
      <w:bookmarkStart w:id="398" w:name="_Toc108756918"/>
      <w:bookmarkStart w:id="399" w:name="_Toc108852774"/>
      <w:bookmarkStart w:id="400" w:name="_Toc196208354"/>
      <w:bookmarkStart w:id="401" w:name="_Toc243101155"/>
      <w:bookmarkStart w:id="402" w:name="_Toc367095359"/>
      <w:bookmarkEnd w:id="395"/>
      <w:bookmarkEnd w:id="396"/>
      <w:r w:rsidRPr="008A1DD8">
        <w:t>Related Documentation</w:t>
      </w:r>
      <w:bookmarkEnd w:id="393"/>
      <w:bookmarkEnd w:id="394"/>
      <w:bookmarkEnd w:id="397"/>
      <w:bookmarkEnd w:id="398"/>
      <w:bookmarkEnd w:id="399"/>
      <w:bookmarkEnd w:id="400"/>
      <w:bookmarkEnd w:id="401"/>
      <w:bookmarkEnd w:id="402"/>
    </w:p>
    <w:p w:rsidR="006B41C8" w:rsidRPr="008A1DD8" w:rsidRDefault="002C60F4" w:rsidP="00546129">
      <w:pPr>
        <w:pStyle w:val="BodyText"/>
      </w:pPr>
      <w:r w:rsidRPr="008A1DD8">
        <w:t>HLD</w:t>
      </w:r>
      <w:r w:rsidR="00DE6451" w:rsidRPr="008A1DD8">
        <w:t xml:space="preserve"> documents – refer to the list in </w:t>
      </w:r>
      <w:r w:rsidR="00546129" w:rsidRPr="008A1DD8">
        <w:t>s</w:t>
      </w:r>
      <w:r w:rsidR="00DE6451" w:rsidRPr="008A1DD8">
        <w:t xml:space="preserve">ection </w:t>
      </w:r>
      <w:r w:rsidR="00490865">
        <w:fldChar w:fldCharType="begin"/>
      </w:r>
      <w:r w:rsidR="00490865">
        <w:instrText xml:space="preserve"> REF _Ref126906958 \r \h  \* MERGEFORMAT </w:instrText>
      </w:r>
      <w:r w:rsidR="00490865">
        <w:fldChar w:fldCharType="separate"/>
      </w:r>
      <w:ins w:id="403" w:author="Ashraf Abuleil" w:date="2013-09-27T16:25:00Z">
        <w:r w:rsidR="00AD78B8" w:rsidRPr="00AD78B8">
          <w:rPr>
            <w:color w:val="0000FF"/>
            <w:cs/>
            <w:rPrChange w:id="404" w:author="Ashraf Abuleil" w:date="2013-09-27T16:25:00Z">
              <w:rPr>
                <w:cs/>
              </w:rPr>
            </w:rPrChange>
          </w:rPr>
          <w:t>‎</w:t>
        </w:r>
        <w:r w:rsidR="00AD78B8" w:rsidRPr="00AD78B8">
          <w:rPr>
            <w:color w:val="0000FF"/>
            <w:rPrChange w:id="405" w:author="Ashraf Abuleil" w:date="2013-09-27T16:25:00Z">
              <w:rPr/>
            </w:rPrChange>
          </w:rPr>
          <w:t>2.1</w:t>
        </w:r>
      </w:ins>
      <w:del w:id="406" w:author="Ashraf Abuleil" w:date="2013-09-27T16:25:00Z">
        <w:r w:rsidR="0086308C" w:rsidRPr="0086308C" w:rsidDel="00AD78B8">
          <w:rPr>
            <w:color w:val="0000FF"/>
            <w:cs/>
          </w:rPr>
          <w:delText>‎</w:delText>
        </w:r>
        <w:r w:rsidR="0086308C" w:rsidRPr="0086308C" w:rsidDel="00AD78B8">
          <w:rPr>
            <w:color w:val="0000FF"/>
          </w:rPr>
          <w:delText>2.1</w:delText>
        </w:r>
      </w:del>
      <w:r w:rsidR="00490865">
        <w:fldChar w:fldCharType="end"/>
      </w:r>
      <w:r w:rsidR="00EA1951">
        <w:rPr>
          <w:color w:val="0000FF"/>
        </w:rPr>
        <w:t>s</w:t>
      </w:r>
      <w:r w:rsidR="006B41C8" w:rsidRPr="008A1DD8">
        <w:rPr>
          <w:color w:val="0000FF"/>
        </w:rPr>
        <w:t>, “</w:t>
      </w:r>
      <w:r w:rsidR="00490865">
        <w:fldChar w:fldCharType="begin"/>
      </w:r>
      <w:r w:rsidR="00490865">
        <w:instrText xml:space="preserve"> REF _Ref214171794 \h  \* MERGEFORMAT </w:instrText>
      </w:r>
      <w:r w:rsidR="00490865">
        <w:fldChar w:fldCharType="separate"/>
      </w:r>
      <w:ins w:id="407" w:author="Ashraf Abuleil" w:date="2013-09-27T16:25:00Z">
        <w:r w:rsidR="00AD78B8" w:rsidRPr="00AD78B8">
          <w:rPr>
            <w:color w:val="0000FF"/>
            <w:rPrChange w:id="408" w:author="Ashraf Abuleil" w:date="2013-09-27T16:25:00Z">
              <w:rPr/>
            </w:rPrChange>
          </w:rPr>
          <w:t>CR Summary</w:t>
        </w:r>
      </w:ins>
      <w:del w:id="409" w:author="Ashraf Abuleil" w:date="2013-09-27T16:25:00Z">
        <w:r w:rsidR="0086308C" w:rsidRPr="0086308C" w:rsidDel="00AD78B8">
          <w:rPr>
            <w:color w:val="0000FF"/>
          </w:rPr>
          <w:delText>CR Summary</w:delText>
        </w:r>
      </w:del>
      <w:r w:rsidR="00490865">
        <w:fldChar w:fldCharType="end"/>
      </w:r>
      <w:r w:rsidR="006B41C8" w:rsidRPr="008A1DD8">
        <w:rPr>
          <w:color w:val="0000FF"/>
        </w:rPr>
        <w:t>”</w:t>
      </w:r>
      <w:r w:rsidR="00546129" w:rsidRPr="008A1DD8">
        <w:t>.</w:t>
      </w:r>
    </w:p>
    <w:p w:rsidR="00DE6451" w:rsidRPr="008A1DD8" w:rsidRDefault="00DE6451" w:rsidP="006B41C8">
      <w:pPr>
        <w:pStyle w:val="BodyText"/>
      </w:pPr>
    </w:p>
    <w:p w:rsidR="00DE6451" w:rsidRPr="008A1DD8" w:rsidRDefault="00DE6451" w:rsidP="009B4F5E">
      <w:pPr>
        <w:pStyle w:val="BodyText"/>
        <w:sectPr w:rsidR="00DE6451" w:rsidRPr="008A1DD8" w:rsidSect="00C13E37">
          <w:headerReference w:type="default" r:id="rId22"/>
          <w:footerReference w:type="default" r:id="rId23"/>
          <w:headerReference w:type="first" r:id="rId24"/>
          <w:footerReference w:type="first" r:id="rId25"/>
          <w:pgSz w:w="12240" w:h="15840" w:code="1"/>
          <w:pgMar w:top="1152" w:right="1440" w:bottom="1152" w:left="1771" w:header="1008" w:footer="1008" w:gutter="360"/>
          <w:pgNumType w:start="1"/>
          <w:cols w:space="708"/>
          <w:titlePg/>
          <w:docGrid w:linePitch="360"/>
        </w:sectPr>
      </w:pPr>
    </w:p>
    <w:p w:rsidR="00DE6451" w:rsidRPr="008A1DD8" w:rsidRDefault="00DE6451" w:rsidP="00F96918">
      <w:pPr>
        <w:pStyle w:val="Heading1"/>
      </w:pPr>
      <w:bookmarkStart w:id="410" w:name="_Toc196208355"/>
      <w:bookmarkStart w:id="411" w:name="_Toc243101156"/>
      <w:bookmarkStart w:id="412" w:name="_Toc367095360"/>
      <w:r w:rsidRPr="008A1DD8">
        <w:lastRenderedPageBreak/>
        <w:t>Functional Change Summary</w:t>
      </w:r>
      <w:bookmarkEnd w:id="410"/>
      <w:bookmarkEnd w:id="411"/>
      <w:bookmarkEnd w:id="412"/>
    </w:p>
    <w:p w:rsidR="00DE6451" w:rsidRPr="008A1DD8" w:rsidRDefault="00DE6451" w:rsidP="00F96918">
      <w:pPr>
        <w:pStyle w:val="Heading2"/>
      </w:pPr>
      <w:bookmarkStart w:id="413" w:name="_Toc499003124"/>
      <w:bookmarkStart w:id="414" w:name="_Toc108756921"/>
      <w:bookmarkStart w:id="415" w:name="_Toc108852777"/>
      <w:bookmarkStart w:id="416" w:name="_Ref126906958"/>
      <w:bookmarkStart w:id="417" w:name="_Toc196208356"/>
      <w:bookmarkStart w:id="418" w:name="_Ref214171794"/>
      <w:bookmarkStart w:id="419" w:name="_Toc243101157"/>
      <w:bookmarkStart w:id="420" w:name="_Toc367095361"/>
      <w:r w:rsidRPr="008A1DD8">
        <w:t>CR Summary</w:t>
      </w:r>
      <w:bookmarkEnd w:id="413"/>
      <w:bookmarkEnd w:id="414"/>
      <w:bookmarkEnd w:id="415"/>
      <w:bookmarkEnd w:id="416"/>
      <w:bookmarkEnd w:id="417"/>
      <w:bookmarkEnd w:id="418"/>
      <w:bookmarkEnd w:id="419"/>
      <w:bookmarkEnd w:id="420"/>
    </w:p>
    <w:p w:rsidR="00DE6451" w:rsidRDefault="00DE6451" w:rsidP="002C4094">
      <w:pPr>
        <w:pStyle w:val="BodyText"/>
      </w:pPr>
      <w:r w:rsidRPr="008A1DD8">
        <w:t xml:space="preserve">The following table lists all the Change Requests (CRs) handled in this version by </w:t>
      </w:r>
      <w:r w:rsidR="00C60F73" w:rsidRPr="008A1DD8">
        <w:t xml:space="preserve">the </w:t>
      </w:r>
      <w:r w:rsidRPr="008A1DD8">
        <w:t xml:space="preserve">main application. </w:t>
      </w:r>
    </w:p>
    <w:tbl>
      <w:tblPr>
        <w:tblW w:w="5655" w:type="pct"/>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268"/>
        <w:gridCol w:w="875"/>
        <w:gridCol w:w="1362"/>
        <w:gridCol w:w="2434"/>
        <w:gridCol w:w="1071"/>
        <w:gridCol w:w="1090"/>
        <w:gridCol w:w="1868"/>
      </w:tblGrid>
      <w:tr w:rsidR="00EA33F2" w:rsidRPr="00042A7A" w:rsidTr="000250FC">
        <w:trPr>
          <w:cantSplit/>
          <w:tblHeader/>
        </w:trPr>
        <w:tc>
          <w:tcPr>
            <w:tcW w:w="636"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Main Application</w:t>
            </w:r>
          </w:p>
        </w:tc>
        <w:tc>
          <w:tcPr>
            <w:tcW w:w="439"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CR ID</w:t>
            </w:r>
          </w:p>
        </w:tc>
        <w:tc>
          <w:tcPr>
            <w:tcW w:w="683"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Impact on Other Applications</w:t>
            </w:r>
          </w:p>
        </w:tc>
        <w:tc>
          <w:tcPr>
            <w:tcW w:w="1221"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Short Description of Change</w:t>
            </w:r>
          </w:p>
        </w:tc>
        <w:tc>
          <w:tcPr>
            <w:tcW w:w="537" w:type="pct"/>
            <w:tcBorders>
              <w:bottom w:val="single" w:sz="12" w:space="0" w:color="auto"/>
            </w:tcBorders>
            <w:shd w:val="clear" w:color="auto" w:fill="auto"/>
            <w:vAlign w:val="bottom"/>
          </w:tcPr>
          <w:p w:rsidR="00EA33F2" w:rsidRPr="0012187A" w:rsidRDefault="00EA33F2" w:rsidP="00C4629A">
            <w:pPr>
              <w:pStyle w:val="TableHeader"/>
              <w:jc w:val="center"/>
            </w:pPr>
            <w:r w:rsidRPr="0012187A">
              <w:t>DC #</w:t>
            </w:r>
          </w:p>
          <w:p w:rsidR="00EA33F2" w:rsidRPr="00E8271A" w:rsidRDefault="00EA33F2" w:rsidP="00C4629A">
            <w:pPr>
              <w:pStyle w:val="TableHeader"/>
              <w:jc w:val="center"/>
              <w:rPr>
                <w:highlight w:val="yellow"/>
              </w:rPr>
            </w:pPr>
            <w:r w:rsidRPr="0012187A">
              <w:t>(of the IA)</w:t>
            </w:r>
          </w:p>
        </w:tc>
        <w:tc>
          <w:tcPr>
            <w:tcW w:w="547"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Initiated By</w:t>
            </w:r>
          </w:p>
        </w:tc>
        <w:tc>
          <w:tcPr>
            <w:tcW w:w="937" w:type="pct"/>
            <w:tcBorders>
              <w:bottom w:val="single" w:sz="12" w:space="0" w:color="auto"/>
            </w:tcBorders>
            <w:shd w:val="clear" w:color="auto" w:fill="auto"/>
            <w:vAlign w:val="bottom"/>
          </w:tcPr>
          <w:p w:rsidR="00EA33F2" w:rsidRPr="00042A7A" w:rsidRDefault="00EA33F2" w:rsidP="00C4629A">
            <w:pPr>
              <w:pStyle w:val="TableHeader"/>
              <w:jc w:val="center"/>
            </w:pPr>
            <w:r w:rsidRPr="00042A7A">
              <w:t>Comments</w:t>
            </w:r>
          </w:p>
        </w:tc>
      </w:tr>
      <w:tr w:rsidR="00A335EA" w:rsidRPr="00042A7A" w:rsidTr="000250FC">
        <w:trPr>
          <w:cantSplit/>
        </w:trPr>
        <w:tc>
          <w:tcPr>
            <w:tcW w:w="636" w:type="pct"/>
            <w:shd w:val="clear" w:color="auto" w:fill="auto"/>
          </w:tcPr>
          <w:p w:rsidR="00A335EA" w:rsidRDefault="00A335EA" w:rsidP="000B5F55">
            <w:pPr>
              <w:pStyle w:val="NormalWeb"/>
              <w:spacing w:before="0" w:beforeAutospacing="0" w:after="0" w:afterAutospacing="0"/>
              <w:jc w:val="center"/>
              <w:textAlignment w:val="bottom"/>
              <w:rPr>
                <w:rFonts w:ascii="Arial" w:hAnsi="Arial" w:cs="Arial"/>
                <w:sz w:val="20"/>
                <w:szCs w:val="20"/>
                <w:lang w:eastAsia="nb-NO" w:bidi="ar-SA"/>
              </w:rPr>
            </w:pPr>
            <w:r>
              <w:rPr>
                <w:rFonts w:ascii="Arial" w:hAnsi="Arial" w:cs="Arial"/>
                <w:sz w:val="20"/>
                <w:szCs w:val="20"/>
                <w:lang w:eastAsia="nb-NO" w:bidi="ar-SA"/>
              </w:rPr>
              <w:t>MAF</w:t>
            </w:r>
          </w:p>
        </w:tc>
        <w:tc>
          <w:tcPr>
            <w:tcW w:w="439" w:type="pct"/>
            <w:shd w:val="clear" w:color="auto" w:fill="auto"/>
          </w:tcPr>
          <w:p w:rsidR="00A335EA" w:rsidRPr="00A335EA" w:rsidRDefault="00A335E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1464</w:t>
            </w:r>
          </w:p>
        </w:tc>
        <w:tc>
          <w:tcPr>
            <w:tcW w:w="683" w:type="pct"/>
            <w:shd w:val="clear" w:color="auto" w:fill="auto"/>
          </w:tcPr>
          <w:p w:rsidR="00A335EA" w:rsidRDefault="00A335EA" w:rsidP="000B5F55">
            <w:pPr>
              <w:spacing w:before="40" w:after="40"/>
              <w:jc w:val="center"/>
              <w:rPr>
                <w:rFonts w:ascii="Arial" w:hAnsi="Arial" w:cs="Arial"/>
                <w:sz w:val="20"/>
                <w:szCs w:val="20"/>
                <w:lang w:eastAsia="nb-NO" w:bidi="ar-SA"/>
              </w:rPr>
            </w:pPr>
          </w:p>
        </w:tc>
        <w:tc>
          <w:tcPr>
            <w:tcW w:w="1221" w:type="pct"/>
            <w:shd w:val="clear" w:color="auto" w:fill="auto"/>
          </w:tcPr>
          <w:p w:rsidR="00A335EA" w:rsidRPr="00A335EA" w:rsidRDefault="00A335E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Mobile Office CDR format implementation</w:t>
            </w:r>
          </w:p>
        </w:tc>
        <w:tc>
          <w:tcPr>
            <w:tcW w:w="537" w:type="pct"/>
            <w:shd w:val="clear" w:color="auto" w:fill="auto"/>
          </w:tcPr>
          <w:p w:rsidR="00A335EA" w:rsidRDefault="00A335EA" w:rsidP="000B5F55">
            <w:pPr>
              <w:spacing w:before="40" w:after="40"/>
              <w:jc w:val="center"/>
              <w:rPr>
                <w:rFonts w:ascii="Arial" w:hAnsi="Arial" w:cs="Arial"/>
                <w:sz w:val="20"/>
                <w:szCs w:val="20"/>
                <w:lang w:eastAsia="nb-NO" w:bidi="ar-SA"/>
              </w:rPr>
            </w:pPr>
            <w:r w:rsidRPr="009443D2">
              <w:rPr>
                <w:rFonts w:ascii="Arial" w:hAnsi="Arial" w:cs="Arial"/>
                <w:sz w:val="20"/>
                <w:szCs w:val="20"/>
                <w:lang w:eastAsia="nb-NO" w:bidi="ar-SA"/>
              </w:rPr>
              <w:t>1831867</w:t>
            </w:r>
          </w:p>
        </w:tc>
        <w:tc>
          <w:tcPr>
            <w:tcW w:w="547" w:type="pct"/>
            <w:shd w:val="clear" w:color="auto" w:fill="auto"/>
          </w:tcPr>
          <w:p w:rsidR="00A335EA" w:rsidRPr="00A335EA" w:rsidRDefault="00A335E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NTC</w:t>
            </w:r>
          </w:p>
        </w:tc>
        <w:tc>
          <w:tcPr>
            <w:tcW w:w="937" w:type="pct"/>
            <w:shd w:val="clear" w:color="auto" w:fill="auto"/>
          </w:tcPr>
          <w:p w:rsidR="00A335EA" w:rsidRPr="007B3F7E" w:rsidRDefault="00A335EA" w:rsidP="000B5F55">
            <w:pPr>
              <w:spacing w:before="40" w:after="40"/>
              <w:rPr>
                <w:rFonts w:ascii="Arial" w:hAnsi="Arial" w:cs="Arial"/>
                <w:sz w:val="20"/>
                <w:szCs w:val="20"/>
                <w:lang w:eastAsia="nb-NO" w:bidi="ar-SA"/>
              </w:rPr>
            </w:pPr>
            <w:r>
              <w:rPr>
                <w:rFonts w:ascii="Arial" w:hAnsi="Arial" w:cs="Arial"/>
                <w:sz w:val="20"/>
                <w:szCs w:val="20"/>
                <w:lang w:eastAsia="nb-NO" w:bidi="ar-SA"/>
              </w:rPr>
              <w:t>Already delivered to UAT. Will be re-delivered in V21</w:t>
            </w:r>
            <w:r w:rsidR="000B5F55">
              <w:rPr>
                <w:rFonts w:ascii="Arial" w:hAnsi="Arial" w:cs="Arial"/>
                <w:sz w:val="20"/>
                <w:szCs w:val="20"/>
                <w:lang w:eastAsia="nb-NO" w:bidi="ar-SA"/>
              </w:rPr>
              <w:t xml:space="preserve"> –Drop 1</w:t>
            </w:r>
          </w:p>
        </w:tc>
      </w:tr>
      <w:tr w:rsidR="00D70A0A" w:rsidRPr="00042A7A" w:rsidTr="000250FC">
        <w:trPr>
          <w:cantSplit/>
        </w:trPr>
        <w:tc>
          <w:tcPr>
            <w:tcW w:w="636" w:type="pct"/>
            <w:shd w:val="clear" w:color="auto" w:fill="auto"/>
          </w:tcPr>
          <w:p w:rsidR="00D70A0A" w:rsidRDefault="00D70A0A" w:rsidP="00EC312E">
            <w:pPr>
              <w:spacing w:before="40" w:after="40"/>
              <w:jc w:val="center"/>
              <w:rPr>
                <w:rFonts w:ascii="Arial" w:hAnsi="Arial" w:cs="Arial"/>
                <w:sz w:val="20"/>
                <w:szCs w:val="20"/>
                <w:lang w:eastAsia="nb-NO" w:bidi="ar-SA"/>
              </w:rPr>
            </w:pPr>
            <w:r>
              <w:rPr>
                <w:rFonts w:ascii="Arial" w:hAnsi="Arial" w:cs="Arial"/>
                <w:sz w:val="20"/>
                <w:szCs w:val="20"/>
                <w:lang w:eastAsia="nb-NO" w:bidi="ar-SA"/>
              </w:rPr>
              <w:t>MAF</w:t>
            </w:r>
          </w:p>
        </w:tc>
        <w:tc>
          <w:tcPr>
            <w:tcW w:w="439" w:type="pct"/>
            <w:shd w:val="clear" w:color="auto" w:fill="auto"/>
          </w:tcPr>
          <w:p w:rsidR="00D70A0A" w:rsidRPr="00A335EA" w:rsidRDefault="00D70A0A" w:rsidP="00EC312E">
            <w:pPr>
              <w:pStyle w:val="NormalWeb"/>
              <w:spacing w:before="0" w:beforeAutospacing="0" w:after="0" w:afterAutospacing="0"/>
              <w:jc w:val="center"/>
              <w:textAlignment w:val="bottom"/>
              <w:rPr>
                <w:rFonts w:ascii="Arial" w:hAnsi="Arial" w:cs="Arial"/>
                <w:sz w:val="20"/>
                <w:szCs w:val="20"/>
                <w:lang w:eastAsia="nb-NO" w:bidi="ar-SA"/>
              </w:rPr>
            </w:pPr>
            <w:r>
              <w:rPr>
                <w:rFonts w:ascii="Arial" w:hAnsi="Arial" w:cs="Arial"/>
                <w:sz w:val="20"/>
                <w:szCs w:val="20"/>
                <w:lang w:eastAsia="nb-NO" w:bidi="ar-SA"/>
              </w:rPr>
              <w:t>1481</w:t>
            </w:r>
          </w:p>
        </w:tc>
        <w:tc>
          <w:tcPr>
            <w:tcW w:w="683" w:type="pct"/>
            <w:shd w:val="clear" w:color="auto" w:fill="auto"/>
          </w:tcPr>
          <w:p w:rsidR="00D70A0A" w:rsidRDefault="00D70A0A" w:rsidP="00EC312E">
            <w:pPr>
              <w:spacing w:before="40" w:after="40"/>
              <w:rPr>
                <w:rFonts w:ascii="Arial" w:hAnsi="Arial" w:cs="Arial"/>
                <w:sz w:val="20"/>
                <w:szCs w:val="20"/>
                <w:lang w:eastAsia="nb-NO" w:bidi="ar-SA"/>
              </w:rPr>
            </w:pPr>
          </w:p>
        </w:tc>
        <w:tc>
          <w:tcPr>
            <w:tcW w:w="1221" w:type="pct"/>
            <w:shd w:val="clear" w:color="auto" w:fill="auto"/>
          </w:tcPr>
          <w:p w:rsidR="00D70A0A" w:rsidRPr="00A335EA" w:rsidRDefault="00D70A0A" w:rsidP="00EC312E">
            <w:pPr>
              <w:pStyle w:val="NormalWeb"/>
              <w:spacing w:before="0" w:beforeAutospacing="0" w:after="0" w:afterAutospacing="0"/>
              <w:textAlignment w:val="bottom"/>
              <w:rPr>
                <w:rFonts w:ascii="Arial" w:hAnsi="Arial" w:cs="Arial"/>
                <w:sz w:val="20"/>
                <w:szCs w:val="20"/>
                <w:lang w:eastAsia="nb-NO" w:bidi="ar-SA"/>
              </w:rPr>
            </w:pPr>
            <w:r w:rsidRPr="00D70A0A">
              <w:rPr>
                <w:rFonts w:ascii="Arial" w:hAnsi="Arial" w:cs="Arial"/>
                <w:sz w:val="20"/>
                <w:szCs w:val="20"/>
                <w:lang w:eastAsia="nb-NO" w:bidi="ar-SA"/>
              </w:rPr>
              <w:t>Video Conf</w:t>
            </w:r>
            <w:r>
              <w:rPr>
                <w:rFonts w:ascii="Arial" w:hAnsi="Arial" w:cs="Arial"/>
                <w:sz w:val="20"/>
                <w:szCs w:val="20"/>
                <w:lang w:eastAsia="nb-NO" w:bidi="ar-SA"/>
              </w:rPr>
              <w:t>erence</w:t>
            </w:r>
            <w:r w:rsidR="00772927">
              <w:rPr>
                <w:rFonts w:ascii="Arial" w:hAnsi="Arial" w:cs="Arial"/>
                <w:sz w:val="20"/>
                <w:szCs w:val="20"/>
                <w:lang w:eastAsia="nb-NO" w:bidi="ar-SA"/>
              </w:rPr>
              <w:t xml:space="preserve"> CDR </w:t>
            </w:r>
            <w:r w:rsidR="00772927" w:rsidRPr="00A335EA">
              <w:rPr>
                <w:rFonts w:ascii="Arial" w:hAnsi="Arial" w:cs="Arial"/>
                <w:sz w:val="20"/>
                <w:szCs w:val="20"/>
                <w:lang w:eastAsia="nb-NO" w:bidi="ar-SA"/>
              </w:rPr>
              <w:t>implementation</w:t>
            </w:r>
          </w:p>
        </w:tc>
        <w:tc>
          <w:tcPr>
            <w:tcW w:w="537" w:type="pct"/>
            <w:shd w:val="clear" w:color="auto" w:fill="auto"/>
          </w:tcPr>
          <w:p w:rsidR="00D70A0A" w:rsidRDefault="00FF4620" w:rsidP="00EC312E">
            <w:pPr>
              <w:spacing w:before="40" w:after="40"/>
              <w:rPr>
                <w:rFonts w:ascii="Arial" w:hAnsi="Arial" w:cs="Arial"/>
                <w:sz w:val="20"/>
                <w:szCs w:val="20"/>
                <w:lang w:eastAsia="nb-NO" w:bidi="ar-SA"/>
              </w:rPr>
            </w:pPr>
            <w:r w:rsidRPr="00FF4620">
              <w:rPr>
                <w:rFonts w:ascii="Arial" w:hAnsi="Arial" w:cs="Arial"/>
                <w:sz w:val="20"/>
                <w:szCs w:val="20"/>
                <w:lang w:eastAsia="nb-NO" w:bidi="ar-SA"/>
              </w:rPr>
              <w:t>1940678</w:t>
            </w:r>
          </w:p>
        </w:tc>
        <w:tc>
          <w:tcPr>
            <w:tcW w:w="547" w:type="pct"/>
            <w:shd w:val="clear" w:color="auto" w:fill="auto"/>
          </w:tcPr>
          <w:p w:rsidR="00D70A0A" w:rsidRPr="00A335EA" w:rsidRDefault="00D70A0A" w:rsidP="00EC312E">
            <w:pPr>
              <w:pStyle w:val="NormalWeb"/>
              <w:spacing w:before="0" w:beforeAutospacing="0" w:after="0" w:afterAutospacing="0"/>
              <w:jc w:val="center"/>
              <w:textAlignment w:val="bottom"/>
              <w:rPr>
                <w:rFonts w:ascii="Arial" w:hAnsi="Arial" w:cs="Arial"/>
                <w:sz w:val="20"/>
                <w:szCs w:val="20"/>
                <w:lang w:eastAsia="nb-NO" w:bidi="ar-SA"/>
              </w:rPr>
            </w:pPr>
            <w:r>
              <w:rPr>
                <w:rFonts w:ascii="Arial" w:hAnsi="Arial" w:cs="Arial"/>
                <w:sz w:val="20"/>
                <w:szCs w:val="20"/>
                <w:lang w:eastAsia="nb-NO" w:bidi="ar-SA"/>
              </w:rPr>
              <w:t>NTC</w:t>
            </w:r>
          </w:p>
        </w:tc>
        <w:tc>
          <w:tcPr>
            <w:tcW w:w="937" w:type="pct"/>
            <w:shd w:val="clear" w:color="auto" w:fill="auto"/>
          </w:tcPr>
          <w:p w:rsidR="00D70A0A" w:rsidRPr="007B3F7E" w:rsidRDefault="00D70A0A" w:rsidP="00EC312E">
            <w:pPr>
              <w:spacing w:before="40" w:after="40"/>
              <w:rPr>
                <w:rFonts w:ascii="Arial" w:hAnsi="Arial" w:cs="Arial"/>
                <w:sz w:val="20"/>
                <w:szCs w:val="20"/>
                <w:lang w:eastAsia="nb-NO" w:bidi="ar-SA"/>
              </w:rPr>
            </w:pPr>
            <w:r>
              <w:rPr>
                <w:rFonts w:ascii="Arial" w:hAnsi="Arial" w:cs="Arial"/>
                <w:sz w:val="20"/>
                <w:szCs w:val="20"/>
                <w:lang w:eastAsia="nb-NO" w:bidi="ar-SA"/>
              </w:rPr>
              <w:t>Already delivered to UAT. Will be re-delivered in V21 –Drop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AR</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1406</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Payment confirmation-SMS</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sidRPr="0012187A">
              <w:rPr>
                <w:rFonts w:ascii="Arial" w:hAnsi="Arial" w:cs="Arial"/>
                <w:sz w:val="20"/>
                <w:szCs w:val="20"/>
                <w:lang w:eastAsia="nb-NO" w:bidi="ar-SA"/>
              </w:rPr>
              <w:t>1913238</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NTC</w:t>
            </w:r>
          </w:p>
        </w:tc>
        <w:tc>
          <w:tcPr>
            <w:tcW w:w="937" w:type="pct"/>
            <w:shd w:val="clear" w:color="auto" w:fill="auto"/>
          </w:tcPr>
          <w:p w:rsidR="00D70A0A" w:rsidRPr="007B3F7E" w:rsidRDefault="00D70A0A" w:rsidP="000B5F55">
            <w:pPr>
              <w:spacing w:before="40" w:after="40"/>
              <w:rPr>
                <w:rFonts w:ascii="Arial" w:hAnsi="Arial" w:cs="Arial"/>
                <w:sz w:val="20"/>
                <w:szCs w:val="20"/>
                <w:lang w:eastAsia="nb-NO" w:bidi="ar-SA"/>
              </w:rPr>
            </w:pPr>
            <w:r>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sidRPr="007B3F7E">
              <w:rPr>
                <w:rFonts w:ascii="Arial" w:hAnsi="Arial" w:cs="Arial"/>
                <w:sz w:val="20"/>
                <w:szCs w:val="20"/>
                <w:lang w:eastAsia="nb-NO" w:bidi="ar-SA"/>
              </w:rPr>
              <w:t>Price Plan</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1458</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CSM</w:t>
            </w: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Promotion in Campaign Change</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1896120</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CSM</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1460</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RFT</w:t>
            </w: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Suspension Improvements</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1929826</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Letters</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1462</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Show reminder letter for Chess customer</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1940740</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NTC</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CSM</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1465</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SC</w:t>
            </w: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Provisioning of new parameters</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sidRPr="0012187A">
              <w:rPr>
                <w:rFonts w:ascii="Arial" w:hAnsi="Arial" w:cs="Arial"/>
                <w:sz w:val="20"/>
                <w:szCs w:val="20"/>
                <w:lang w:eastAsia="nb-NO" w:bidi="ar-SA"/>
              </w:rPr>
              <w:t>1898802</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NTC</w:t>
            </w:r>
            <w:r w:rsidR="000250FC">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ADD</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1479</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Enhanced FYI for Bill Type and enclosures</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sidRPr="0012187A">
              <w:rPr>
                <w:rFonts w:ascii="Arial" w:hAnsi="Arial" w:cs="Arial"/>
                <w:sz w:val="20"/>
                <w:szCs w:val="20"/>
                <w:lang w:eastAsia="nb-NO" w:bidi="ar-SA"/>
              </w:rPr>
              <w:t>1940703</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AR</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1480</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Collection on invoices</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sidRPr="0012187A">
              <w:rPr>
                <w:rFonts w:ascii="Arial" w:hAnsi="Arial" w:cs="Arial"/>
                <w:sz w:val="20"/>
                <w:szCs w:val="20"/>
                <w:lang w:eastAsia="nb-NO" w:bidi="ar-SA"/>
              </w:rPr>
              <w:t>1945014</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Letters</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1483</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Enhanced multiple letter Output</w:t>
            </w:r>
          </w:p>
        </w:tc>
        <w:tc>
          <w:tcPr>
            <w:tcW w:w="537" w:type="pct"/>
            <w:shd w:val="clear" w:color="auto" w:fill="auto"/>
          </w:tcPr>
          <w:p w:rsidR="00D70A0A" w:rsidRPr="002541DD"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1941531</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TMD</w:t>
            </w:r>
          </w:p>
        </w:tc>
        <w:tc>
          <w:tcPr>
            <w:tcW w:w="937" w:type="pct"/>
            <w:shd w:val="clear" w:color="auto" w:fill="auto"/>
          </w:tcPr>
          <w:p w:rsidR="00D70A0A" w:rsidRPr="00A335EA" w:rsidRDefault="00D70A0A" w:rsidP="000B5F55">
            <w:pPr>
              <w:rPr>
                <w:rFonts w:ascii="Arial" w:hAnsi="Arial" w:cs="Arial"/>
                <w:sz w:val="20"/>
                <w:szCs w:val="20"/>
                <w:lang w:eastAsia="nb-NO" w:bidi="ar-SA"/>
              </w:rPr>
            </w:pPr>
            <w:r w:rsidRPr="00A55748">
              <w:rPr>
                <w:rFonts w:ascii="Arial" w:hAnsi="Arial" w:cs="Arial"/>
                <w:sz w:val="20"/>
                <w:szCs w:val="20"/>
                <w:lang w:eastAsia="nb-NO" w:bidi="ar-SA"/>
              </w:rPr>
              <w:t>Drop 1</w:t>
            </w:r>
          </w:p>
        </w:tc>
      </w:tr>
      <w:tr w:rsidR="00D70A0A" w:rsidRPr="00042A7A" w:rsidTr="000250FC">
        <w:trPr>
          <w:cantSplit/>
        </w:trPr>
        <w:tc>
          <w:tcPr>
            <w:tcW w:w="636"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CSM</w:t>
            </w:r>
          </w:p>
        </w:tc>
        <w:tc>
          <w:tcPr>
            <w:tcW w:w="439"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1489</w:t>
            </w:r>
          </w:p>
        </w:tc>
        <w:tc>
          <w:tcPr>
            <w:tcW w:w="683"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Billing, ADD</w:t>
            </w:r>
          </w:p>
        </w:tc>
        <w:tc>
          <w:tcPr>
            <w:tcW w:w="1221" w:type="pct"/>
            <w:shd w:val="clear" w:color="auto" w:fill="auto"/>
          </w:tcPr>
          <w:p w:rsidR="00D70A0A" w:rsidRPr="00A335EA" w:rsidRDefault="00D70A0A" w:rsidP="000B5F55">
            <w:pPr>
              <w:pStyle w:val="NormalWeb"/>
              <w:spacing w:before="0" w:beforeAutospacing="0" w:after="0" w:afterAutospacing="0"/>
              <w:textAlignment w:val="bottom"/>
              <w:rPr>
                <w:rFonts w:ascii="Arial" w:hAnsi="Arial" w:cs="Arial"/>
                <w:sz w:val="20"/>
                <w:szCs w:val="20"/>
                <w:lang w:eastAsia="nb-NO" w:bidi="ar-SA"/>
              </w:rPr>
            </w:pPr>
            <w:r w:rsidRPr="00A335EA">
              <w:rPr>
                <w:rFonts w:ascii="Arial" w:hAnsi="Arial" w:cs="Arial"/>
                <w:sz w:val="20"/>
                <w:szCs w:val="20"/>
                <w:lang w:eastAsia="nb-NO" w:bidi="ar-SA"/>
              </w:rPr>
              <w:t>Flexible leasing - Req 2</w:t>
            </w:r>
          </w:p>
        </w:tc>
        <w:tc>
          <w:tcPr>
            <w:tcW w:w="537" w:type="pct"/>
            <w:shd w:val="clear" w:color="auto" w:fill="auto"/>
          </w:tcPr>
          <w:p w:rsidR="00D70A0A" w:rsidRPr="007B3F7E" w:rsidRDefault="00D70A0A"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1930771</w:t>
            </w:r>
          </w:p>
        </w:tc>
        <w:tc>
          <w:tcPr>
            <w:tcW w:w="547" w:type="pct"/>
            <w:shd w:val="clear" w:color="auto" w:fill="auto"/>
          </w:tcPr>
          <w:p w:rsidR="00D70A0A" w:rsidRPr="00A335EA" w:rsidRDefault="00D70A0A" w:rsidP="000B5F55">
            <w:pPr>
              <w:pStyle w:val="NormalWeb"/>
              <w:spacing w:before="0" w:beforeAutospacing="0" w:after="0" w:afterAutospacing="0"/>
              <w:jc w:val="center"/>
              <w:textAlignment w:val="bottom"/>
              <w:rPr>
                <w:rFonts w:ascii="Arial" w:hAnsi="Arial" w:cs="Arial"/>
                <w:sz w:val="20"/>
                <w:szCs w:val="20"/>
                <w:lang w:eastAsia="nb-NO" w:bidi="ar-SA"/>
              </w:rPr>
            </w:pPr>
            <w:r w:rsidRPr="00A335EA">
              <w:rPr>
                <w:rFonts w:ascii="Arial" w:hAnsi="Arial" w:cs="Arial"/>
                <w:sz w:val="20"/>
                <w:szCs w:val="20"/>
                <w:lang w:eastAsia="nb-NO" w:bidi="ar-SA"/>
              </w:rPr>
              <w:t>NTC</w:t>
            </w:r>
          </w:p>
        </w:tc>
        <w:tc>
          <w:tcPr>
            <w:tcW w:w="937" w:type="pct"/>
            <w:shd w:val="clear" w:color="auto" w:fill="auto"/>
          </w:tcPr>
          <w:p w:rsidR="00D70A0A" w:rsidRPr="007B3F7E" w:rsidRDefault="00D70A0A" w:rsidP="000B5F55">
            <w:pPr>
              <w:spacing w:before="40" w:after="40"/>
              <w:rPr>
                <w:rFonts w:ascii="Arial" w:hAnsi="Arial" w:cs="Arial"/>
                <w:sz w:val="20"/>
                <w:szCs w:val="20"/>
                <w:lang w:eastAsia="nb-NO" w:bidi="ar-SA"/>
              </w:rPr>
            </w:pPr>
            <w:r>
              <w:rPr>
                <w:rFonts w:ascii="Arial" w:hAnsi="Arial" w:cs="Arial"/>
                <w:sz w:val="20"/>
                <w:szCs w:val="20"/>
                <w:lang w:eastAsia="nb-NO" w:bidi="ar-SA"/>
              </w:rPr>
              <w:t>Drop 2</w:t>
            </w:r>
          </w:p>
        </w:tc>
      </w:tr>
      <w:tr w:rsidR="001C36B3" w:rsidRPr="00042A7A" w:rsidTr="000250FC">
        <w:trPr>
          <w:cantSplit/>
        </w:trPr>
        <w:tc>
          <w:tcPr>
            <w:tcW w:w="636" w:type="pct"/>
            <w:shd w:val="clear" w:color="auto" w:fill="auto"/>
          </w:tcPr>
          <w:p w:rsidR="001C36B3" w:rsidRDefault="001C36B3" w:rsidP="000B5F55">
            <w:pPr>
              <w:spacing w:before="40" w:after="40"/>
              <w:jc w:val="center"/>
              <w:rPr>
                <w:rFonts w:ascii="Arial" w:hAnsi="Arial" w:cs="Arial"/>
                <w:sz w:val="20"/>
                <w:szCs w:val="20"/>
                <w:lang w:eastAsia="nb-NO" w:bidi="ar-SA"/>
              </w:rPr>
            </w:pPr>
            <w:r>
              <w:rPr>
                <w:rFonts w:ascii="Arial" w:hAnsi="Arial" w:cs="Arial"/>
                <w:sz w:val="20"/>
                <w:szCs w:val="20"/>
                <w:lang w:eastAsia="nb-NO" w:bidi="ar-SA"/>
              </w:rPr>
              <w:t>CSM</w:t>
            </w:r>
          </w:p>
        </w:tc>
        <w:tc>
          <w:tcPr>
            <w:tcW w:w="439" w:type="pct"/>
            <w:shd w:val="clear" w:color="auto" w:fill="auto"/>
          </w:tcPr>
          <w:p w:rsidR="001C36B3" w:rsidRPr="00A335EA" w:rsidRDefault="001C36B3" w:rsidP="000B5F55">
            <w:pPr>
              <w:pStyle w:val="NormalWeb"/>
              <w:spacing w:before="0" w:beforeAutospacing="0" w:after="0" w:afterAutospacing="0"/>
              <w:jc w:val="center"/>
              <w:textAlignment w:val="bottom"/>
              <w:rPr>
                <w:rFonts w:ascii="Arial" w:hAnsi="Arial" w:cs="Arial"/>
                <w:sz w:val="20"/>
                <w:szCs w:val="20"/>
                <w:lang w:eastAsia="nb-NO" w:bidi="ar-SA"/>
              </w:rPr>
            </w:pPr>
            <w:r>
              <w:rPr>
                <w:rFonts w:ascii="Arial" w:hAnsi="Arial" w:cs="Arial"/>
                <w:sz w:val="20"/>
                <w:szCs w:val="20"/>
                <w:lang w:eastAsia="nb-NO" w:bidi="ar-SA"/>
              </w:rPr>
              <w:t>1467</w:t>
            </w:r>
          </w:p>
        </w:tc>
        <w:tc>
          <w:tcPr>
            <w:tcW w:w="683" w:type="pct"/>
            <w:shd w:val="clear" w:color="auto" w:fill="auto"/>
          </w:tcPr>
          <w:p w:rsidR="001C36B3" w:rsidRDefault="001C36B3" w:rsidP="000B5F55">
            <w:pPr>
              <w:spacing w:before="40" w:after="40"/>
              <w:jc w:val="center"/>
              <w:rPr>
                <w:rFonts w:ascii="Arial" w:hAnsi="Arial" w:cs="Arial"/>
                <w:sz w:val="20"/>
                <w:szCs w:val="20"/>
                <w:lang w:eastAsia="nb-NO" w:bidi="ar-SA"/>
              </w:rPr>
            </w:pPr>
          </w:p>
        </w:tc>
        <w:tc>
          <w:tcPr>
            <w:tcW w:w="1221" w:type="pct"/>
            <w:shd w:val="clear" w:color="auto" w:fill="auto"/>
          </w:tcPr>
          <w:p w:rsidR="001C36B3" w:rsidRPr="00A335EA" w:rsidRDefault="001C36B3" w:rsidP="000B5F55">
            <w:pPr>
              <w:pStyle w:val="NormalWeb"/>
              <w:spacing w:before="0" w:beforeAutospacing="0" w:after="0" w:afterAutospacing="0"/>
              <w:textAlignment w:val="bottom"/>
              <w:rPr>
                <w:rFonts w:ascii="Arial" w:hAnsi="Arial" w:cs="Arial"/>
                <w:sz w:val="20"/>
                <w:szCs w:val="20"/>
                <w:lang w:eastAsia="nb-NO" w:bidi="ar-SA"/>
              </w:rPr>
            </w:pPr>
            <w:r>
              <w:rPr>
                <w:rFonts w:ascii="Arial" w:hAnsi="Arial" w:cs="Arial"/>
                <w:sz w:val="20"/>
                <w:szCs w:val="20"/>
                <w:lang w:eastAsia="nb-NO" w:bidi="ar-SA"/>
              </w:rPr>
              <w:t>BAN Level Services</w:t>
            </w:r>
          </w:p>
        </w:tc>
        <w:tc>
          <w:tcPr>
            <w:tcW w:w="537" w:type="pct"/>
            <w:shd w:val="clear" w:color="auto" w:fill="auto"/>
          </w:tcPr>
          <w:p w:rsidR="001C36B3" w:rsidRDefault="001C36B3" w:rsidP="000B5F55">
            <w:pPr>
              <w:spacing w:before="40" w:after="40"/>
              <w:jc w:val="center"/>
              <w:rPr>
                <w:rFonts w:ascii="Arial" w:hAnsi="Arial" w:cs="Arial"/>
                <w:sz w:val="20"/>
                <w:szCs w:val="20"/>
                <w:lang w:eastAsia="nb-NO" w:bidi="ar-SA"/>
              </w:rPr>
            </w:pPr>
            <w:r w:rsidRPr="001C36B3">
              <w:rPr>
                <w:rFonts w:ascii="Arial" w:hAnsi="Arial" w:cs="Arial"/>
                <w:sz w:val="20"/>
                <w:szCs w:val="20"/>
                <w:lang w:eastAsia="nb-NO" w:bidi="ar-SA"/>
              </w:rPr>
              <w:t>1936914</w:t>
            </w:r>
          </w:p>
        </w:tc>
        <w:tc>
          <w:tcPr>
            <w:tcW w:w="547" w:type="pct"/>
            <w:shd w:val="clear" w:color="auto" w:fill="auto"/>
          </w:tcPr>
          <w:p w:rsidR="001C36B3" w:rsidRPr="00A335EA" w:rsidRDefault="001C36B3" w:rsidP="000B5F55">
            <w:pPr>
              <w:pStyle w:val="NormalWeb"/>
              <w:spacing w:before="0" w:beforeAutospacing="0" w:after="0" w:afterAutospacing="0"/>
              <w:jc w:val="center"/>
              <w:textAlignment w:val="bottom"/>
              <w:rPr>
                <w:rFonts w:ascii="Arial" w:hAnsi="Arial" w:cs="Arial"/>
                <w:sz w:val="20"/>
                <w:szCs w:val="20"/>
                <w:lang w:eastAsia="nb-NO" w:bidi="ar-SA"/>
              </w:rPr>
            </w:pPr>
            <w:r>
              <w:rPr>
                <w:rFonts w:ascii="Arial" w:hAnsi="Arial" w:cs="Arial"/>
                <w:sz w:val="20"/>
                <w:szCs w:val="20"/>
                <w:lang w:eastAsia="nb-NO" w:bidi="ar-SA"/>
              </w:rPr>
              <w:t>TMD</w:t>
            </w:r>
          </w:p>
        </w:tc>
        <w:tc>
          <w:tcPr>
            <w:tcW w:w="937" w:type="pct"/>
            <w:shd w:val="clear" w:color="auto" w:fill="auto"/>
          </w:tcPr>
          <w:p w:rsidR="001C36B3" w:rsidRDefault="001C36B3" w:rsidP="000B5F55">
            <w:pPr>
              <w:spacing w:before="40" w:after="40"/>
              <w:rPr>
                <w:rFonts w:ascii="Arial" w:hAnsi="Arial" w:cs="Arial"/>
                <w:sz w:val="20"/>
                <w:szCs w:val="20"/>
                <w:lang w:eastAsia="nb-NO" w:bidi="ar-SA"/>
              </w:rPr>
            </w:pPr>
            <w:r>
              <w:rPr>
                <w:rFonts w:ascii="Arial" w:hAnsi="Arial" w:cs="Arial"/>
                <w:sz w:val="20"/>
                <w:szCs w:val="20"/>
                <w:lang w:eastAsia="nb-NO" w:bidi="ar-SA"/>
              </w:rPr>
              <w:t>Drop 2</w:t>
            </w:r>
          </w:p>
        </w:tc>
      </w:tr>
    </w:tbl>
    <w:p w:rsidR="00EA33F2" w:rsidRPr="008A1DD8" w:rsidRDefault="00EA33F2" w:rsidP="002C4094">
      <w:pPr>
        <w:pStyle w:val="BodyText"/>
      </w:pPr>
    </w:p>
    <w:p w:rsidR="00DE6451" w:rsidRDefault="00DE6451" w:rsidP="00F96918">
      <w:pPr>
        <w:pStyle w:val="Heading2"/>
      </w:pPr>
      <w:bookmarkStart w:id="421" w:name="_Toc148869634"/>
      <w:bookmarkStart w:id="422" w:name="_Toc196208357"/>
      <w:bookmarkStart w:id="423" w:name="_Toc243101158"/>
      <w:bookmarkStart w:id="424" w:name="_Toc367095362"/>
      <w:bookmarkStart w:id="425" w:name="_Toc108756922"/>
      <w:bookmarkStart w:id="426" w:name="_Toc108852778"/>
      <w:r w:rsidRPr="008A1DD8">
        <w:t>Defect Summary</w:t>
      </w:r>
      <w:bookmarkEnd w:id="421"/>
      <w:bookmarkEnd w:id="422"/>
      <w:bookmarkEnd w:id="423"/>
      <w:bookmarkEnd w:id="424"/>
    </w:p>
    <w:p w:rsidR="0007308A" w:rsidRPr="008A1DD8" w:rsidRDefault="0007308A" w:rsidP="0007308A">
      <w:pPr>
        <w:pStyle w:val="Heading3"/>
        <w:keepNext w:val="0"/>
        <w:keepLines w:val="0"/>
      </w:pPr>
      <w:bookmarkStart w:id="427" w:name="_Toc367095363"/>
      <w:r w:rsidRPr="008A1DD8">
        <w:t>NetCom</w:t>
      </w:r>
      <w:bookmarkEnd w:id="427"/>
    </w:p>
    <w:p w:rsidR="008A7CD1" w:rsidRPr="00A42500" w:rsidRDefault="006E7906" w:rsidP="0007308A">
      <w:pPr>
        <w:pStyle w:val="BodyText"/>
      </w:pPr>
      <w:bookmarkStart w:id="428" w:name="_Toc151190027"/>
      <w:bookmarkStart w:id="429" w:name="_Toc148869637"/>
      <w:r>
        <w:t>N/A</w:t>
      </w:r>
    </w:p>
    <w:p w:rsidR="0007308A" w:rsidRDefault="00975964" w:rsidP="0007308A">
      <w:pPr>
        <w:pStyle w:val="Heading3"/>
      </w:pPr>
      <w:bookmarkStart w:id="430" w:name="_Toc196208360"/>
      <w:bookmarkStart w:id="431" w:name="_Toc196208361"/>
      <w:bookmarkStart w:id="432" w:name="_Toc243101161"/>
      <w:bookmarkStart w:id="433" w:name="_Toc367095364"/>
      <w:bookmarkEnd w:id="430"/>
      <w:r>
        <w:t xml:space="preserve">Netcom </w:t>
      </w:r>
      <w:r w:rsidR="0007308A" w:rsidRPr="008A1DD8">
        <w:t>Total Defects</w:t>
      </w:r>
      <w:bookmarkEnd w:id="428"/>
      <w:bookmarkEnd w:id="429"/>
      <w:bookmarkEnd w:id="431"/>
      <w:bookmarkEnd w:id="432"/>
      <w:bookmarkEnd w:id="433"/>
    </w:p>
    <w:p w:rsidR="006E7906" w:rsidRPr="006E7906" w:rsidRDefault="006E7906" w:rsidP="006E7906">
      <w:pPr>
        <w:pStyle w:val="BodyText"/>
      </w:pPr>
      <w:r>
        <w:t>N/A</w:t>
      </w:r>
    </w:p>
    <w:p w:rsidR="00DE6451" w:rsidRPr="008A1DD8" w:rsidRDefault="00DE6451" w:rsidP="00F96918">
      <w:pPr>
        <w:pStyle w:val="Heading3"/>
        <w:keepNext w:val="0"/>
        <w:keepLines w:val="0"/>
      </w:pPr>
      <w:bookmarkStart w:id="434" w:name="_Toc166231323"/>
      <w:bookmarkStart w:id="435" w:name="_Toc166231403"/>
      <w:bookmarkStart w:id="436" w:name="_Toc166231483"/>
      <w:bookmarkStart w:id="437" w:name="_Toc166231618"/>
      <w:bookmarkStart w:id="438" w:name="_Toc166232054"/>
      <w:bookmarkStart w:id="439" w:name="_Toc166233100"/>
      <w:bookmarkStart w:id="440" w:name="_Toc196208358"/>
      <w:bookmarkStart w:id="441" w:name="_Toc243101159"/>
      <w:bookmarkStart w:id="442" w:name="_Ref243101562"/>
      <w:bookmarkStart w:id="443" w:name="_Ref243101563"/>
      <w:bookmarkStart w:id="444" w:name="_Toc367095365"/>
      <w:bookmarkStart w:id="445" w:name="_Toc499003127"/>
      <w:bookmarkStart w:id="446" w:name="_Toc108756924"/>
      <w:bookmarkStart w:id="447" w:name="_Toc108852780"/>
      <w:bookmarkEnd w:id="425"/>
      <w:bookmarkEnd w:id="426"/>
      <w:bookmarkEnd w:id="434"/>
      <w:bookmarkEnd w:id="435"/>
      <w:bookmarkEnd w:id="436"/>
      <w:bookmarkEnd w:id="437"/>
      <w:bookmarkEnd w:id="438"/>
      <w:bookmarkEnd w:id="439"/>
      <w:r w:rsidRPr="008A1DD8">
        <w:t>Telia</w:t>
      </w:r>
      <w:bookmarkEnd w:id="440"/>
      <w:bookmarkEnd w:id="441"/>
      <w:bookmarkEnd w:id="442"/>
      <w:bookmarkEnd w:id="443"/>
      <w:bookmarkEnd w:id="444"/>
    </w:p>
    <w:p w:rsidR="008F6E91" w:rsidRDefault="008F6E91" w:rsidP="008F6E91">
      <w:pPr>
        <w:pStyle w:val="BodyText"/>
      </w:pPr>
      <w:bookmarkStart w:id="448" w:name="_Toc196208359"/>
      <w:bookmarkStart w:id="449" w:name="_Toc243101160"/>
      <w:r>
        <w:lastRenderedPageBreak/>
        <w:t>NA</w:t>
      </w:r>
    </w:p>
    <w:p w:rsidR="00294FDF" w:rsidRDefault="00975964" w:rsidP="00294FDF">
      <w:pPr>
        <w:pStyle w:val="Heading3"/>
      </w:pPr>
      <w:bookmarkStart w:id="450" w:name="_Toc367095366"/>
      <w:r>
        <w:t xml:space="preserve">Telia </w:t>
      </w:r>
      <w:r w:rsidR="00294FDF" w:rsidRPr="008A1DD8">
        <w:t>Total Defects</w:t>
      </w:r>
      <w:bookmarkEnd w:id="450"/>
    </w:p>
    <w:p w:rsidR="008F6E91" w:rsidRPr="008F6E91" w:rsidRDefault="008F6E91" w:rsidP="008F6E91">
      <w:pPr>
        <w:pStyle w:val="BodyText"/>
        <w:rPr>
          <w:lang w:bidi="ar-SA"/>
        </w:rPr>
      </w:pPr>
      <w:r>
        <w:rPr>
          <w:lang w:bidi="ar-SA"/>
        </w:rPr>
        <w:t>NA</w:t>
      </w:r>
    </w:p>
    <w:p w:rsidR="004D4F77" w:rsidRPr="008A1DD8" w:rsidRDefault="004D4F77" w:rsidP="004D4F77">
      <w:pPr>
        <w:pStyle w:val="Heading3"/>
      </w:pPr>
      <w:bookmarkStart w:id="451" w:name="_Toc367095367"/>
      <w:bookmarkStart w:id="452" w:name="_Toc196208362"/>
      <w:bookmarkStart w:id="453" w:name="_Toc243101162"/>
      <w:bookmarkEnd w:id="448"/>
      <w:bookmarkEnd w:id="449"/>
      <w:r w:rsidRPr="008A1DD8">
        <w:t>Netcom</w:t>
      </w:r>
      <w:r>
        <w:t>/Telia Rejected defects</w:t>
      </w:r>
      <w:bookmarkEnd w:id="451"/>
    </w:p>
    <w:p w:rsidR="008F6E91" w:rsidRDefault="008F6E91" w:rsidP="008F6E91">
      <w:pPr>
        <w:pStyle w:val="BodyText"/>
        <w:rPr>
          <w:lang w:bidi="ar-SA"/>
        </w:rPr>
      </w:pPr>
      <w:r>
        <w:rPr>
          <w:lang w:bidi="ar-SA"/>
        </w:rPr>
        <w:t>NA</w:t>
      </w:r>
    </w:p>
    <w:p w:rsidR="004D4F77" w:rsidRPr="008A1DD8" w:rsidRDefault="004D4F77" w:rsidP="004D4F77">
      <w:pPr>
        <w:pStyle w:val="Heading3"/>
      </w:pPr>
      <w:bookmarkStart w:id="454" w:name="_Toc367095368"/>
      <w:r w:rsidRPr="008A1DD8">
        <w:t xml:space="preserve">Total </w:t>
      </w:r>
      <w:r w:rsidR="002B25BC">
        <w:t xml:space="preserve">Rejected </w:t>
      </w:r>
      <w:r w:rsidRPr="008A1DD8">
        <w:t>Defects</w:t>
      </w:r>
      <w:bookmarkEnd w:id="454"/>
    </w:p>
    <w:p w:rsidR="004D4F77" w:rsidRDefault="008F6E91" w:rsidP="008F6E91">
      <w:pPr>
        <w:pStyle w:val="BodyText"/>
        <w:rPr>
          <w:lang w:bidi="ar-SA"/>
        </w:rPr>
      </w:pPr>
      <w:r>
        <w:t>NA</w:t>
      </w:r>
    </w:p>
    <w:p w:rsidR="00DE6451" w:rsidRPr="008A1DD8" w:rsidRDefault="00DE6451" w:rsidP="00F96918">
      <w:pPr>
        <w:pStyle w:val="Heading1"/>
      </w:pPr>
      <w:bookmarkStart w:id="455" w:name="_Toc367095369"/>
      <w:r w:rsidRPr="008A1DD8">
        <w:lastRenderedPageBreak/>
        <w:t xml:space="preserve">Changes Made </w:t>
      </w:r>
      <w:r w:rsidR="005B1FC9" w:rsidRPr="008A1DD8">
        <w:t>O</w:t>
      </w:r>
      <w:r w:rsidRPr="008A1DD8">
        <w:t>n Site</w:t>
      </w:r>
      <w:bookmarkEnd w:id="452"/>
      <w:bookmarkEnd w:id="453"/>
      <w:bookmarkEnd w:id="455"/>
    </w:p>
    <w:p w:rsidR="00DE6451" w:rsidRPr="008A1DD8" w:rsidRDefault="00DE6451" w:rsidP="00F96918">
      <w:pPr>
        <w:pStyle w:val="Heading2"/>
      </w:pPr>
      <w:bookmarkStart w:id="456" w:name="_Toc141496922"/>
      <w:bookmarkStart w:id="457" w:name="_Toc196208363"/>
      <w:bookmarkStart w:id="458" w:name="_Toc243101163"/>
      <w:bookmarkStart w:id="459" w:name="_Toc367095370"/>
      <w:bookmarkStart w:id="460" w:name="_Toc110325809"/>
      <w:bookmarkEnd w:id="445"/>
      <w:bookmarkEnd w:id="446"/>
      <w:bookmarkEnd w:id="447"/>
      <w:r w:rsidRPr="008A1DD8">
        <w:t>Changes Summary</w:t>
      </w:r>
      <w:bookmarkEnd w:id="456"/>
      <w:bookmarkEnd w:id="457"/>
      <w:bookmarkEnd w:id="458"/>
      <w:bookmarkEnd w:id="459"/>
    </w:p>
    <w:p w:rsidR="00DE6451" w:rsidRPr="008A1DD8" w:rsidRDefault="00DE6451" w:rsidP="00076361">
      <w:pPr>
        <w:pStyle w:val="BodyText"/>
      </w:pPr>
      <w:r w:rsidRPr="008A1DD8">
        <w:t>This section describes all of the changes that were developed on</w:t>
      </w:r>
      <w:r w:rsidR="00546129" w:rsidRPr="008A1DD8">
        <w:t xml:space="preserve"> </w:t>
      </w:r>
      <w:r w:rsidRPr="008A1DD8">
        <w:t xml:space="preserve">site as </w:t>
      </w:r>
      <w:r w:rsidR="005B1FC9" w:rsidRPr="008A1DD8">
        <w:t xml:space="preserve">part of the </w:t>
      </w:r>
      <w:r w:rsidRPr="008A1DD8">
        <w:t>Time and Material (T&amp;M) CRs, and not as part of the release’s scope. Th</w:t>
      </w:r>
      <w:r w:rsidR="005B1FC9" w:rsidRPr="008A1DD8">
        <w:t>e</w:t>
      </w:r>
      <w:r w:rsidRPr="008A1DD8">
        <w:t>se changes were merged into the source area of this version</w:t>
      </w:r>
      <w:r w:rsidR="005B1FC9" w:rsidRPr="008A1DD8">
        <w:t>;</w:t>
      </w:r>
      <w:r w:rsidRPr="008A1DD8">
        <w:t xml:space="preserve"> thus</w:t>
      </w:r>
      <w:r w:rsidR="005B1FC9" w:rsidRPr="008A1DD8">
        <w:t>,</w:t>
      </w:r>
      <w:r w:rsidRPr="008A1DD8">
        <w:t xml:space="preserve"> they</w:t>
      </w:r>
      <w:r w:rsidR="005B1FC9" w:rsidRPr="008A1DD8">
        <w:t xml:space="preserve"> we</w:t>
      </w:r>
      <w:r w:rsidRPr="008A1DD8">
        <w:t>re incorporated in this release.</w:t>
      </w:r>
    </w:p>
    <w:p w:rsidR="00DE6451" w:rsidRDefault="00DE6451" w:rsidP="00F96918">
      <w:pPr>
        <w:pStyle w:val="Heading3"/>
        <w:keepNext w:val="0"/>
        <w:keepLines w:val="0"/>
      </w:pPr>
      <w:bookmarkStart w:id="461" w:name="_Toc196208364"/>
      <w:bookmarkStart w:id="462" w:name="_Toc243101164"/>
      <w:bookmarkStart w:id="463" w:name="_Toc367095371"/>
      <w:r w:rsidRPr="008A1DD8">
        <w:t>NetCom</w:t>
      </w:r>
      <w:bookmarkEnd w:id="461"/>
      <w:bookmarkEnd w:id="462"/>
      <w:bookmarkEnd w:id="463"/>
    </w:p>
    <w:tbl>
      <w:tblPr>
        <w:tblW w:w="49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154"/>
        <w:gridCol w:w="1258"/>
        <w:gridCol w:w="990"/>
        <w:gridCol w:w="2610"/>
        <w:gridCol w:w="1263"/>
        <w:gridCol w:w="1438"/>
      </w:tblGrid>
      <w:tr w:rsidR="00BC15D9" w:rsidRPr="008A1DD8" w:rsidTr="00BC15D9">
        <w:trPr>
          <w:cantSplit/>
          <w:tblHeader/>
        </w:trPr>
        <w:tc>
          <w:tcPr>
            <w:tcW w:w="662" w:type="pct"/>
            <w:tcBorders>
              <w:bottom w:val="single" w:sz="12" w:space="0" w:color="auto"/>
            </w:tcBorders>
            <w:shd w:val="clear" w:color="auto" w:fill="auto"/>
            <w:vAlign w:val="bottom"/>
          </w:tcPr>
          <w:p w:rsidR="00BC15D9" w:rsidRPr="008A1DD8" w:rsidRDefault="00BC15D9" w:rsidP="00D34BBC">
            <w:pPr>
              <w:pStyle w:val="TableHeader"/>
            </w:pPr>
            <w:r w:rsidRPr="008A1DD8">
              <w:t>Main Application</w:t>
            </w:r>
          </w:p>
        </w:tc>
        <w:tc>
          <w:tcPr>
            <w:tcW w:w="722" w:type="pct"/>
            <w:tcBorders>
              <w:bottom w:val="single" w:sz="12" w:space="0" w:color="auto"/>
            </w:tcBorders>
            <w:shd w:val="clear" w:color="auto" w:fill="auto"/>
            <w:vAlign w:val="bottom"/>
          </w:tcPr>
          <w:p w:rsidR="00BC15D9" w:rsidRPr="008A1DD8" w:rsidRDefault="00BC15D9" w:rsidP="00D34BBC">
            <w:pPr>
              <w:pStyle w:val="TableHeader"/>
            </w:pPr>
            <w:r w:rsidRPr="008A1DD8">
              <w:t>CR ID</w:t>
            </w:r>
          </w:p>
        </w:tc>
        <w:tc>
          <w:tcPr>
            <w:tcW w:w="568" w:type="pct"/>
            <w:tcBorders>
              <w:bottom w:val="single" w:sz="12" w:space="0" w:color="auto"/>
            </w:tcBorders>
            <w:shd w:val="clear" w:color="auto" w:fill="auto"/>
            <w:vAlign w:val="bottom"/>
          </w:tcPr>
          <w:p w:rsidR="00BC15D9" w:rsidRPr="008A1DD8" w:rsidRDefault="00BC15D9" w:rsidP="00D34BBC">
            <w:pPr>
              <w:pStyle w:val="TableHeader"/>
            </w:pPr>
            <w:r w:rsidRPr="008A1DD8">
              <w:t>Impact on Other Applications</w:t>
            </w:r>
          </w:p>
        </w:tc>
        <w:tc>
          <w:tcPr>
            <w:tcW w:w="1498" w:type="pct"/>
            <w:tcBorders>
              <w:bottom w:val="single" w:sz="12" w:space="0" w:color="auto"/>
            </w:tcBorders>
            <w:shd w:val="clear" w:color="auto" w:fill="auto"/>
            <w:vAlign w:val="bottom"/>
          </w:tcPr>
          <w:p w:rsidR="00BC15D9" w:rsidRPr="008A1DD8" w:rsidRDefault="00BC15D9" w:rsidP="00D34BBC">
            <w:pPr>
              <w:pStyle w:val="TableHeader"/>
            </w:pPr>
            <w:r w:rsidRPr="008A1DD8">
              <w:t>Short Description of Change</w:t>
            </w:r>
          </w:p>
        </w:tc>
        <w:tc>
          <w:tcPr>
            <w:tcW w:w="725" w:type="pct"/>
            <w:tcBorders>
              <w:bottom w:val="single" w:sz="12" w:space="0" w:color="auto"/>
            </w:tcBorders>
            <w:shd w:val="clear" w:color="auto" w:fill="auto"/>
            <w:vAlign w:val="bottom"/>
          </w:tcPr>
          <w:p w:rsidR="00BC15D9" w:rsidRPr="008A1DD8" w:rsidRDefault="00BC15D9" w:rsidP="00D34BBC">
            <w:pPr>
              <w:pStyle w:val="TableHeader"/>
            </w:pPr>
            <w:r>
              <w:t>Solution Document</w:t>
            </w:r>
          </w:p>
        </w:tc>
        <w:tc>
          <w:tcPr>
            <w:tcW w:w="825" w:type="pct"/>
            <w:tcBorders>
              <w:bottom w:val="single" w:sz="12" w:space="0" w:color="auto"/>
            </w:tcBorders>
            <w:shd w:val="clear" w:color="auto" w:fill="auto"/>
            <w:vAlign w:val="bottom"/>
          </w:tcPr>
          <w:p w:rsidR="00BC15D9" w:rsidRPr="008A1DD8" w:rsidRDefault="00BC15D9" w:rsidP="00D34BBC">
            <w:pPr>
              <w:pStyle w:val="TableHeader"/>
            </w:pPr>
            <w:r w:rsidRPr="008A1DD8">
              <w:t>Comments</w:t>
            </w: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SC</w:t>
            </w:r>
          </w:p>
        </w:tc>
        <w:tc>
          <w:tcPr>
            <w:tcW w:w="722" w:type="pct"/>
            <w:shd w:val="clear" w:color="auto" w:fill="auto"/>
          </w:tcPr>
          <w:p w:rsidR="00BC15D9"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T&amp;M 1786 </w:t>
            </w:r>
          </w:p>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(CR 1474)</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sidRPr="00ED09CC">
              <w:rPr>
                <w:rFonts w:ascii="Calibri" w:hAnsi="Calibri" w:cs="Calibri"/>
                <w:sz w:val="22"/>
                <w:szCs w:val="22"/>
              </w:rPr>
              <w:t>Traffic shaping package id</w:t>
            </w:r>
          </w:p>
        </w:tc>
        <w:bookmarkStart w:id="464" w:name="_MON_1440420329"/>
        <w:bookmarkEnd w:id="464"/>
        <w:tc>
          <w:tcPr>
            <w:tcW w:w="725" w:type="pct"/>
            <w:shd w:val="clear" w:color="auto" w:fill="auto"/>
          </w:tcPr>
          <w:p w:rsidR="00BC15D9" w:rsidRPr="003C33E4" w:rsidRDefault="006F0C73" w:rsidP="002428A6">
            <w:pPr>
              <w:pStyle w:val="TableBody"/>
              <w:keepNext w:val="0"/>
              <w:keepLines w:val="0"/>
              <w:rPr>
                <w:noProof/>
              </w:rPr>
            </w:pPr>
            <w:r>
              <w:rPr>
                <w:noProof/>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6" o:title=""/>
                </v:shape>
                <o:OLEObject Type="Embed" ProgID="Word.Document.12" ShapeID="_x0000_i1025" DrawAspect="Icon" ObjectID="_1442239425" r:id="rId27">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Default="00BC15D9" w:rsidP="002428A6">
            <w:pPr>
              <w:pStyle w:val="TableBody"/>
              <w:keepNext w:val="0"/>
              <w:keepLines w:val="0"/>
              <w:rPr>
                <w:rFonts w:ascii="Arial" w:hAnsi="Arial" w:cs="Arial"/>
              </w:rPr>
            </w:pPr>
            <w:r>
              <w:rPr>
                <w:rFonts w:ascii="Arial" w:hAnsi="Arial" w:cs="Arial"/>
              </w:rPr>
              <w:t>SC</w:t>
            </w:r>
          </w:p>
        </w:tc>
        <w:tc>
          <w:tcPr>
            <w:tcW w:w="722" w:type="pct"/>
            <w:shd w:val="clear" w:color="auto" w:fill="auto"/>
          </w:tcPr>
          <w:p w:rsidR="00BC15D9"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1797 (CR 1475)</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ED09CC" w:rsidRDefault="00BC15D9" w:rsidP="002428A6">
            <w:pPr>
              <w:pStyle w:val="NormalWeb"/>
              <w:spacing w:before="0" w:beforeAutospacing="0" w:after="0" w:afterAutospacing="0"/>
              <w:rPr>
                <w:rFonts w:ascii="Calibri" w:hAnsi="Calibri" w:cs="Calibri"/>
                <w:sz w:val="22"/>
                <w:szCs w:val="22"/>
              </w:rPr>
            </w:pPr>
            <w:r w:rsidRPr="00112DEE">
              <w:rPr>
                <w:rFonts w:ascii="Calibri" w:hAnsi="Calibri" w:cs="Calibri"/>
                <w:sz w:val="22"/>
                <w:szCs w:val="22"/>
              </w:rPr>
              <w:t>Fixed IP on 2G/3G and 4G</w:t>
            </w:r>
          </w:p>
        </w:tc>
        <w:bookmarkStart w:id="465" w:name="_MON_1440420352"/>
        <w:bookmarkEnd w:id="465"/>
        <w:bookmarkStart w:id="466" w:name="_MON_1440420689"/>
        <w:bookmarkEnd w:id="466"/>
        <w:tc>
          <w:tcPr>
            <w:tcW w:w="725" w:type="pct"/>
            <w:shd w:val="clear" w:color="auto" w:fill="auto"/>
          </w:tcPr>
          <w:p w:rsidR="00BC15D9" w:rsidRPr="003C33E4" w:rsidRDefault="006F0C73" w:rsidP="002428A6">
            <w:pPr>
              <w:pStyle w:val="TableBody"/>
              <w:keepNext w:val="0"/>
              <w:keepLines w:val="0"/>
              <w:rPr>
                <w:noProof/>
              </w:rPr>
            </w:pPr>
            <w:r>
              <w:rPr>
                <w:noProof/>
              </w:rPr>
              <w:object w:dxaOrig="1550" w:dyaOrig="991">
                <v:shape id="_x0000_i1026" type="#_x0000_t75" style="width:77.25pt;height:49.5pt" o:ole="">
                  <v:imagedata r:id="rId28" o:title=""/>
                </v:shape>
                <o:OLEObject Type="Embed" ProgID="Word.Document.12" ShapeID="_x0000_i1026" DrawAspect="Icon" ObjectID="_1442239426" r:id="rId29">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Del="00F16E10" w:rsidTr="00BC15D9">
        <w:trPr>
          <w:cantSplit/>
          <w:del w:id="467" w:author="Ashraf Abuleil" w:date="2013-09-24T10:14:00Z"/>
        </w:trPr>
        <w:tc>
          <w:tcPr>
            <w:tcW w:w="662" w:type="pct"/>
            <w:shd w:val="clear" w:color="auto" w:fill="auto"/>
          </w:tcPr>
          <w:p w:rsidR="00BC15D9" w:rsidRPr="003C33E4" w:rsidDel="00F16E10" w:rsidRDefault="00BC15D9" w:rsidP="002428A6">
            <w:pPr>
              <w:pStyle w:val="TableBody"/>
              <w:keepNext w:val="0"/>
              <w:keepLines w:val="0"/>
              <w:rPr>
                <w:del w:id="468" w:author="Ashraf Abuleil" w:date="2013-09-24T10:14:00Z"/>
                <w:rFonts w:ascii="Arial" w:hAnsi="Arial" w:cs="Arial"/>
              </w:rPr>
            </w:pPr>
            <w:del w:id="469" w:author="Ashraf Abuleil" w:date="2013-09-24T10:14:00Z">
              <w:r w:rsidDel="00F16E10">
                <w:rPr>
                  <w:rFonts w:ascii="Arial" w:hAnsi="Arial" w:cs="Arial"/>
                </w:rPr>
                <w:delText>ADD</w:delText>
              </w:r>
            </w:del>
          </w:p>
        </w:tc>
        <w:tc>
          <w:tcPr>
            <w:tcW w:w="722" w:type="pct"/>
            <w:shd w:val="clear" w:color="auto" w:fill="auto"/>
          </w:tcPr>
          <w:p w:rsidR="00BC15D9" w:rsidRPr="003C33E4" w:rsidDel="00F16E10" w:rsidRDefault="00BC15D9" w:rsidP="002428A6">
            <w:pPr>
              <w:pStyle w:val="NormalWeb"/>
              <w:spacing w:before="0" w:beforeAutospacing="0" w:after="0" w:afterAutospacing="0"/>
              <w:rPr>
                <w:del w:id="470" w:author="Ashraf Abuleil" w:date="2013-09-24T10:14:00Z"/>
                <w:rFonts w:ascii="Calibri" w:hAnsi="Calibri" w:cs="Calibri"/>
                <w:sz w:val="22"/>
                <w:szCs w:val="22"/>
              </w:rPr>
            </w:pPr>
            <w:del w:id="471" w:author="Ashraf Abuleil" w:date="2013-09-24T10:14:00Z">
              <w:r w:rsidDel="00F16E10">
                <w:rPr>
                  <w:rFonts w:ascii="Calibri" w:hAnsi="Calibri" w:cs="Calibri"/>
                  <w:sz w:val="22"/>
                  <w:szCs w:val="22"/>
                </w:rPr>
                <w:delText>T&amp;M 1788 (CR 1476)</w:delText>
              </w:r>
            </w:del>
          </w:p>
        </w:tc>
        <w:tc>
          <w:tcPr>
            <w:tcW w:w="568" w:type="pct"/>
            <w:shd w:val="clear" w:color="auto" w:fill="auto"/>
          </w:tcPr>
          <w:p w:rsidR="00BC15D9" w:rsidRPr="003C33E4" w:rsidDel="00F16E10" w:rsidRDefault="00BC15D9" w:rsidP="002428A6">
            <w:pPr>
              <w:pStyle w:val="NormalWeb"/>
              <w:spacing w:before="0" w:beforeAutospacing="0" w:after="0" w:afterAutospacing="0"/>
              <w:rPr>
                <w:del w:id="472" w:author="Ashraf Abuleil" w:date="2013-09-24T10:14:00Z"/>
                <w:rFonts w:ascii="Calibri" w:hAnsi="Calibri" w:cs="Calibri"/>
                <w:sz w:val="22"/>
                <w:szCs w:val="22"/>
              </w:rPr>
            </w:pPr>
          </w:p>
        </w:tc>
        <w:tc>
          <w:tcPr>
            <w:tcW w:w="1498" w:type="pct"/>
            <w:shd w:val="clear" w:color="auto" w:fill="auto"/>
          </w:tcPr>
          <w:p w:rsidR="00BC15D9" w:rsidRPr="003C33E4" w:rsidDel="00F16E10" w:rsidRDefault="00BC15D9" w:rsidP="002428A6">
            <w:pPr>
              <w:pStyle w:val="NormalWeb"/>
              <w:spacing w:before="0" w:beforeAutospacing="0" w:after="0" w:afterAutospacing="0"/>
              <w:rPr>
                <w:del w:id="473" w:author="Ashraf Abuleil" w:date="2013-09-24T10:14:00Z"/>
                <w:rFonts w:ascii="Calibri" w:hAnsi="Calibri" w:cs="Calibri"/>
                <w:sz w:val="22"/>
                <w:szCs w:val="22"/>
              </w:rPr>
            </w:pPr>
            <w:del w:id="474" w:author="Ashraf Abuleil" w:date="2013-09-24T10:14:00Z">
              <w:r w:rsidRPr="00112DEE" w:rsidDel="00F16E10">
                <w:rPr>
                  <w:rFonts w:ascii="Calibri" w:hAnsi="Calibri" w:cs="Calibri"/>
                  <w:sz w:val="22"/>
                  <w:szCs w:val="22"/>
                </w:rPr>
                <w:delText>Change PBS to Betalingsservice on level 1 in all bill formats</w:delText>
              </w:r>
            </w:del>
          </w:p>
        </w:tc>
        <w:bookmarkStart w:id="475" w:name="_MON_1439978268"/>
        <w:bookmarkEnd w:id="475"/>
        <w:tc>
          <w:tcPr>
            <w:tcW w:w="725" w:type="pct"/>
            <w:shd w:val="clear" w:color="auto" w:fill="auto"/>
          </w:tcPr>
          <w:p w:rsidR="00BC15D9" w:rsidRPr="003C33E4" w:rsidDel="00F16E10" w:rsidRDefault="0086308C" w:rsidP="002428A6">
            <w:pPr>
              <w:pStyle w:val="TableBody"/>
              <w:keepNext w:val="0"/>
              <w:keepLines w:val="0"/>
              <w:rPr>
                <w:del w:id="476" w:author="Ashraf Abuleil" w:date="2013-09-24T10:14:00Z"/>
                <w:noProof/>
              </w:rPr>
            </w:pPr>
            <w:del w:id="477" w:author="Ashraf Abuleil" w:date="2013-09-24T10:14:00Z">
              <w:r w:rsidDel="00F16E10">
                <w:rPr>
                  <w:noProof/>
                </w:rPr>
                <w:object w:dxaOrig="1550" w:dyaOrig="991">
                  <v:shape id="_x0000_i1027" type="#_x0000_t75" style="width:77.25pt;height:49.5pt" o:ole="">
                    <v:imagedata r:id="rId30" o:title=""/>
                  </v:shape>
                  <o:OLEObject Type="Embed" ProgID="Word.Document.12" ShapeID="_x0000_i1027" DrawAspect="Icon" ObjectID="_1442239427" r:id="rId31">
                    <o:FieldCodes>\s</o:FieldCodes>
                  </o:OLEObject>
                </w:object>
              </w:r>
            </w:del>
          </w:p>
        </w:tc>
        <w:tc>
          <w:tcPr>
            <w:tcW w:w="825" w:type="pct"/>
            <w:shd w:val="clear" w:color="auto" w:fill="auto"/>
          </w:tcPr>
          <w:p w:rsidR="00BC15D9" w:rsidRPr="003C33E4" w:rsidDel="00F16E10" w:rsidRDefault="00BC15D9" w:rsidP="002428A6">
            <w:pPr>
              <w:pStyle w:val="TableBody"/>
              <w:keepNext w:val="0"/>
              <w:keepLines w:val="0"/>
              <w:rPr>
                <w:del w:id="478" w:author="Ashraf Abuleil" w:date="2013-09-24T10:14:00Z"/>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CSM</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1787 (CR 1477)</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AR</w:t>
            </w:r>
          </w:p>
        </w:tc>
        <w:tc>
          <w:tcPr>
            <w:tcW w:w="1498" w:type="pct"/>
            <w:shd w:val="clear" w:color="auto" w:fill="auto"/>
          </w:tcPr>
          <w:p w:rsidR="00BC15D9" w:rsidRPr="003C33E4" w:rsidRDefault="00BC15D9" w:rsidP="002428A6">
            <w:pPr>
              <w:pStyle w:val="NormalWeb"/>
              <w:rPr>
                <w:rFonts w:ascii="Calibri" w:hAnsi="Calibri" w:cs="Calibri"/>
                <w:sz w:val="22"/>
                <w:szCs w:val="22"/>
              </w:rPr>
            </w:pPr>
            <w:r>
              <w:rPr>
                <w:rFonts w:ascii="Calibri" w:hAnsi="Calibri" w:cs="Calibri"/>
                <w:sz w:val="22"/>
                <w:szCs w:val="22"/>
              </w:rPr>
              <w:t>TSCID Update Job</w:t>
            </w:r>
          </w:p>
        </w:tc>
        <w:bookmarkStart w:id="479" w:name="_MON_1440420391"/>
        <w:bookmarkEnd w:id="479"/>
        <w:tc>
          <w:tcPr>
            <w:tcW w:w="725" w:type="pct"/>
            <w:shd w:val="clear" w:color="auto" w:fill="auto"/>
          </w:tcPr>
          <w:p w:rsidR="00BC15D9" w:rsidRPr="003C33E4" w:rsidRDefault="003C5214" w:rsidP="002428A6">
            <w:pPr>
              <w:pStyle w:val="TableBody"/>
              <w:keepNext w:val="0"/>
              <w:keepLines w:val="0"/>
              <w:rPr>
                <w:noProof/>
              </w:rPr>
            </w:pPr>
            <w:r>
              <w:rPr>
                <w:noProof/>
              </w:rPr>
              <w:object w:dxaOrig="1550" w:dyaOrig="991">
                <v:shape id="_x0000_i1028" type="#_x0000_t75" style="width:77.25pt;height:49.5pt" o:ole="">
                  <v:imagedata r:id="rId32" o:title=""/>
                </v:shape>
                <o:OLEObject Type="Embed" ProgID="Word.Document.12" ShapeID="_x0000_i1028" DrawAspect="Icon" ObjectID="_1442239428" r:id="rId33">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SC</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1785 (CR 1478)</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Spotify </w:t>
            </w:r>
            <w:r w:rsidRPr="00ED09CC">
              <w:rPr>
                <w:rFonts w:ascii="Calibri" w:hAnsi="Calibri" w:cs="Calibri"/>
                <w:sz w:val="22"/>
                <w:szCs w:val="22"/>
              </w:rPr>
              <w:t>softbundle (TSN only)</w:t>
            </w:r>
          </w:p>
        </w:tc>
        <w:bookmarkStart w:id="480" w:name="_MON_1440420418"/>
        <w:bookmarkEnd w:id="480"/>
        <w:tc>
          <w:tcPr>
            <w:tcW w:w="725" w:type="pct"/>
            <w:shd w:val="clear" w:color="auto" w:fill="auto"/>
          </w:tcPr>
          <w:p w:rsidR="00BC15D9" w:rsidRPr="003C33E4" w:rsidRDefault="003C5214" w:rsidP="002428A6">
            <w:pPr>
              <w:pStyle w:val="TableBody"/>
              <w:keepNext w:val="0"/>
              <w:keepLines w:val="0"/>
              <w:rPr>
                <w:noProof/>
              </w:rPr>
            </w:pPr>
            <w:r>
              <w:rPr>
                <w:noProof/>
              </w:rPr>
              <w:object w:dxaOrig="1550" w:dyaOrig="991">
                <v:shape id="_x0000_i1029" type="#_x0000_t75" style="width:77.25pt;height:49.5pt" o:ole="">
                  <v:imagedata r:id="rId34" o:title=""/>
                </v:shape>
                <o:OLEObject Type="Embed" ProgID="Word.Document.12" ShapeID="_x0000_i1029" DrawAspect="Icon" ObjectID="_1442239429" r:id="rId35">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lastRenderedPageBreak/>
              <w:t>MAF</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1804</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sidRPr="008B1D97">
              <w:rPr>
                <w:rFonts w:ascii="Calibri" w:hAnsi="Calibri" w:cs="Calibri"/>
                <w:sz w:val="22"/>
                <w:szCs w:val="22"/>
              </w:rPr>
              <w:t>New TB prefix rules update on TM 1767</w:t>
            </w:r>
          </w:p>
        </w:tc>
        <w:bookmarkStart w:id="481" w:name="_MON_1440420447"/>
        <w:bookmarkEnd w:id="481"/>
        <w:tc>
          <w:tcPr>
            <w:tcW w:w="725" w:type="pct"/>
            <w:shd w:val="clear" w:color="auto" w:fill="auto"/>
          </w:tcPr>
          <w:p w:rsidR="00BC15D9" w:rsidRPr="003C33E4" w:rsidRDefault="003C5214" w:rsidP="002428A6">
            <w:pPr>
              <w:pStyle w:val="TableBody"/>
              <w:keepNext w:val="0"/>
              <w:keepLines w:val="0"/>
              <w:rPr>
                <w:noProof/>
              </w:rPr>
            </w:pPr>
            <w:r>
              <w:rPr>
                <w:noProof/>
              </w:rPr>
              <w:object w:dxaOrig="1550" w:dyaOrig="991">
                <v:shape id="_x0000_i1030" type="#_x0000_t75" style="width:77.25pt;height:49.5pt" o:ole="">
                  <v:imagedata r:id="rId36" o:title=""/>
                </v:shape>
                <o:OLEObject Type="Embed" ProgID="Word.Document.8" ShapeID="_x0000_i1030" DrawAspect="Icon" ObjectID="_1442239430" r:id="rId37">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SC</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1810</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sidRPr="00DB4766">
              <w:rPr>
                <w:rFonts w:ascii="Calibri" w:hAnsi="Calibri" w:cs="Calibri"/>
                <w:sz w:val="22"/>
                <w:szCs w:val="22"/>
              </w:rPr>
              <w:t>Add 4G to Trilling subscribers</w:t>
            </w:r>
          </w:p>
        </w:tc>
        <w:bookmarkStart w:id="482" w:name="_MON_1440420475"/>
        <w:bookmarkEnd w:id="482"/>
        <w:tc>
          <w:tcPr>
            <w:tcW w:w="725" w:type="pct"/>
            <w:shd w:val="clear" w:color="auto" w:fill="auto"/>
          </w:tcPr>
          <w:p w:rsidR="00BC15D9" w:rsidRPr="003C33E4" w:rsidRDefault="003C5214" w:rsidP="002428A6">
            <w:pPr>
              <w:pStyle w:val="TableBody"/>
              <w:keepNext w:val="0"/>
              <w:keepLines w:val="0"/>
              <w:rPr>
                <w:noProof/>
              </w:rPr>
            </w:pPr>
            <w:r>
              <w:rPr>
                <w:noProof/>
              </w:rPr>
              <w:object w:dxaOrig="1550" w:dyaOrig="991">
                <v:shape id="_x0000_i1031" type="#_x0000_t75" style="width:77.25pt;height:49.5pt" o:ole="">
                  <v:imagedata r:id="rId38" o:title=""/>
                </v:shape>
                <o:OLEObject Type="Embed" ProgID="Word.Document.12" ShapeID="_x0000_i1031" DrawAspect="Icon" ObjectID="_1442239431" r:id="rId39">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 xml:space="preserve">SC </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1811</w:t>
            </w:r>
            <w:r w:rsidR="006E6A0D">
              <w:rPr>
                <w:rFonts w:ascii="Calibri" w:hAnsi="Calibri" w:cs="Calibri"/>
                <w:sz w:val="22"/>
                <w:szCs w:val="22"/>
              </w:rPr>
              <w:t xml:space="preserve"> (CR 1486)</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Default="00BC15D9" w:rsidP="002428A6">
            <w:pPr>
              <w:rPr>
                <w:rFonts w:ascii="Arial" w:hAnsi="Arial" w:cs="Arial"/>
                <w:sz w:val="16"/>
                <w:szCs w:val="16"/>
              </w:rPr>
            </w:pPr>
            <w:r>
              <w:rPr>
                <w:rFonts w:ascii="Arial" w:hAnsi="Arial" w:cs="Arial"/>
                <w:sz w:val="16"/>
                <w:szCs w:val="16"/>
              </w:rPr>
              <w:t>WpKI</w:t>
            </w:r>
          </w:p>
          <w:p w:rsidR="00BC15D9" w:rsidRPr="003C33E4" w:rsidRDefault="00BC15D9" w:rsidP="002428A6">
            <w:pPr>
              <w:pStyle w:val="NormalWeb"/>
              <w:spacing w:before="0" w:beforeAutospacing="0" w:after="0" w:afterAutospacing="0"/>
              <w:rPr>
                <w:rFonts w:ascii="Calibri" w:hAnsi="Calibri" w:cs="Calibri"/>
                <w:sz w:val="22"/>
                <w:szCs w:val="22"/>
              </w:rPr>
            </w:pPr>
          </w:p>
        </w:tc>
        <w:bookmarkStart w:id="483" w:name="_MON_1440422938"/>
        <w:bookmarkEnd w:id="483"/>
        <w:bookmarkStart w:id="484" w:name="_MON_1440422929"/>
        <w:bookmarkEnd w:id="484"/>
        <w:tc>
          <w:tcPr>
            <w:tcW w:w="725" w:type="pct"/>
            <w:shd w:val="clear" w:color="auto" w:fill="auto"/>
          </w:tcPr>
          <w:p w:rsidR="00BC15D9" w:rsidRPr="003C33E4" w:rsidRDefault="005906BE" w:rsidP="002428A6">
            <w:pPr>
              <w:pStyle w:val="TableBody"/>
              <w:keepNext w:val="0"/>
              <w:keepLines w:val="0"/>
              <w:rPr>
                <w:noProof/>
              </w:rPr>
            </w:pPr>
            <w:r>
              <w:rPr>
                <w:noProof/>
              </w:rPr>
              <w:object w:dxaOrig="1550" w:dyaOrig="991">
                <v:shape id="_x0000_i1032" type="#_x0000_t75" style="width:77.25pt;height:49.5pt" o:ole="">
                  <v:imagedata r:id="rId40" o:title=""/>
                </v:shape>
                <o:OLEObject Type="Embed" ProgID="Word.Document.12" ShapeID="_x0000_i1032" DrawAspect="Icon" ObjectID="_1442239432" r:id="rId41">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BC15D9" w:rsidRPr="003C33E4" w:rsidTr="00BC15D9">
        <w:trPr>
          <w:cantSplit/>
        </w:trPr>
        <w:tc>
          <w:tcPr>
            <w:tcW w:w="662" w:type="pct"/>
            <w:shd w:val="clear" w:color="auto" w:fill="auto"/>
          </w:tcPr>
          <w:p w:rsidR="00BC15D9" w:rsidRPr="003C33E4" w:rsidRDefault="00BC15D9" w:rsidP="002428A6">
            <w:pPr>
              <w:pStyle w:val="TableBody"/>
              <w:keepNext w:val="0"/>
              <w:keepLines w:val="0"/>
              <w:rPr>
                <w:rFonts w:ascii="Arial" w:hAnsi="Arial" w:cs="Arial"/>
              </w:rPr>
            </w:pPr>
            <w:r>
              <w:rPr>
                <w:rFonts w:ascii="Arial" w:hAnsi="Arial" w:cs="Arial"/>
              </w:rPr>
              <w:t xml:space="preserve">AR </w:t>
            </w:r>
          </w:p>
        </w:tc>
        <w:tc>
          <w:tcPr>
            <w:tcW w:w="722"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Pr>
                <w:rFonts w:ascii="Calibri" w:hAnsi="Calibri" w:cs="Calibri"/>
                <w:sz w:val="22"/>
                <w:szCs w:val="22"/>
              </w:rPr>
              <w:t>T&amp;M 1830</w:t>
            </w:r>
          </w:p>
        </w:tc>
        <w:tc>
          <w:tcPr>
            <w:tcW w:w="56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p>
        </w:tc>
        <w:tc>
          <w:tcPr>
            <w:tcW w:w="1498" w:type="pct"/>
            <w:shd w:val="clear" w:color="auto" w:fill="auto"/>
          </w:tcPr>
          <w:p w:rsidR="00BC15D9" w:rsidRPr="003C33E4" w:rsidRDefault="00BC15D9" w:rsidP="002428A6">
            <w:pPr>
              <w:pStyle w:val="NormalWeb"/>
              <w:spacing w:before="0" w:beforeAutospacing="0" w:after="0" w:afterAutospacing="0"/>
              <w:rPr>
                <w:rFonts w:ascii="Calibri" w:hAnsi="Calibri" w:cs="Calibri"/>
                <w:sz w:val="22"/>
                <w:szCs w:val="22"/>
              </w:rPr>
            </w:pPr>
            <w:r w:rsidRPr="00D70A0A">
              <w:rPr>
                <w:rFonts w:ascii="Calibri" w:hAnsi="Calibri" w:cs="Calibri"/>
                <w:sz w:val="22"/>
                <w:szCs w:val="22"/>
              </w:rPr>
              <w:t>Change the logic to populate priceplan in journaling</w:t>
            </w:r>
          </w:p>
        </w:tc>
        <w:bookmarkStart w:id="485" w:name="_MON_1439978195"/>
        <w:bookmarkEnd w:id="485"/>
        <w:tc>
          <w:tcPr>
            <w:tcW w:w="725" w:type="pct"/>
            <w:shd w:val="clear" w:color="auto" w:fill="auto"/>
          </w:tcPr>
          <w:p w:rsidR="00BC15D9" w:rsidRPr="003C33E4" w:rsidRDefault="0086308C" w:rsidP="002428A6">
            <w:pPr>
              <w:pStyle w:val="TableBody"/>
              <w:keepNext w:val="0"/>
              <w:keepLines w:val="0"/>
              <w:rPr>
                <w:noProof/>
              </w:rPr>
            </w:pPr>
            <w:r>
              <w:rPr>
                <w:noProof/>
              </w:rPr>
              <w:object w:dxaOrig="1550" w:dyaOrig="991">
                <v:shape id="_x0000_i1033" type="#_x0000_t75" style="width:77.25pt;height:49.5pt" o:ole="">
                  <v:imagedata r:id="rId42" o:title=""/>
                </v:shape>
                <o:OLEObject Type="Embed" ProgID="Word.Document.12" ShapeID="_x0000_i1033" DrawAspect="Icon" ObjectID="_1442239433" r:id="rId43">
                  <o:FieldCodes>\s</o:FieldCodes>
                </o:OLEObject>
              </w:object>
            </w:r>
          </w:p>
        </w:tc>
        <w:tc>
          <w:tcPr>
            <w:tcW w:w="825" w:type="pct"/>
            <w:shd w:val="clear" w:color="auto" w:fill="auto"/>
          </w:tcPr>
          <w:p w:rsidR="00BC15D9" w:rsidRPr="003C33E4" w:rsidRDefault="00BC15D9" w:rsidP="002428A6">
            <w:pPr>
              <w:pStyle w:val="TableBody"/>
              <w:keepNext w:val="0"/>
              <w:keepLines w:val="0"/>
              <w:rPr>
                <w:rFonts w:ascii="Arial" w:hAnsi="Arial" w:cs="Arial"/>
              </w:rPr>
            </w:pPr>
          </w:p>
        </w:tc>
      </w:tr>
      <w:tr w:rsidR="001F01A6" w:rsidRPr="003C33E4" w:rsidTr="00BC15D9">
        <w:trPr>
          <w:cantSplit/>
        </w:trPr>
        <w:tc>
          <w:tcPr>
            <w:tcW w:w="662" w:type="pct"/>
            <w:shd w:val="clear" w:color="auto" w:fill="auto"/>
          </w:tcPr>
          <w:p w:rsidR="001F01A6" w:rsidRDefault="001F01A6" w:rsidP="001C36B3">
            <w:pPr>
              <w:pStyle w:val="TableBody"/>
              <w:keepNext w:val="0"/>
              <w:keepLines w:val="0"/>
              <w:rPr>
                <w:rFonts w:ascii="Arial" w:hAnsi="Arial" w:cs="Arial"/>
              </w:rPr>
            </w:pPr>
            <w:r>
              <w:rPr>
                <w:rFonts w:ascii="Arial" w:hAnsi="Arial" w:cs="Arial"/>
              </w:rPr>
              <w:t>MAF</w:t>
            </w:r>
          </w:p>
        </w:tc>
        <w:tc>
          <w:tcPr>
            <w:tcW w:w="722" w:type="pct"/>
            <w:shd w:val="clear" w:color="auto" w:fill="auto"/>
          </w:tcPr>
          <w:p w:rsidR="001F01A6" w:rsidRPr="003C33E4" w:rsidRDefault="001F01A6" w:rsidP="001C36B3">
            <w:pPr>
              <w:pStyle w:val="NormalWeb"/>
              <w:spacing w:before="0" w:beforeAutospacing="0" w:after="0" w:afterAutospacing="0"/>
              <w:rPr>
                <w:rFonts w:ascii="Calibri" w:hAnsi="Calibri" w:cs="Calibri"/>
                <w:sz w:val="22"/>
                <w:szCs w:val="22"/>
              </w:rPr>
            </w:pPr>
            <w:r>
              <w:rPr>
                <w:rFonts w:ascii="Calibri" w:hAnsi="Calibri" w:cs="Calibri"/>
                <w:sz w:val="22"/>
                <w:szCs w:val="22"/>
              </w:rPr>
              <w:t>T&amp;M 1831A</w:t>
            </w:r>
          </w:p>
        </w:tc>
        <w:tc>
          <w:tcPr>
            <w:tcW w:w="568" w:type="pct"/>
            <w:shd w:val="clear" w:color="auto" w:fill="auto"/>
          </w:tcPr>
          <w:p w:rsidR="001F01A6" w:rsidRPr="003C33E4" w:rsidRDefault="001F01A6" w:rsidP="001C36B3">
            <w:pPr>
              <w:pStyle w:val="NormalWeb"/>
              <w:spacing w:before="0" w:beforeAutospacing="0" w:after="0" w:afterAutospacing="0"/>
              <w:rPr>
                <w:rFonts w:ascii="Calibri" w:hAnsi="Calibri" w:cs="Calibri"/>
                <w:sz w:val="22"/>
                <w:szCs w:val="22"/>
              </w:rPr>
            </w:pPr>
          </w:p>
        </w:tc>
        <w:tc>
          <w:tcPr>
            <w:tcW w:w="1498" w:type="pct"/>
            <w:shd w:val="clear" w:color="auto" w:fill="auto"/>
          </w:tcPr>
          <w:p w:rsidR="001F01A6" w:rsidRPr="003C33E4" w:rsidRDefault="001F01A6" w:rsidP="001C36B3">
            <w:pPr>
              <w:pStyle w:val="NormalWeb"/>
              <w:spacing w:before="0" w:beforeAutospacing="0" w:after="0" w:afterAutospacing="0"/>
              <w:rPr>
                <w:rFonts w:ascii="Calibri" w:hAnsi="Calibri" w:cs="Calibri"/>
                <w:sz w:val="22"/>
                <w:szCs w:val="22"/>
              </w:rPr>
            </w:pPr>
            <w:r>
              <w:t>Stop sending TELE2 calls IMSI 2400768 to Outcollect</w:t>
            </w:r>
          </w:p>
        </w:tc>
        <w:bookmarkStart w:id="486" w:name="_MON_1440420509"/>
        <w:bookmarkEnd w:id="486"/>
        <w:tc>
          <w:tcPr>
            <w:tcW w:w="725" w:type="pct"/>
            <w:shd w:val="clear" w:color="auto" w:fill="auto"/>
          </w:tcPr>
          <w:p w:rsidR="001F01A6" w:rsidRDefault="003C5214" w:rsidP="001C36B3">
            <w:pPr>
              <w:pStyle w:val="TableBody"/>
              <w:keepNext w:val="0"/>
              <w:keepLines w:val="0"/>
              <w:rPr>
                <w:noProof/>
              </w:rPr>
            </w:pPr>
            <w:r>
              <w:rPr>
                <w:noProof/>
              </w:rPr>
              <w:object w:dxaOrig="1550" w:dyaOrig="991">
                <v:shape id="_x0000_i1034" type="#_x0000_t75" style="width:77.25pt;height:49.5pt" o:ole="">
                  <v:imagedata r:id="rId44" o:title=""/>
                </v:shape>
                <o:OLEObject Type="Embed" ProgID="Word.Document.12" ShapeID="_x0000_i1034" DrawAspect="Icon" ObjectID="_1442239434" r:id="rId45">
                  <o:FieldCodes>\s</o:FieldCodes>
                </o:OLEObject>
              </w:object>
            </w:r>
          </w:p>
        </w:tc>
        <w:tc>
          <w:tcPr>
            <w:tcW w:w="825" w:type="pct"/>
            <w:shd w:val="clear" w:color="auto" w:fill="auto"/>
          </w:tcPr>
          <w:p w:rsidR="001F01A6" w:rsidRPr="003C33E4" w:rsidRDefault="001F01A6" w:rsidP="001C36B3">
            <w:pPr>
              <w:pStyle w:val="TableBody"/>
              <w:keepNext w:val="0"/>
              <w:keepLines w:val="0"/>
              <w:rPr>
                <w:rFonts w:ascii="Arial" w:hAnsi="Arial" w:cs="Arial"/>
              </w:rPr>
            </w:pPr>
          </w:p>
        </w:tc>
      </w:tr>
    </w:tbl>
    <w:p w:rsidR="008F6E91" w:rsidRPr="008F6E91" w:rsidRDefault="008F6E91" w:rsidP="000D4B44">
      <w:pPr>
        <w:pStyle w:val="BodyText"/>
        <w:ind w:left="0"/>
        <w:rPr>
          <w:lang w:bidi="ar-SA"/>
        </w:rPr>
      </w:pPr>
    </w:p>
    <w:p w:rsidR="00514B69" w:rsidRPr="008A1DD8" w:rsidRDefault="00514B69" w:rsidP="00514B69">
      <w:pPr>
        <w:pStyle w:val="Heading3"/>
        <w:keepNext w:val="0"/>
        <w:keepLines w:val="0"/>
      </w:pPr>
      <w:bookmarkStart w:id="487" w:name="_Toc196208365"/>
      <w:bookmarkStart w:id="488" w:name="_Toc243109040"/>
      <w:bookmarkStart w:id="489" w:name="_Toc243109252"/>
      <w:bookmarkStart w:id="490" w:name="_Toc243110508"/>
      <w:bookmarkStart w:id="491" w:name="_Toc243101165"/>
      <w:bookmarkStart w:id="492" w:name="_Toc367095372"/>
      <w:bookmarkStart w:id="493" w:name="_Toc196208366"/>
      <w:bookmarkEnd w:id="487"/>
      <w:bookmarkEnd w:id="488"/>
      <w:bookmarkEnd w:id="489"/>
      <w:bookmarkEnd w:id="490"/>
      <w:r w:rsidRPr="008A1DD8">
        <w:t>Telia</w:t>
      </w:r>
      <w:bookmarkEnd w:id="491"/>
      <w:bookmarkEnd w:id="492"/>
    </w:p>
    <w:tbl>
      <w:tblPr>
        <w:tblW w:w="48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154"/>
        <w:gridCol w:w="1259"/>
        <w:gridCol w:w="992"/>
        <w:gridCol w:w="2609"/>
        <w:gridCol w:w="1262"/>
        <w:gridCol w:w="1347"/>
      </w:tblGrid>
      <w:tr w:rsidR="00BC15D9" w:rsidRPr="008A1DD8" w:rsidTr="001A4C6B">
        <w:trPr>
          <w:cantSplit/>
          <w:tblHeader/>
        </w:trPr>
        <w:tc>
          <w:tcPr>
            <w:tcW w:w="669" w:type="pct"/>
            <w:tcBorders>
              <w:bottom w:val="single" w:sz="12" w:space="0" w:color="auto"/>
            </w:tcBorders>
            <w:shd w:val="clear" w:color="auto" w:fill="auto"/>
            <w:vAlign w:val="bottom"/>
          </w:tcPr>
          <w:p w:rsidR="00BC15D9" w:rsidRPr="008A1DD8" w:rsidRDefault="00BC15D9" w:rsidP="00434ECB">
            <w:pPr>
              <w:pStyle w:val="TableHeader"/>
            </w:pPr>
            <w:r w:rsidRPr="008A1DD8">
              <w:t>Main Application</w:t>
            </w:r>
          </w:p>
        </w:tc>
        <w:tc>
          <w:tcPr>
            <w:tcW w:w="730" w:type="pct"/>
            <w:tcBorders>
              <w:bottom w:val="single" w:sz="12" w:space="0" w:color="auto"/>
            </w:tcBorders>
            <w:shd w:val="clear" w:color="auto" w:fill="auto"/>
            <w:vAlign w:val="bottom"/>
          </w:tcPr>
          <w:p w:rsidR="00BC15D9" w:rsidRPr="008A1DD8" w:rsidRDefault="00BC15D9" w:rsidP="00434ECB">
            <w:pPr>
              <w:pStyle w:val="TableHeader"/>
            </w:pPr>
            <w:r w:rsidRPr="008A1DD8">
              <w:t>CR ID</w:t>
            </w:r>
          </w:p>
        </w:tc>
        <w:tc>
          <w:tcPr>
            <w:tcW w:w="575" w:type="pct"/>
            <w:tcBorders>
              <w:bottom w:val="single" w:sz="12" w:space="0" w:color="auto"/>
            </w:tcBorders>
            <w:shd w:val="clear" w:color="auto" w:fill="auto"/>
            <w:vAlign w:val="bottom"/>
          </w:tcPr>
          <w:p w:rsidR="00BC15D9" w:rsidRPr="008A1DD8" w:rsidRDefault="00BC15D9" w:rsidP="00434ECB">
            <w:pPr>
              <w:pStyle w:val="TableHeader"/>
            </w:pPr>
            <w:r w:rsidRPr="008A1DD8">
              <w:t>Impact on Other Applications</w:t>
            </w:r>
          </w:p>
        </w:tc>
        <w:tc>
          <w:tcPr>
            <w:tcW w:w="1513" w:type="pct"/>
            <w:tcBorders>
              <w:bottom w:val="single" w:sz="12" w:space="0" w:color="auto"/>
            </w:tcBorders>
            <w:shd w:val="clear" w:color="auto" w:fill="auto"/>
            <w:vAlign w:val="bottom"/>
          </w:tcPr>
          <w:p w:rsidR="00BC15D9" w:rsidRPr="008A1DD8" w:rsidRDefault="00BC15D9" w:rsidP="00434ECB">
            <w:pPr>
              <w:pStyle w:val="TableHeader"/>
            </w:pPr>
            <w:r w:rsidRPr="008A1DD8">
              <w:t>Short Description of Change</w:t>
            </w:r>
          </w:p>
        </w:tc>
        <w:tc>
          <w:tcPr>
            <w:tcW w:w="732" w:type="pct"/>
            <w:tcBorders>
              <w:bottom w:val="single" w:sz="12" w:space="0" w:color="auto"/>
            </w:tcBorders>
            <w:shd w:val="clear" w:color="auto" w:fill="auto"/>
            <w:vAlign w:val="bottom"/>
          </w:tcPr>
          <w:p w:rsidR="00BC15D9" w:rsidRPr="008A1DD8" w:rsidRDefault="00BC15D9" w:rsidP="00434ECB">
            <w:pPr>
              <w:pStyle w:val="TableHeader"/>
            </w:pPr>
            <w:r>
              <w:t>Solution Document</w:t>
            </w:r>
          </w:p>
        </w:tc>
        <w:tc>
          <w:tcPr>
            <w:tcW w:w="781" w:type="pct"/>
            <w:tcBorders>
              <w:bottom w:val="single" w:sz="12" w:space="0" w:color="auto"/>
            </w:tcBorders>
            <w:shd w:val="clear" w:color="auto" w:fill="auto"/>
            <w:vAlign w:val="bottom"/>
          </w:tcPr>
          <w:p w:rsidR="00BC15D9" w:rsidRPr="008A1DD8" w:rsidRDefault="00BC15D9" w:rsidP="00434ECB">
            <w:pPr>
              <w:pStyle w:val="TableHeader"/>
            </w:pPr>
            <w:r w:rsidRPr="008A1DD8">
              <w:t>Comments</w:t>
            </w:r>
          </w:p>
        </w:tc>
      </w:tr>
      <w:tr w:rsidR="00BC15D9" w:rsidRPr="008A1DD8" w:rsidTr="001A4C6B">
        <w:trPr>
          <w:cantSplit/>
        </w:trPr>
        <w:tc>
          <w:tcPr>
            <w:tcW w:w="669" w:type="pct"/>
            <w:shd w:val="clear" w:color="auto" w:fill="auto"/>
          </w:tcPr>
          <w:p w:rsidR="00BC15D9" w:rsidRDefault="00BC15D9" w:rsidP="002428A6">
            <w:pPr>
              <w:spacing w:before="40" w:after="40"/>
              <w:rPr>
                <w:rFonts w:ascii="Arial" w:hAnsi="Arial" w:cs="Arial"/>
                <w:sz w:val="20"/>
                <w:szCs w:val="20"/>
                <w:lang w:eastAsia="nb-NO" w:bidi="ar-SA"/>
              </w:rPr>
            </w:pPr>
            <w:r>
              <w:rPr>
                <w:rFonts w:ascii="Arial" w:hAnsi="Arial" w:cs="Arial"/>
                <w:sz w:val="20"/>
                <w:szCs w:val="20"/>
                <w:lang w:eastAsia="nb-NO" w:bidi="ar-SA"/>
              </w:rPr>
              <w:t>Billing</w:t>
            </w:r>
          </w:p>
        </w:tc>
        <w:tc>
          <w:tcPr>
            <w:tcW w:w="730" w:type="pct"/>
            <w:shd w:val="clear" w:color="auto" w:fill="auto"/>
          </w:tcPr>
          <w:p w:rsidR="00BC15D9" w:rsidRDefault="00BC15D9" w:rsidP="002428A6">
            <w:pPr>
              <w:pStyle w:val="NormalWeb"/>
              <w:spacing w:before="0" w:beforeAutospacing="0" w:after="0" w:afterAutospacing="0"/>
              <w:rPr>
                <w:rFonts w:ascii="Arial" w:hAnsi="Arial" w:cs="Arial"/>
                <w:sz w:val="20"/>
                <w:szCs w:val="20"/>
              </w:rPr>
            </w:pPr>
            <w:r>
              <w:rPr>
                <w:rFonts w:ascii="Arial" w:hAnsi="Arial" w:cs="Arial"/>
                <w:sz w:val="20"/>
                <w:szCs w:val="20"/>
              </w:rPr>
              <w:t>T&amp;M 1665</w:t>
            </w:r>
          </w:p>
        </w:tc>
        <w:tc>
          <w:tcPr>
            <w:tcW w:w="575" w:type="pct"/>
            <w:shd w:val="clear" w:color="auto" w:fill="auto"/>
          </w:tcPr>
          <w:p w:rsidR="00BC15D9" w:rsidRPr="00060AD7" w:rsidRDefault="00BC15D9" w:rsidP="002428A6">
            <w:pPr>
              <w:pStyle w:val="NormalWeb"/>
              <w:spacing w:before="0" w:beforeAutospacing="0" w:after="0" w:afterAutospacing="0"/>
              <w:rPr>
                <w:rFonts w:ascii="Arial" w:hAnsi="Arial" w:cs="Arial"/>
                <w:sz w:val="20"/>
                <w:szCs w:val="20"/>
              </w:rPr>
            </w:pPr>
          </w:p>
        </w:tc>
        <w:tc>
          <w:tcPr>
            <w:tcW w:w="1513" w:type="pct"/>
            <w:shd w:val="clear" w:color="auto" w:fill="auto"/>
          </w:tcPr>
          <w:p w:rsidR="00BC15D9" w:rsidRPr="008B1D97" w:rsidRDefault="00BC15D9" w:rsidP="002428A6">
            <w:pPr>
              <w:pStyle w:val="NormalWeb"/>
              <w:rPr>
                <w:rFonts w:ascii="Arial" w:hAnsi="Arial" w:cs="Arial"/>
                <w:sz w:val="20"/>
                <w:szCs w:val="20"/>
              </w:rPr>
            </w:pPr>
            <w:r>
              <w:rPr>
                <w:rFonts w:ascii="Arial" w:hAnsi="Arial" w:cs="Arial"/>
                <w:sz w:val="20"/>
                <w:szCs w:val="20"/>
              </w:rPr>
              <w:t>Clean Cut of Advance RC</w:t>
            </w:r>
          </w:p>
        </w:tc>
        <w:bookmarkStart w:id="494" w:name="_MON_1439978243"/>
        <w:bookmarkEnd w:id="494"/>
        <w:tc>
          <w:tcPr>
            <w:tcW w:w="732" w:type="pct"/>
            <w:shd w:val="clear" w:color="auto" w:fill="auto"/>
          </w:tcPr>
          <w:p w:rsidR="00BC15D9" w:rsidRPr="009B52A4" w:rsidRDefault="0086308C" w:rsidP="002428A6">
            <w:pPr>
              <w:pStyle w:val="TableBody"/>
              <w:keepNext w:val="0"/>
              <w:keepLines w:val="0"/>
              <w:rPr>
                <w:noProof/>
              </w:rPr>
            </w:pPr>
            <w:r>
              <w:rPr>
                <w:noProof/>
              </w:rPr>
              <w:object w:dxaOrig="1550" w:dyaOrig="991">
                <v:shape id="_x0000_i1035" type="#_x0000_t75" style="width:77.25pt;height:49.5pt" o:ole="">
                  <v:imagedata r:id="rId46" o:title=""/>
                </v:shape>
                <o:OLEObject Type="Embed" ProgID="Word.Document.12" ShapeID="_x0000_i1035" DrawAspect="Icon" ObjectID="_1442239435" r:id="rId47">
                  <o:FieldCodes>\s</o:FieldCodes>
                </o:OLEObject>
              </w:object>
            </w:r>
          </w:p>
        </w:tc>
        <w:tc>
          <w:tcPr>
            <w:tcW w:w="781" w:type="pct"/>
            <w:shd w:val="clear" w:color="auto" w:fill="auto"/>
          </w:tcPr>
          <w:p w:rsidR="00BC15D9" w:rsidRPr="00D75AC7" w:rsidRDefault="00BC15D9" w:rsidP="002428A6">
            <w:pPr>
              <w:pStyle w:val="TableBody"/>
              <w:keepNext w:val="0"/>
              <w:keepLines w:val="0"/>
              <w:rPr>
                <w:rFonts w:ascii="Arial" w:hAnsi="Arial" w:cs="Arial"/>
              </w:rPr>
            </w:pPr>
          </w:p>
        </w:tc>
      </w:tr>
      <w:tr w:rsidR="00F16E10" w:rsidRPr="008A1DD8" w:rsidTr="001A4C6B">
        <w:trPr>
          <w:cantSplit/>
        </w:trPr>
        <w:tc>
          <w:tcPr>
            <w:tcW w:w="669" w:type="pct"/>
            <w:shd w:val="clear" w:color="auto" w:fill="auto"/>
          </w:tcPr>
          <w:p w:rsidR="00F16E10" w:rsidRDefault="00F16E10" w:rsidP="002428A6">
            <w:pPr>
              <w:spacing w:before="40" w:after="40"/>
              <w:rPr>
                <w:rFonts w:ascii="Arial" w:hAnsi="Arial" w:cs="Arial"/>
                <w:sz w:val="20"/>
                <w:szCs w:val="20"/>
                <w:lang w:eastAsia="nb-NO" w:bidi="ar-SA"/>
              </w:rPr>
            </w:pPr>
            <w:ins w:id="495" w:author="Ashraf Abuleil" w:date="2013-09-24T10:13:00Z">
              <w:r w:rsidRPr="00F16E10">
                <w:rPr>
                  <w:rFonts w:ascii="Arial" w:hAnsi="Arial" w:cs="Arial"/>
                  <w:sz w:val="20"/>
                  <w:szCs w:val="20"/>
                  <w:lang w:eastAsia="nb-NO" w:bidi="ar-SA"/>
                  <w:rPrChange w:id="496" w:author="Ashraf Abuleil" w:date="2013-09-24T10:14:00Z">
                    <w:rPr>
                      <w:rFonts w:ascii="Arial" w:hAnsi="Arial" w:cs="Arial"/>
                    </w:rPr>
                  </w:rPrChange>
                </w:rPr>
                <w:t>ADD</w:t>
              </w:r>
            </w:ins>
          </w:p>
        </w:tc>
        <w:tc>
          <w:tcPr>
            <w:tcW w:w="730" w:type="pct"/>
            <w:shd w:val="clear" w:color="auto" w:fill="auto"/>
          </w:tcPr>
          <w:p w:rsidR="00F16E10" w:rsidRDefault="00F16E10" w:rsidP="002428A6">
            <w:pPr>
              <w:pStyle w:val="NormalWeb"/>
              <w:spacing w:before="0" w:beforeAutospacing="0" w:after="0" w:afterAutospacing="0"/>
              <w:rPr>
                <w:rFonts w:ascii="Arial" w:hAnsi="Arial" w:cs="Arial"/>
                <w:sz w:val="20"/>
                <w:szCs w:val="20"/>
                <w:lang w:eastAsia="nb-NO" w:bidi="ar-SA"/>
              </w:rPr>
            </w:pPr>
            <w:ins w:id="497" w:author="Ashraf Abuleil" w:date="2013-09-24T10:13:00Z">
              <w:r w:rsidRPr="00F16E10">
                <w:rPr>
                  <w:rFonts w:ascii="Arial" w:hAnsi="Arial" w:cs="Arial"/>
                  <w:sz w:val="20"/>
                  <w:szCs w:val="20"/>
                  <w:lang w:eastAsia="nb-NO" w:bidi="ar-SA"/>
                  <w:rPrChange w:id="498" w:author="Ashraf Abuleil" w:date="2013-09-24T10:14:00Z">
                    <w:rPr>
                      <w:rFonts w:ascii="Calibri" w:hAnsi="Calibri" w:cs="Calibri"/>
                      <w:sz w:val="22"/>
                      <w:szCs w:val="22"/>
                    </w:rPr>
                  </w:rPrChange>
                </w:rPr>
                <w:t>T&amp;M 1788 (CR 1476)</w:t>
              </w:r>
            </w:ins>
          </w:p>
        </w:tc>
        <w:tc>
          <w:tcPr>
            <w:tcW w:w="575" w:type="pct"/>
            <w:shd w:val="clear" w:color="auto" w:fill="auto"/>
          </w:tcPr>
          <w:p w:rsidR="00F16E10" w:rsidRPr="00060AD7" w:rsidRDefault="00F16E10" w:rsidP="002428A6">
            <w:pPr>
              <w:pStyle w:val="NormalWeb"/>
              <w:spacing w:before="0" w:beforeAutospacing="0" w:after="0" w:afterAutospacing="0"/>
              <w:rPr>
                <w:rFonts w:ascii="Arial" w:hAnsi="Arial" w:cs="Arial"/>
                <w:sz w:val="20"/>
                <w:szCs w:val="20"/>
                <w:lang w:eastAsia="nb-NO" w:bidi="ar-SA"/>
              </w:rPr>
            </w:pPr>
          </w:p>
        </w:tc>
        <w:tc>
          <w:tcPr>
            <w:tcW w:w="1513" w:type="pct"/>
            <w:shd w:val="clear" w:color="auto" w:fill="auto"/>
          </w:tcPr>
          <w:p w:rsidR="00F16E10" w:rsidRDefault="00F16E10" w:rsidP="002428A6">
            <w:pPr>
              <w:pStyle w:val="NormalWeb"/>
              <w:rPr>
                <w:rFonts w:ascii="Arial" w:hAnsi="Arial" w:cs="Arial"/>
                <w:sz w:val="20"/>
                <w:szCs w:val="20"/>
                <w:lang w:eastAsia="nb-NO" w:bidi="ar-SA"/>
              </w:rPr>
            </w:pPr>
            <w:ins w:id="499" w:author="Ashraf Abuleil" w:date="2013-09-24T10:13:00Z">
              <w:r w:rsidRPr="00F16E10">
                <w:rPr>
                  <w:rFonts w:ascii="Arial" w:hAnsi="Arial" w:cs="Arial"/>
                  <w:sz w:val="20"/>
                  <w:szCs w:val="20"/>
                  <w:lang w:eastAsia="nb-NO" w:bidi="ar-SA"/>
                  <w:rPrChange w:id="500" w:author="Ashraf Abuleil" w:date="2013-09-24T10:14:00Z">
                    <w:rPr>
                      <w:rFonts w:ascii="Calibri" w:hAnsi="Calibri" w:cs="Calibri"/>
                      <w:sz w:val="22"/>
                      <w:szCs w:val="22"/>
                    </w:rPr>
                  </w:rPrChange>
                </w:rPr>
                <w:t>Change PBS to Betalingsservice on level 1 in all bill formats</w:t>
              </w:r>
            </w:ins>
          </w:p>
        </w:tc>
        <w:bookmarkStart w:id="501" w:name="_MON_1441522854"/>
        <w:bookmarkEnd w:id="501"/>
        <w:tc>
          <w:tcPr>
            <w:tcW w:w="732" w:type="pct"/>
            <w:shd w:val="clear" w:color="auto" w:fill="auto"/>
          </w:tcPr>
          <w:p w:rsidR="00F16E10" w:rsidRDefault="00F16E10" w:rsidP="002428A6">
            <w:pPr>
              <w:pStyle w:val="TableBody"/>
              <w:keepNext w:val="0"/>
              <w:keepLines w:val="0"/>
              <w:rPr>
                <w:noProof/>
              </w:rPr>
            </w:pPr>
            <w:ins w:id="502" w:author="Ashraf Abuleil" w:date="2013-09-24T10:14:00Z">
              <w:r>
                <w:rPr>
                  <w:noProof/>
                </w:rPr>
                <w:object w:dxaOrig="1550" w:dyaOrig="991">
                  <v:shape id="_x0000_i1036" type="#_x0000_t75" style="width:77.25pt;height:49.5pt" o:ole="">
                    <v:imagedata r:id="rId30" o:title=""/>
                  </v:shape>
                  <o:OLEObject Type="Embed" ProgID="Word.Document.12" ShapeID="_x0000_i1036" DrawAspect="Icon" ObjectID="_1442239436" r:id="rId48">
                    <o:FieldCodes>\s</o:FieldCodes>
                  </o:OLEObject>
                </w:object>
              </w:r>
            </w:ins>
          </w:p>
        </w:tc>
        <w:tc>
          <w:tcPr>
            <w:tcW w:w="781" w:type="pct"/>
            <w:shd w:val="clear" w:color="auto" w:fill="auto"/>
          </w:tcPr>
          <w:p w:rsidR="00F16E10" w:rsidRPr="00D75AC7" w:rsidRDefault="00F16E10" w:rsidP="002428A6">
            <w:pPr>
              <w:pStyle w:val="TableBody"/>
              <w:keepNext w:val="0"/>
              <w:keepLines w:val="0"/>
              <w:rPr>
                <w:rFonts w:ascii="Arial" w:hAnsi="Arial" w:cs="Arial"/>
              </w:rPr>
            </w:pPr>
          </w:p>
        </w:tc>
      </w:tr>
      <w:tr w:rsidR="00F16E10" w:rsidRPr="008A1DD8" w:rsidTr="001A4C6B">
        <w:trPr>
          <w:cantSplit/>
        </w:trPr>
        <w:tc>
          <w:tcPr>
            <w:tcW w:w="669" w:type="pct"/>
            <w:shd w:val="clear" w:color="auto" w:fill="auto"/>
          </w:tcPr>
          <w:p w:rsidR="00F16E10" w:rsidRPr="0012187A"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lastRenderedPageBreak/>
              <w:t>MAF</w:t>
            </w:r>
          </w:p>
        </w:tc>
        <w:tc>
          <w:tcPr>
            <w:tcW w:w="730" w:type="pct"/>
            <w:shd w:val="clear" w:color="auto" w:fill="auto"/>
          </w:tcPr>
          <w:p w:rsidR="00F16E10" w:rsidRDefault="00F16E10" w:rsidP="002428A6">
            <w:pPr>
              <w:pStyle w:val="NormalWeb"/>
              <w:spacing w:before="0" w:beforeAutospacing="0" w:after="0" w:afterAutospacing="0"/>
              <w:rPr>
                <w:rFonts w:ascii="Arial" w:hAnsi="Arial" w:cs="Arial"/>
                <w:sz w:val="20"/>
                <w:szCs w:val="20"/>
              </w:rPr>
            </w:pPr>
            <w:r>
              <w:rPr>
                <w:rFonts w:ascii="Arial" w:hAnsi="Arial" w:cs="Arial"/>
                <w:sz w:val="20"/>
                <w:szCs w:val="20"/>
              </w:rPr>
              <w:t>T&amp;M 1807</w:t>
            </w:r>
          </w:p>
        </w:tc>
        <w:tc>
          <w:tcPr>
            <w:tcW w:w="575" w:type="pct"/>
            <w:shd w:val="clear" w:color="auto" w:fill="auto"/>
          </w:tcPr>
          <w:p w:rsidR="00F16E10" w:rsidRPr="00060AD7" w:rsidRDefault="00F16E10" w:rsidP="002428A6">
            <w:pPr>
              <w:pStyle w:val="NormalWeb"/>
              <w:spacing w:before="0" w:beforeAutospacing="0" w:after="0" w:afterAutospacing="0"/>
              <w:rPr>
                <w:rFonts w:ascii="Arial" w:hAnsi="Arial" w:cs="Arial"/>
                <w:sz w:val="20"/>
                <w:szCs w:val="20"/>
              </w:rPr>
            </w:pPr>
          </w:p>
        </w:tc>
        <w:tc>
          <w:tcPr>
            <w:tcW w:w="1513" w:type="pct"/>
            <w:shd w:val="clear" w:color="auto" w:fill="auto"/>
          </w:tcPr>
          <w:p w:rsidR="00F16E10" w:rsidRPr="00060AD7" w:rsidRDefault="00F16E10" w:rsidP="002428A6">
            <w:pPr>
              <w:pStyle w:val="NormalWeb"/>
              <w:rPr>
                <w:rFonts w:ascii="Arial" w:hAnsi="Arial" w:cs="Arial"/>
                <w:sz w:val="20"/>
                <w:szCs w:val="20"/>
              </w:rPr>
            </w:pPr>
            <w:r w:rsidRPr="008B1D97">
              <w:rPr>
                <w:rFonts w:ascii="Arial" w:hAnsi="Arial" w:cs="Arial"/>
                <w:sz w:val="20"/>
                <w:szCs w:val="20"/>
              </w:rPr>
              <w:t>6 Digit Roaming Operator Code in Telia</w:t>
            </w:r>
          </w:p>
        </w:tc>
        <w:bookmarkStart w:id="503" w:name="_MON_1440420570"/>
        <w:bookmarkEnd w:id="503"/>
        <w:tc>
          <w:tcPr>
            <w:tcW w:w="732" w:type="pct"/>
            <w:shd w:val="clear" w:color="auto" w:fill="auto"/>
          </w:tcPr>
          <w:p w:rsidR="00F16E10" w:rsidRPr="009B52A4" w:rsidRDefault="00F16E10" w:rsidP="007753E1">
            <w:pPr>
              <w:pStyle w:val="TableBody"/>
              <w:keepNext w:val="0"/>
              <w:keepLines w:val="0"/>
              <w:rPr>
                <w:noProof/>
              </w:rPr>
            </w:pPr>
            <w:r>
              <w:rPr>
                <w:noProof/>
              </w:rPr>
              <w:object w:dxaOrig="1550" w:dyaOrig="991">
                <v:shape id="_x0000_i1037" type="#_x0000_t75" style="width:77.25pt;height:49.5pt" o:ole="">
                  <v:imagedata r:id="rId49" o:title=""/>
                </v:shape>
                <o:OLEObject Type="Embed" ProgID="Word.Document.8" ShapeID="_x0000_i1037" DrawAspect="Icon" ObjectID="_1442239437" r:id="rId50">
                  <o:FieldCodes>\s</o:FieldCodes>
                </o:OLEObject>
              </w:object>
            </w:r>
          </w:p>
        </w:tc>
        <w:tc>
          <w:tcPr>
            <w:tcW w:w="781" w:type="pct"/>
            <w:shd w:val="clear" w:color="auto" w:fill="auto"/>
          </w:tcPr>
          <w:p w:rsidR="00F16E10" w:rsidRPr="00D75AC7" w:rsidRDefault="00F16E10" w:rsidP="002428A6">
            <w:pPr>
              <w:pStyle w:val="TableBody"/>
              <w:keepNext w:val="0"/>
              <w:keepLines w:val="0"/>
              <w:rPr>
                <w:rFonts w:ascii="Arial" w:hAnsi="Arial" w:cs="Arial"/>
              </w:rPr>
            </w:pPr>
          </w:p>
        </w:tc>
      </w:tr>
      <w:tr w:rsidR="00F16E10" w:rsidRPr="008A1DD8" w:rsidTr="001A4C6B">
        <w:trPr>
          <w:cantSplit/>
        </w:trPr>
        <w:tc>
          <w:tcPr>
            <w:tcW w:w="669" w:type="pct"/>
            <w:shd w:val="clear" w:color="auto" w:fill="auto"/>
          </w:tcPr>
          <w:p w:rsidR="00F16E10" w:rsidRPr="0012187A" w:rsidRDefault="00F16E10" w:rsidP="002428A6">
            <w:pPr>
              <w:spacing w:before="40" w:after="40"/>
              <w:rPr>
                <w:rFonts w:ascii="Arial" w:hAnsi="Arial" w:cs="Arial"/>
                <w:sz w:val="20"/>
                <w:szCs w:val="20"/>
                <w:lang w:eastAsia="nb-NO" w:bidi="ar-SA"/>
              </w:rPr>
            </w:pPr>
            <w:r w:rsidRPr="0012187A">
              <w:rPr>
                <w:rFonts w:ascii="Arial" w:hAnsi="Arial" w:cs="Arial"/>
                <w:sz w:val="20"/>
                <w:szCs w:val="20"/>
                <w:lang w:eastAsia="nb-NO" w:bidi="ar-SA"/>
              </w:rPr>
              <w:t>ADD</w:t>
            </w:r>
          </w:p>
        </w:tc>
        <w:tc>
          <w:tcPr>
            <w:tcW w:w="730" w:type="pct"/>
            <w:shd w:val="clear" w:color="auto" w:fill="auto"/>
          </w:tcPr>
          <w:p w:rsidR="00F16E10" w:rsidRPr="00060AD7" w:rsidRDefault="00F16E10" w:rsidP="002428A6">
            <w:pPr>
              <w:pStyle w:val="NormalWeb"/>
              <w:spacing w:before="0" w:beforeAutospacing="0" w:after="0" w:afterAutospacing="0"/>
              <w:rPr>
                <w:rFonts w:ascii="Arial" w:hAnsi="Arial" w:cs="Arial"/>
                <w:sz w:val="20"/>
                <w:szCs w:val="20"/>
              </w:rPr>
            </w:pPr>
            <w:r>
              <w:rPr>
                <w:rFonts w:ascii="Arial" w:hAnsi="Arial" w:cs="Arial"/>
                <w:sz w:val="20"/>
                <w:szCs w:val="20"/>
              </w:rPr>
              <w:t xml:space="preserve">T&amp;M </w:t>
            </w:r>
            <w:r w:rsidRPr="00060AD7">
              <w:rPr>
                <w:rFonts w:ascii="Arial" w:hAnsi="Arial" w:cs="Arial"/>
                <w:sz w:val="20"/>
                <w:szCs w:val="20"/>
              </w:rPr>
              <w:t>1809</w:t>
            </w:r>
          </w:p>
        </w:tc>
        <w:tc>
          <w:tcPr>
            <w:tcW w:w="575" w:type="pct"/>
            <w:shd w:val="clear" w:color="auto" w:fill="auto"/>
          </w:tcPr>
          <w:p w:rsidR="00F16E10" w:rsidRPr="00060AD7" w:rsidRDefault="00F16E10" w:rsidP="002428A6">
            <w:pPr>
              <w:pStyle w:val="NormalWeb"/>
              <w:spacing w:before="0" w:beforeAutospacing="0" w:after="0" w:afterAutospacing="0"/>
              <w:rPr>
                <w:rFonts w:ascii="Arial" w:hAnsi="Arial" w:cs="Arial"/>
                <w:sz w:val="20"/>
                <w:szCs w:val="20"/>
              </w:rPr>
            </w:pPr>
            <w:r w:rsidRPr="00060AD7">
              <w:rPr>
                <w:rFonts w:ascii="Arial" w:hAnsi="Arial" w:cs="Arial"/>
                <w:sz w:val="20"/>
                <w:szCs w:val="20"/>
              </w:rPr>
              <w:t>CSM</w:t>
            </w:r>
          </w:p>
        </w:tc>
        <w:tc>
          <w:tcPr>
            <w:tcW w:w="1513" w:type="pct"/>
            <w:shd w:val="clear" w:color="auto" w:fill="auto"/>
          </w:tcPr>
          <w:p w:rsidR="00F16E10" w:rsidRPr="00060AD7" w:rsidRDefault="00F16E10" w:rsidP="002428A6">
            <w:pPr>
              <w:pStyle w:val="NormalWeb"/>
              <w:rPr>
                <w:rFonts w:ascii="Arial" w:hAnsi="Arial" w:cs="Arial"/>
                <w:sz w:val="20"/>
                <w:szCs w:val="20"/>
              </w:rPr>
            </w:pPr>
            <w:r w:rsidRPr="00060AD7">
              <w:rPr>
                <w:rFonts w:ascii="Arial" w:hAnsi="Arial" w:cs="Arial"/>
                <w:sz w:val="20"/>
                <w:szCs w:val="20"/>
              </w:rPr>
              <w:t>PDF Bill Image for Telia</w:t>
            </w:r>
          </w:p>
        </w:tc>
        <w:bookmarkStart w:id="504" w:name="_MON_1439978299"/>
        <w:bookmarkEnd w:id="504"/>
        <w:bookmarkStart w:id="505" w:name="_MON_1440574935"/>
        <w:bookmarkEnd w:id="505"/>
        <w:tc>
          <w:tcPr>
            <w:tcW w:w="732" w:type="pct"/>
            <w:shd w:val="clear" w:color="auto" w:fill="auto"/>
          </w:tcPr>
          <w:p w:rsidR="00F16E10" w:rsidRPr="009B52A4" w:rsidRDefault="00F16E10" w:rsidP="002428A6">
            <w:pPr>
              <w:pStyle w:val="TableBody"/>
              <w:keepNext w:val="0"/>
              <w:keepLines w:val="0"/>
              <w:rPr>
                <w:noProof/>
              </w:rPr>
            </w:pPr>
            <w:r>
              <w:rPr>
                <w:noProof/>
              </w:rPr>
              <w:object w:dxaOrig="1550" w:dyaOrig="991">
                <v:shape id="_x0000_i1038" type="#_x0000_t75" style="width:77.25pt;height:49.5pt" o:ole="">
                  <v:imagedata r:id="rId51" o:title=""/>
                </v:shape>
                <o:OLEObject Type="Embed" ProgID="Word.Document.12" ShapeID="_x0000_i1038" DrawAspect="Icon" ObjectID="_1442239438" r:id="rId52">
                  <o:FieldCodes>\s</o:FieldCodes>
                </o:OLEObject>
              </w:object>
            </w:r>
          </w:p>
        </w:tc>
        <w:tc>
          <w:tcPr>
            <w:tcW w:w="781" w:type="pct"/>
            <w:shd w:val="clear" w:color="auto" w:fill="auto"/>
          </w:tcPr>
          <w:p w:rsidR="00F16E10" w:rsidRPr="00D75AC7" w:rsidRDefault="00F16E10" w:rsidP="002428A6">
            <w:pPr>
              <w:pStyle w:val="TableBody"/>
              <w:keepNext w:val="0"/>
              <w:keepLines w:val="0"/>
              <w:rPr>
                <w:rFonts w:ascii="Arial" w:hAnsi="Arial" w:cs="Arial"/>
              </w:rPr>
            </w:pPr>
          </w:p>
        </w:tc>
      </w:tr>
      <w:tr w:rsidR="00F16E10" w:rsidRPr="003C33E4" w:rsidTr="001A4C6B">
        <w:trPr>
          <w:cantSplit/>
        </w:trPr>
        <w:tc>
          <w:tcPr>
            <w:tcW w:w="669" w:type="pct"/>
            <w:shd w:val="clear" w:color="auto" w:fill="auto"/>
          </w:tcPr>
          <w:p w:rsidR="00F16E10"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t>MAF</w:t>
            </w:r>
          </w:p>
        </w:tc>
        <w:tc>
          <w:tcPr>
            <w:tcW w:w="730" w:type="pct"/>
            <w:shd w:val="clear" w:color="auto" w:fill="auto"/>
          </w:tcPr>
          <w:p w:rsidR="00F16E10" w:rsidRPr="00D70A0A" w:rsidRDefault="00F16E10" w:rsidP="002428A6">
            <w:pPr>
              <w:pStyle w:val="NormalWeb"/>
              <w:spacing w:before="0" w:beforeAutospacing="0" w:after="0" w:afterAutospacing="0"/>
              <w:rPr>
                <w:rFonts w:ascii="Arial" w:hAnsi="Arial" w:cs="Arial"/>
                <w:sz w:val="20"/>
                <w:szCs w:val="20"/>
                <w:lang w:eastAsia="nb-NO" w:bidi="ar-SA"/>
              </w:rPr>
            </w:pPr>
            <w:r w:rsidRPr="00D70A0A">
              <w:rPr>
                <w:rFonts w:ascii="Arial" w:hAnsi="Arial" w:cs="Arial"/>
                <w:sz w:val="20"/>
                <w:szCs w:val="20"/>
              </w:rPr>
              <w:t>T&amp;M</w:t>
            </w:r>
            <w:r>
              <w:rPr>
                <w:rFonts w:ascii="Arial" w:hAnsi="Arial" w:cs="Arial"/>
                <w:sz w:val="20"/>
                <w:szCs w:val="20"/>
              </w:rPr>
              <w:t xml:space="preserve"> 1829</w:t>
            </w:r>
          </w:p>
        </w:tc>
        <w:tc>
          <w:tcPr>
            <w:tcW w:w="575" w:type="pct"/>
            <w:shd w:val="clear" w:color="auto" w:fill="auto"/>
          </w:tcPr>
          <w:p w:rsidR="00F16E10" w:rsidRPr="007B3F7E" w:rsidRDefault="00F16E10" w:rsidP="002428A6">
            <w:pPr>
              <w:spacing w:before="40" w:after="40"/>
              <w:rPr>
                <w:rFonts w:ascii="Arial" w:hAnsi="Arial" w:cs="Arial"/>
                <w:sz w:val="20"/>
                <w:szCs w:val="20"/>
                <w:lang w:eastAsia="nb-NO" w:bidi="ar-SA"/>
              </w:rPr>
            </w:pPr>
          </w:p>
        </w:tc>
        <w:tc>
          <w:tcPr>
            <w:tcW w:w="1513" w:type="pct"/>
            <w:shd w:val="clear" w:color="auto" w:fill="auto"/>
          </w:tcPr>
          <w:p w:rsidR="00F16E10" w:rsidRPr="00D70A0A" w:rsidRDefault="00F16E10" w:rsidP="002428A6">
            <w:pPr>
              <w:spacing w:before="40" w:after="40"/>
              <w:rPr>
                <w:rFonts w:ascii="Arial" w:hAnsi="Arial" w:cs="Arial"/>
                <w:sz w:val="20"/>
                <w:szCs w:val="20"/>
                <w:lang w:eastAsia="nb-NO" w:bidi="ar-SA"/>
              </w:rPr>
            </w:pPr>
            <w:r w:rsidRPr="00D70A0A">
              <w:rPr>
                <w:rFonts w:ascii="Arial" w:hAnsi="Arial" w:cs="Arial"/>
                <w:sz w:val="20"/>
                <w:szCs w:val="20"/>
                <w:lang w:eastAsia="nb-NO" w:bidi="ar-SA"/>
              </w:rPr>
              <w:t>Change Incollect_rerate_ind mapping for TDC roaming calls</w:t>
            </w:r>
          </w:p>
        </w:tc>
        <w:bookmarkStart w:id="506" w:name="_MON_1440420650"/>
        <w:bookmarkEnd w:id="506"/>
        <w:tc>
          <w:tcPr>
            <w:tcW w:w="732" w:type="pct"/>
            <w:shd w:val="clear" w:color="auto" w:fill="auto"/>
          </w:tcPr>
          <w:p w:rsidR="00F16E10" w:rsidRPr="002541DD"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object w:dxaOrig="1550" w:dyaOrig="991">
                <v:shape id="_x0000_i1039" type="#_x0000_t75" style="width:77.25pt;height:49.5pt" o:ole="">
                  <v:imagedata r:id="rId53" o:title=""/>
                </v:shape>
                <o:OLEObject Type="Embed" ProgID="Word.Document.12" ShapeID="_x0000_i1039" DrawAspect="Icon" ObjectID="_1442239439" r:id="rId54">
                  <o:FieldCodes>\s</o:FieldCodes>
                </o:OLEObject>
              </w:object>
            </w:r>
          </w:p>
        </w:tc>
        <w:tc>
          <w:tcPr>
            <w:tcW w:w="781" w:type="pct"/>
            <w:shd w:val="clear" w:color="auto" w:fill="auto"/>
          </w:tcPr>
          <w:p w:rsidR="00F16E10" w:rsidRPr="00D70A0A" w:rsidRDefault="00F16E10" w:rsidP="002428A6">
            <w:pPr>
              <w:spacing w:before="40" w:after="40"/>
              <w:rPr>
                <w:rFonts w:ascii="Arial" w:hAnsi="Arial" w:cs="Arial"/>
                <w:sz w:val="20"/>
                <w:szCs w:val="20"/>
                <w:lang w:eastAsia="nb-NO" w:bidi="ar-SA"/>
              </w:rPr>
            </w:pPr>
          </w:p>
        </w:tc>
      </w:tr>
      <w:tr w:rsidR="00F16E10" w:rsidRPr="003C33E4" w:rsidTr="001A4C6B">
        <w:trPr>
          <w:cantSplit/>
        </w:trPr>
        <w:tc>
          <w:tcPr>
            <w:tcW w:w="669" w:type="pct"/>
            <w:shd w:val="clear" w:color="auto" w:fill="auto"/>
          </w:tcPr>
          <w:p w:rsidR="00F16E10"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t>MAF</w:t>
            </w:r>
          </w:p>
        </w:tc>
        <w:tc>
          <w:tcPr>
            <w:tcW w:w="730" w:type="pct"/>
            <w:shd w:val="clear" w:color="auto" w:fill="auto"/>
          </w:tcPr>
          <w:p w:rsidR="00F16E10" w:rsidRDefault="00F16E10" w:rsidP="002428A6">
            <w:pPr>
              <w:pStyle w:val="NormalWeb"/>
              <w:spacing w:before="0" w:beforeAutospacing="0" w:after="0" w:afterAutospacing="0"/>
              <w:textAlignment w:val="bottom"/>
              <w:rPr>
                <w:rFonts w:ascii="Arial" w:hAnsi="Arial" w:cs="Arial"/>
                <w:sz w:val="36"/>
                <w:szCs w:val="36"/>
              </w:rPr>
            </w:pPr>
            <w:r>
              <w:rPr>
                <w:rFonts w:ascii="Calibri" w:hAnsi="Calibri" w:cs="Calibri"/>
                <w:color w:val="000000"/>
                <w:kern w:val="24"/>
                <w:sz w:val="22"/>
                <w:szCs w:val="22"/>
              </w:rPr>
              <w:t>T&amp;M 1826 (CR 1463)</w:t>
            </w:r>
          </w:p>
        </w:tc>
        <w:tc>
          <w:tcPr>
            <w:tcW w:w="575" w:type="pct"/>
            <w:shd w:val="clear" w:color="auto" w:fill="auto"/>
          </w:tcPr>
          <w:p w:rsidR="00F16E10" w:rsidRPr="007B3F7E" w:rsidRDefault="00F16E10" w:rsidP="002428A6">
            <w:pPr>
              <w:spacing w:before="40" w:after="40"/>
              <w:rPr>
                <w:rFonts w:ascii="Arial" w:hAnsi="Arial" w:cs="Arial"/>
                <w:sz w:val="20"/>
                <w:szCs w:val="20"/>
                <w:lang w:eastAsia="nb-NO" w:bidi="ar-SA"/>
              </w:rPr>
            </w:pPr>
          </w:p>
        </w:tc>
        <w:tc>
          <w:tcPr>
            <w:tcW w:w="1513" w:type="pct"/>
            <w:shd w:val="clear" w:color="auto" w:fill="auto"/>
          </w:tcPr>
          <w:p w:rsidR="00F16E10" w:rsidRDefault="00F16E10" w:rsidP="002428A6">
            <w:pPr>
              <w:pStyle w:val="NormalWeb"/>
              <w:spacing w:before="0" w:beforeAutospacing="0" w:after="0" w:afterAutospacing="0"/>
              <w:textAlignment w:val="bottom"/>
              <w:rPr>
                <w:rFonts w:ascii="Arial" w:hAnsi="Arial" w:cs="Arial"/>
                <w:sz w:val="36"/>
                <w:szCs w:val="36"/>
              </w:rPr>
            </w:pPr>
            <w:r>
              <w:rPr>
                <w:rFonts w:ascii="Calibri" w:hAnsi="Calibri" w:cs="Calibri"/>
                <w:color w:val="000000"/>
                <w:kern w:val="24"/>
                <w:sz w:val="22"/>
                <w:szCs w:val="22"/>
              </w:rPr>
              <w:t>Remove duration usage from CDR</w:t>
            </w:r>
          </w:p>
        </w:tc>
        <w:bookmarkStart w:id="507" w:name="_MON_1439978322"/>
        <w:bookmarkEnd w:id="507"/>
        <w:tc>
          <w:tcPr>
            <w:tcW w:w="732" w:type="pct"/>
            <w:shd w:val="clear" w:color="auto" w:fill="auto"/>
          </w:tcPr>
          <w:p w:rsidR="00F16E10" w:rsidRPr="002541DD"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object w:dxaOrig="1550" w:dyaOrig="991">
                <v:shape id="_x0000_i1040" type="#_x0000_t75" style="width:77.25pt;height:49.5pt" o:ole="">
                  <v:imagedata r:id="rId55" o:title=""/>
                </v:shape>
                <o:OLEObject Type="Embed" ProgID="Word.Document.12" ShapeID="_x0000_i1040" DrawAspect="Icon" ObjectID="_1442239440" r:id="rId56">
                  <o:FieldCodes>\s</o:FieldCodes>
                </o:OLEObject>
              </w:object>
            </w:r>
          </w:p>
        </w:tc>
        <w:tc>
          <w:tcPr>
            <w:tcW w:w="781" w:type="pct"/>
            <w:shd w:val="clear" w:color="auto" w:fill="auto"/>
          </w:tcPr>
          <w:p w:rsidR="00F16E10" w:rsidRPr="003C33E4" w:rsidRDefault="00F16E10" w:rsidP="002428A6">
            <w:pPr>
              <w:pStyle w:val="TableBody"/>
              <w:keepNext w:val="0"/>
              <w:keepLines w:val="0"/>
              <w:rPr>
                <w:rFonts w:ascii="Arial" w:hAnsi="Arial" w:cs="Arial"/>
              </w:rPr>
            </w:pPr>
          </w:p>
        </w:tc>
      </w:tr>
      <w:tr w:rsidR="00F16E10" w:rsidRPr="003C33E4" w:rsidTr="001A4C6B">
        <w:trPr>
          <w:cantSplit/>
        </w:trPr>
        <w:tc>
          <w:tcPr>
            <w:tcW w:w="669" w:type="pct"/>
            <w:shd w:val="clear" w:color="auto" w:fill="auto"/>
          </w:tcPr>
          <w:p w:rsidR="00F16E10"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t>CSM</w:t>
            </w:r>
          </w:p>
        </w:tc>
        <w:tc>
          <w:tcPr>
            <w:tcW w:w="730" w:type="pct"/>
            <w:shd w:val="clear" w:color="auto" w:fill="auto"/>
          </w:tcPr>
          <w:p w:rsidR="00F16E10" w:rsidRDefault="00F16E10" w:rsidP="002428A6">
            <w:pPr>
              <w:pStyle w:val="NormalWeb"/>
              <w:spacing w:before="0" w:beforeAutospacing="0" w:after="0" w:afterAutospacing="0"/>
              <w:textAlignment w:val="bottom"/>
              <w:rPr>
                <w:rFonts w:ascii="Arial" w:hAnsi="Arial" w:cs="Arial"/>
                <w:sz w:val="36"/>
                <w:szCs w:val="36"/>
              </w:rPr>
            </w:pPr>
            <w:r>
              <w:rPr>
                <w:rFonts w:ascii="Calibri" w:hAnsi="Calibri" w:cs="Calibri"/>
                <w:color w:val="000000"/>
                <w:kern w:val="24"/>
                <w:sz w:val="22"/>
                <w:szCs w:val="22"/>
              </w:rPr>
              <w:t>T&amp;M 1825 (CR 1468)</w:t>
            </w:r>
          </w:p>
        </w:tc>
        <w:tc>
          <w:tcPr>
            <w:tcW w:w="575" w:type="pct"/>
            <w:shd w:val="clear" w:color="auto" w:fill="auto"/>
          </w:tcPr>
          <w:p w:rsidR="00F16E10" w:rsidRPr="007B3F7E" w:rsidRDefault="00F16E10" w:rsidP="002428A6">
            <w:pPr>
              <w:spacing w:before="40" w:after="40"/>
              <w:rPr>
                <w:rFonts w:ascii="Arial" w:hAnsi="Arial" w:cs="Arial"/>
                <w:sz w:val="20"/>
                <w:szCs w:val="20"/>
                <w:lang w:eastAsia="nb-NO" w:bidi="ar-SA"/>
              </w:rPr>
            </w:pPr>
          </w:p>
        </w:tc>
        <w:tc>
          <w:tcPr>
            <w:tcW w:w="1513" w:type="pct"/>
            <w:shd w:val="clear" w:color="auto" w:fill="auto"/>
          </w:tcPr>
          <w:p w:rsidR="00F16E10" w:rsidRDefault="00F16E10" w:rsidP="002428A6">
            <w:pPr>
              <w:pStyle w:val="NormalWeb"/>
              <w:spacing w:before="0" w:beforeAutospacing="0" w:after="0" w:afterAutospacing="0"/>
              <w:textAlignment w:val="bottom"/>
              <w:rPr>
                <w:rFonts w:ascii="Arial" w:hAnsi="Arial" w:cs="Arial"/>
                <w:sz w:val="36"/>
                <w:szCs w:val="36"/>
              </w:rPr>
            </w:pPr>
            <w:r>
              <w:rPr>
                <w:rFonts w:ascii="Calibri" w:hAnsi="Calibri" w:cs="Calibri"/>
                <w:color w:val="000000"/>
                <w:kern w:val="24"/>
                <w:sz w:val="22"/>
                <w:szCs w:val="22"/>
              </w:rPr>
              <w:t>Changes to Charge reason dropdown</w:t>
            </w:r>
          </w:p>
        </w:tc>
        <w:bookmarkStart w:id="508" w:name="_MON_1439978791"/>
        <w:bookmarkEnd w:id="508"/>
        <w:tc>
          <w:tcPr>
            <w:tcW w:w="732" w:type="pct"/>
            <w:shd w:val="clear" w:color="auto" w:fill="auto"/>
          </w:tcPr>
          <w:p w:rsidR="00F16E10" w:rsidRPr="002541DD" w:rsidRDefault="00F16E10" w:rsidP="002428A6">
            <w:pPr>
              <w:spacing w:before="40" w:after="40"/>
              <w:rPr>
                <w:rFonts w:ascii="Arial" w:hAnsi="Arial" w:cs="Arial"/>
                <w:sz w:val="20"/>
                <w:szCs w:val="20"/>
                <w:lang w:eastAsia="nb-NO" w:bidi="ar-SA"/>
              </w:rPr>
            </w:pPr>
            <w:r>
              <w:rPr>
                <w:rFonts w:ascii="Arial" w:hAnsi="Arial" w:cs="Arial"/>
                <w:sz w:val="20"/>
                <w:szCs w:val="20"/>
                <w:lang w:eastAsia="nb-NO" w:bidi="ar-SA"/>
              </w:rPr>
              <w:object w:dxaOrig="1550" w:dyaOrig="991">
                <v:shape id="_x0000_i1041" type="#_x0000_t75" style="width:77.25pt;height:49.5pt" o:ole="">
                  <v:imagedata r:id="rId57" o:title=""/>
                </v:shape>
                <o:OLEObject Type="Embed" ProgID="Word.Document.12" ShapeID="_x0000_i1041" DrawAspect="Icon" ObjectID="_1442239441" r:id="rId58">
                  <o:FieldCodes>\s</o:FieldCodes>
                </o:OLEObject>
              </w:object>
            </w:r>
          </w:p>
        </w:tc>
        <w:tc>
          <w:tcPr>
            <w:tcW w:w="781" w:type="pct"/>
            <w:shd w:val="clear" w:color="auto" w:fill="auto"/>
          </w:tcPr>
          <w:p w:rsidR="00F16E10" w:rsidRPr="003C33E4" w:rsidRDefault="00F16E10" w:rsidP="002428A6">
            <w:pPr>
              <w:pStyle w:val="TableBody"/>
              <w:keepNext w:val="0"/>
              <w:keepLines w:val="0"/>
              <w:rPr>
                <w:rFonts w:ascii="Arial" w:hAnsi="Arial" w:cs="Arial"/>
              </w:rPr>
            </w:pPr>
          </w:p>
        </w:tc>
      </w:tr>
      <w:tr w:rsidR="00AD78B8" w:rsidRPr="003C33E4" w:rsidTr="001A4C6B">
        <w:trPr>
          <w:cantSplit/>
          <w:ins w:id="509" w:author="Ashraf Abuleil" w:date="2013-09-27T16:28:00Z"/>
        </w:trPr>
        <w:tc>
          <w:tcPr>
            <w:tcW w:w="669" w:type="pct"/>
            <w:shd w:val="clear" w:color="auto" w:fill="auto"/>
          </w:tcPr>
          <w:p w:rsidR="00AD78B8" w:rsidRDefault="00AD78B8" w:rsidP="002428A6">
            <w:pPr>
              <w:spacing w:before="40" w:after="40"/>
              <w:rPr>
                <w:ins w:id="510" w:author="Ashraf Abuleil" w:date="2013-09-27T16:28:00Z"/>
                <w:rFonts w:ascii="Arial" w:hAnsi="Arial" w:cs="Arial"/>
                <w:sz w:val="20"/>
                <w:szCs w:val="20"/>
                <w:lang w:eastAsia="nb-NO" w:bidi="ar-SA"/>
              </w:rPr>
            </w:pPr>
            <w:ins w:id="511" w:author="Ashraf Abuleil" w:date="2013-09-27T16:28:00Z">
              <w:r>
                <w:rPr>
                  <w:rFonts w:ascii="Arial" w:hAnsi="Arial" w:cs="Arial"/>
                  <w:sz w:val="20"/>
                  <w:szCs w:val="20"/>
                  <w:lang w:eastAsia="nb-NO" w:bidi="ar-SA"/>
                </w:rPr>
                <w:t>ADD</w:t>
              </w:r>
            </w:ins>
          </w:p>
        </w:tc>
        <w:tc>
          <w:tcPr>
            <w:tcW w:w="730" w:type="pct"/>
            <w:shd w:val="clear" w:color="auto" w:fill="auto"/>
          </w:tcPr>
          <w:p w:rsidR="00AD78B8" w:rsidRDefault="00AD78B8" w:rsidP="002428A6">
            <w:pPr>
              <w:pStyle w:val="NormalWeb"/>
              <w:spacing w:before="0" w:beforeAutospacing="0" w:after="0" w:afterAutospacing="0"/>
              <w:textAlignment w:val="bottom"/>
              <w:rPr>
                <w:ins w:id="512" w:author="Ashraf Abuleil" w:date="2013-09-27T16:28:00Z"/>
                <w:rFonts w:ascii="Calibri" w:hAnsi="Calibri" w:cs="Calibri"/>
                <w:color w:val="000000"/>
                <w:kern w:val="24"/>
                <w:sz w:val="22"/>
                <w:szCs w:val="22"/>
              </w:rPr>
            </w:pPr>
            <w:ins w:id="513" w:author="Ashraf Abuleil" w:date="2013-09-27T16:28:00Z">
              <w:r>
                <w:rPr>
                  <w:rFonts w:ascii="Calibri" w:hAnsi="Calibri" w:cs="Calibri"/>
                  <w:color w:val="000000"/>
                  <w:kern w:val="24"/>
                  <w:sz w:val="22"/>
                  <w:szCs w:val="22"/>
                </w:rPr>
                <w:t>T&amp;M 1850</w:t>
              </w:r>
            </w:ins>
          </w:p>
        </w:tc>
        <w:tc>
          <w:tcPr>
            <w:tcW w:w="575" w:type="pct"/>
            <w:shd w:val="clear" w:color="auto" w:fill="auto"/>
          </w:tcPr>
          <w:p w:rsidR="00AD78B8" w:rsidRPr="007B3F7E" w:rsidRDefault="00AD78B8" w:rsidP="002428A6">
            <w:pPr>
              <w:spacing w:before="40" w:after="40"/>
              <w:rPr>
                <w:ins w:id="514" w:author="Ashraf Abuleil" w:date="2013-09-27T16:28:00Z"/>
                <w:rFonts w:ascii="Arial" w:hAnsi="Arial" w:cs="Arial"/>
                <w:sz w:val="20"/>
                <w:szCs w:val="20"/>
                <w:lang w:eastAsia="nb-NO" w:bidi="ar-SA"/>
              </w:rPr>
            </w:pPr>
          </w:p>
        </w:tc>
        <w:tc>
          <w:tcPr>
            <w:tcW w:w="1513" w:type="pct"/>
            <w:shd w:val="clear" w:color="auto" w:fill="auto"/>
          </w:tcPr>
          <w:p w:rsidR="00AD78B8" w:rsidRDefault="00AD78B8" w:rsidP="002428A6">
            <w:pPr>
              <w:pStyle w:val="NormalWeb"/>
              <w:spacing w:before="0" w:beforeAutospacing="0" w:after="0" w:afterAutospacing="0"/>
              <w:textAlignment w:val="bottom"/>
              <w:rPr>
                <w:ins w:id="515" w:author="Ashraf Abuleil" w:date="2013-09-27T16:28:00Z"/>
                <w:rFonts w:ascii="Calibri" w:hAnsi="Calibri" w:cs="Calibri"/>
                <w:color w:val="000000"/>
                <w:kern w:val="24"/>
                <w:sz w:val="22"/>
                <w:szCs w:val="22"/>
              </w:rPr>
            </w:pPr>
            <w:ins w:id="516" w:author="Ashraf Abuleil" w:date="2013-09-27T16:29:00Z">
              <w:r>
                <w:rPr>
                  <w:rFonts w:ascii="Calibri" w:hAnsi="Calibri" w:cs="Calibri"/>
                  <w:color w:val="000000"/>
                  <w:kern w:val="24"/>
                  <w:sz w:val="22"/>
                  <w:szCs w:val="22"/>
                </w:rPr>
                <w:t>Change PBS Information on Payment Sleeve</w:t>
              </w:r>
            </w:ins>
          </w:p>
        </w:tc>
        <w:bookmarkStart w:id="517" w:name="_MON_1441804638"/>
        <w:bookmarkEnd w:id="517"/>
        <w:tc>
          <w:tcPr>
            <w:tcW w:w="732" w:type="pct"/>
            <w:shd w:val="clear" w:color="auto" w:fill="auto"/>
          </w:tcPr>
          <w:p w:rsidR="00AD78B8" w:rsidRDefault="00AD78B8" w:rsidP="002428A6">
            <w:pPr>
              <w:spacing w:before="40" w:after="40"/>
              <w:rPr>
                <w:ins w:id="518" w:author="Ashraf Abuleil" w:date="2013-09-27T16:28:00Z"/>
                <w:rFonts w:ascii="Arial" w:hAnsi="Arial" w:cs="Arial"/>
                <w:sz w:val="20"/>
                <w:szCs w:val="20"/>
                <w:lang w:eastAsia="nb-NO" w:bidi="ar-SA"/>
              </w:rPr>
            </w:pPr>
            <w:ins w:id="519" w:author="Ashraf Abuleil" w:date="2013-09-27T16:30:00Z">
              <w:r>
                <w:rPr>
                  <w:rFonts w:ascii="Arial" w:hAnsi="Arial" w:cs="Arial"/>
                  <w:sz w:val="20"/>
                  <w:szCs w:val="20"/>
                  <w:lang w:eastAsia="nb-NO" w:bidi="ar-SA"/>
                </w:rPr>
                <w:object w:dxaOrig="1550" w:dyaOrig="991">
                  <v:shape id="_x0000_i1042" type="#_x0000_t75" style="width:77.25pt;height:49.5pt" o:ole="">
                    <v:imagedata r:id="rId59" o:title=""/>
                  </v:shape>
                  <o:OLEObject Type="Embed" ProgID="Word.Document.12" ShapeID="_x0000_i1042" DrawAspect="Icon" ObjectID="_1442239442" r:id="rId60">
                    <o:FieldCodes>\s</o:FieldCodes>
                  </o:OLEObject>
                </w:object>
              </w:r>
            </w:ins>
          </w:p>
        </w:tc>
        <w:tc>
          <w:tcPr>
            <w:tcW w:w="781" w:type="pct"/>
            <w:shd w:val="clear" w:color="auto" w:fill="auto"/>
          </w:tcPr>
          <w:p w:rsidR="00AD78B8" w:rsidRPr="003C33E4" w:rsidRDefault="00AD78B8" w:rsidP="002428A6">
            <w:pPr>
              <w:pStyle w:val="TableBody"/>
              <w:keepNext w:val="0"/>
              <w:keepLines w:val="0"/>
              <w:rPr>
                <w:ins w:id="520" w:author="Ashraf Abuleil" w:date="2013-09-27T16:28:00Z"/>
                <w:rFonts w:ascii="Arial" w:hAnsi="Arial" w:cs="Arial"/>
              </w:rPr>
            </w:pPr>
            <w:ins w:id="521" w:author="Ashraf Abuleil" w:date="2013-09-27T16:29:00Z">
              <w:r>
                <w:rPr>
                  <w:rFonts w:ascii="Arial" w:hAnsi="Arial" w:cs="Arial"/>
                </w:rPr>
                <w:t>Drop 2</w:t>
              </w:r>
            </w:ins>
          </w:p>
        </w:tc>
      </w:tr>
      <w:tr w:rsidR="00AD78B8" w:rsidRPr="003C33E4" w:rsidTr="001A4C6B">
        <w:trPr>
          <w:cantSplit/>
          <w:ins w:id="522" w:author="Ashraf Abuleil" w:date="2013-09-27T16:23:00Z"/>
        </w:trPr>
        <w:tc>
          <w:tcPr>
            <w:tcW w:w="669" w:type="pct"/>
            <w:shd w:val="clear" w:color="auto" w:fill="auto"/>
          </w:tcPr>
          <w:p w:rsidR="00AD78B8" w:rsidRDefault="00AD78B8" w:rsidP="002428A6">
            <w:pPr>
              <w:spacing w:before="40" w:after="40"/>
              <w:rPr>
                <w:ins w:id="523" w:author="Ashraf Abuleil" w:date="2013-09-27T16:23:00Z"/>
                <w:rFonts w:ascii="Arial" w:hAnsi="Arial" w:cs="Arial"/>
                <w:sz w:val="20"/>
                <w:szCs w:val="20"/>
                <w:lang w:eastAsia="nb-NO" w:bidi="ar-SA"/>
              </w:rPr>
            </w:pPr>
            <w:ins w:id="524" w:author="Ashraf Abuleil" w:date="2013-09-27T16:24:00Z">
              <w:r>
                <w:rPr>
                  <w:rFonts w:ascii="Arial" w:hAnsi="Arial" w:cs="Arial"/>
                  <w:sz w:val="20"/>
                  <w:szCs w:val="20"/>
                  <w:lang w:eastAsia="nb-NO" w:bidi="ar-SA"/>
                </w:rPr>
                <w:t>MPS</w:t>
              </w:r>
            </w:ins>
          </w:p>
        </w:tc>
        <w:tc>
          <w:tcPr>
            <w:tcW w:w="730" w:type="pct"/>
            <w:shd w:val="clear" w:color="auto" w:fill="auto"/>
          </w:tcPr>
          <w:p w:rsidR="00AD78B8" w:rsidRDefault="00AD78B8" w:rsidP="002428A6">
            <w:pPr>
              <w:pStyle w:val="NormalWeb"/>
              <w:spacing w:before="0" w:beforeAutospacing="0" w:after="0" w:afterAutospacing="0"/>
              <w:textAlignment w:val="bottom"/>
              <w:rPr>
                <w:ins w:id="525" w:author="Ashraf Abuleil" w:date="2013-09-27T16:23:00Z"/>
                <w:rFonts w:ascii="Calibri" w:hAnsi="Calibri" w:cs="Calibri"/>
                <w:color w:val="000000"/>
                <w:kern w:val="24"/>
                <w:sz w:val="22"/>
                <w:szCs w:val="22"/>
              </w:rPr>
            </w:pPr>
            <w:ins w:id="526" w:author="Ashraf Abuleil" w:date="2013-09-27T16:24:00Z">
              <w:r>
                <w:rPr>
                  <w:rFonts w:ascii="Calibri" w:hAnsi="Calibri" w:cs="Calibri"/>
                  <w:color w:val="000000"/>
                  <w:kern w:val="24"/>
                  <w:sz w:val="22"/>
                  <w:szCs w:val="22"/>
                </w:rPr>
                <w:t>T&amp;M 1853</w:t>
              </w:r>
            </w:ins>
          </w:p>
        </w:tc>
        <w:tc>
          <w:tcPr>
            <w:tcW w:w="575" w:type="pct"/>
            <w:shd w:val="clear" w:color="auto" w:fill="auto"/>
          </w:tcPr>
          <w:p w:rsidR="00AD78B8" w:rsidRPr="007B3F7E" w:rsidRDefault="00AD78B8" w:rsidP="002428A6">
            <w:pPr>
              <w:spacing w:before="40" w:after="40"/>
              <w:rPr>
                <w:ins w:id="527" w:author="Ashraf Abuleil" w:date="2013-09-27T16:23:00Z"/>
                <w:rFonts w:ascii="Arial" w:hAnsi="Arial" w:cs="Arial"/>
                <w:sz w:val="20"/>
                <w:szCs w:val="20"/>
                <w:lang w:eastAsia="nb-NO" w:bidi="ar-SA"/>
              </w:rPr>
            </w:pPr>
          </w:p>
        </w:tc>
        <w:tc>
          <w:tcPr>
            <w:tcW w:w="1513" w:type="pct"/>
            <w:shd w:val="clear" w:color="auto" w:fill="auto"/>
          </w:tcPr>
          <w:p w:rsidR="00AD78B8" w:rsidRDefault="00AD78B8" w:rsidP="002428A6">
            <w:pPr>
              <w:pStyle w:val="NormalWeb"/>
              <w:spacing w:before="0" w:beforeAutospacing="0" w:after="0" w:afterAutospacing="0"/>
              <w:textAlignment w:val="bottom"/>
              <w:rPr>
                <w:ins w:id="528" w:author="Ashraf Abuleil" w:date="2013-09-27T16:23:00Z"/>
                <w:rFonts w:ascii="Calibri" w:hAnsi="Calibri" w:cs="Calibri"/>
                <w:color w:val="000000"/>
                <w:kern w:val="24"/>
                <w:sz w:val="22"/>
                <w:szCs w:val="22"/>
              </w:rPr>
            </w:pPr>
            <w:ins w:id="529" w:author="Ashraf Abuleil" w:date="2013-09-27T16:25:00Z">
              <w:r w:rsidRPr="00AD78B8">
                <w:rPr>
                  <w:rFonts w:ascii="Calibri" w:hAnsi="Calibri" w:cs="Calibri"/>
                  <w:color w:val="000000"/>
                  <w:kern w:val="24"/>
                  <w:sz w:val="22"/>
                  <w:szCs w:val="22"/>
                </w:rPr>
                <w:t>GPRS Kb rounding to 4 decimals</w:t>
              </w:r>
            </w:ins>
          </w:p>
        </w:tc>
        <w:bookmarkStart w:id="530" w:name="_MON_1441804370"/>
        <w:bookmarkEnd w:id="530"/>
        <w:tc>
          <w:tcPr>
            <w:tcW w:w="732" w:type="pct"/>
            <w:shd w:val="clear" w:color="auto" w:fill="auto"/>
          </w:tcPr>
          <w:p w:rsidR="00AD78B8" w:rsidRDefault="00AD78B8" w:rsidP="002428A6">
            <w:pPr>
              <w:spacing w:before="40" w:after="40"/>
              <w:rPr>
                <w:ins w:id="531" w:author="Ashraf Abuleil" w:date="2013-09-27T16:23:00Z"/>
                <w:rFonts w:ascii="Arial" w:hAnsi="Arial" w:cs="Arial"/>
                <w:sz w:val="20"/>
                <w:szCs w:val="20"/>
                <w:lang w:eastAsia="nb-NO" w:bidi="ar-SA"/>
              </w:rPr>
            </w:pPr>
            <w:ins w:id="532" w:author="Ashraf Abuleil" w:date="2013-09-27T16:25:00Z">
              <w:r>
                <w:rPr>
                  <w:rFonts w:ascii="Arial" w:hAnsi="Arial" w:cs="Arial"/>
                  <w:sz w:val="20"/>
                  <w:szCs w:val="20"/>
                  <w:lang w:eastAsia="nb-NO" w:bidi="ar-SA"/>
                </w:rPr>
                <w:object w:dxaOrig="1550" w:dyaOrig="991">
                  <v:shape id="_x0000_i1043" type="#_x0000_t75" style="width:77.25pt;height:49.5pt" o:ole="">
                    <v:imagedata r:id="rId61" o:title=""/>
                  </v:shape>
                  <o:OLEObject Type="Embed" ProgID="Word.Document.12" ShapeID="_x0000_i1043" DrawAspect="Icon" ObjectID="_1442239443" r:id="rId62">
                    <o:FieldCodes>\s</o:FieldCodes>
                  </o:OLEObject>
                </w:object>
              </w:r>
            </w:ins>
          </w:p>
        </w:tc>
        <w:tc>
          <w:tcPr>
            <w:tcW w:w="781" w:type="pct"/>
            <w:shd w:val="clear" w:color="auto" w:fill="auto"/>
          </w:tcPr>
          <w:p w:rsidR="00AD78B8" w:rsidRPr="003C33E4" w:rsidRDefault="00AD78B8" w:rsidP="002428A6">
            <w:pPr>
              <w:pStyle w:val="TableBody"/>
              <w:keepNext w:val="0"/>
              <w:keepLines w:val="0"/>
              <w:rPr>
                <w:ins w:id="533" w:author="Ashraf Abuleil" w:date="2013-09-27T16:23:00Z"/>
                <w:rFonts w:ascii="Arial" w:hAnsi="Arial" w:cs="Arial"/>
              </w:rPr>
            </w:pPr>
            <w:ins w:id="534" w:author="Ashraf Abuleil" w:date="2013-09-27T16:29:00Z">
              <w:r>
                <w:rPr>
                  <w:rFonts w:ascii="Arial" w:hAnsi="Arial" w:cs="Arial"/>
                </w:rPr>
                <w:t>Drop 2</w:t>
              </w:r>
            </w:ins>
          </w:p>
        </w:tc>
      </w:tr>
    </w:tbl>
    <w:p w:rsidR="001040FE" w:rsidRPr="003C33E4" w:rsidRDefault="001040FE" w:rsidP="00514B69">
      <w:pPr>
        <w:pStyle w:val="BodyText"/>
      </w:pPr>
    </w:p>
    <w:p w:rsidR="00DE6451" w:rsidRPr="003C33E4" w:rsidRDefault="00DE6451" w:rsidP="00F96918">
      <w:pPr>
        <w:pStyle w:val="Heading2"/>
      </w:pPr>
      <w:bookmarkStart w:id="535" w:name="_Toc243109042"/>
      <w:bookmarkStart w:id="536" w:name="_Toc243109254"/>
      <w:bookmarkStart w:id="537" w:name="_Toc243110510"/>
      <w:bookmarkStart w:id="538" w:name="_Toc243101166"/>
      <w:bookmarkStart w:id="539" w:name="_Toc367095373"/>
      <w:bookmarkEnd w:id="535"/>
      <w:bookmarkEnd w:id="536"/>
      <w:bookmarkEnd w:id="537"/>
      <w:r w:rsidRPr="003C33E4">
        <w:t>Defects Summary</w:t>
      </w:r>
      <w:bookmarkEnd w:id="493"/>
      <w:bookmarkEnd w:id="538"/>
      <w:bookmarkEnd w:id="539"/>
    </w:p>
    <w:p w:rsidR="00DE6451" w:rsidRPr="003C33E4" w:rsidRDefault="00DE6451" w:rsidP="00F96918">
      <w:pPr>
        <w:pStyle w:val="Heading3"/>
        <w:keepNext w:val="0"/>
        <w:keepLines w:val="0"/>
      </w:pPr>
      <w:bookmarkStart w:id="540" w:name="_Toc243109044"/>
      <w:bookmarkStart w:id="541" w:name="_Toc243109256"/>
      <w:bookmarkStart w:id="542" w:name="_Toc243110512"/>
      <w:bookmarkStart w:id="543" w:name="_Toc196208367"/>
      <w:bookmarkStart w:id="544" w:name="_Toc243101167"/>
      <w:bookmarkStart w:id="545" w:name="_Toc367095374"/>
      <w:bookmarkEnd w:id="540"/>
      <w:bookmarkEnd w:id="541"/>
      <w:bookmarkEnd w:id="542"/>
      <w:r w:rsidRPr="003C33E4">
        <w:t>NetCom</w:t>
      </w:r>
      <w:bookmarkEnd w:id="543"/>
      <w:bookmarkEnd w:id="544"/>
      <w:bookmarkEnd w:id="545"/>
      <w:r w:rsidR="00820D91">
        <w:tab/>
      </w:r>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546" w:author="Ashraf Abuleil" w:date="2013-10-02T16:53:00Z">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240"/>
        <w:gridCol w:w="973"/>
        <w:gridCol w:w="1069"/>
        <w:gridCol w:w="1071"/>
        <w:gridCol w:w="1069"/>
        <w:gridCol w:w="3257"/>
        <w:gridCol w:w="1294"/>
        <w:tblGridChange w:id="547">
          <w:tblGrid>
            <w:gridCol w:w="792"/>
            <w:gridCol w:w="446"/>
            <w:gridCol w:w="786"/>
            <w:gridCol w:w="187"/>
            <w:gridCol w:w="786"/>
            <w:gridCol w:w="283"/>
            <w:gridCol w:w="786"/>
            <w:gridCol w:w="285"/>
            <w:gridCol w:w="786"/>
            <w:gridCol w:w="283"/>
            <w:gridCol w:w="786"/>
            <w:gridCol w:w="2471"/>
            <w:gridCol w:w="786"/>
            <w:gridCol w:w="510"/>
            <w:gridCol w:w="792"/>
          </w:tblGrid>
        </w:tblGridChange>
      </w:tblGrid>
      <w:tr w:rsidR="005B7021" w:rsidRPr="003C33E4" w:rsidTr="00F01A69">
        <w:trPr>
          <w:cantSplit/>
          <w:tblHeader/>
          <w:trPrChange w:id="548" w:author="Ashraf Abuleil" w:date="2013-10-02T16:53:00Z">
            <w:trPr>
              <w:gridBefore w:val="1"/>
              <w:cantSplit/>
              <w:tblHeader/>
            </w:trPr>
          </w:trPrChange>
        </w:trPr>
        <w:tc>
          <w:tcPr>
            <w:tcW w:w="621" w:type="pct"/>
            <w:tcBorders>
              <w:bottom w:val="single" w:sz="12" w:space="0" w:color="auto"/>
            </w:tcBorders>
            <w:shd w:val="clear" w:color="auto" w:fill="auto"/>
            <w:vAlign w:val="bottom"/>
            <w:tcPrChange w:id="549" w:author="Ashraf Abuleil" w:date="2013-10-02T16:53:00Z">
              <w:tcPr>
                <w:tcW w:w="617"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lastRenderedPageBreak/>
              <w:t>Project</w:t>
            </w:r>
          </w:p>
        </w:tc>
        <w:tc>
          <w:tcPr>
            <w:tcW w:w="488" w:type="pct"/>
            <w:tcBorders>
              <w:bottom w:val="single" w:sz="12" w:space="0" w:color="auto"/>
            </w:tcBorders>
            <w:shd w:val="clear" w:color="auto" w:fill="auto"/>
            <w:vAlign w:val="bottom"/>
            <w:tcPrChange w:id="550" w:author="Ashraf Abuleil" w:date="2013-10-02T16:53:00Z">
              <w:tcPr>
                <w:tcW w:w="488"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t>Defect ID</w:t>
            </w:r>
          </w:p>
        </w:tc>
        <w:tc>
          <w:tcPr>
            <w:tcW w:w="536" w:type="pct"/>
            <w:tcBorders>
              <w:bottom w:val="single" w:sz="12" w:space="0" w:color="auto"/>
            </w:tcBorders>
            <w:shd w:val="clear" w:color="auto" w:fill="auto"/>
            <w:vAlign w:val="bottom"/>
            <w:tcPrChange w:id="551" w:author="Ashraf Abuleil" w:date="2013-10-02T16:53:00Z">
              <w:tcPr>
                <w:tcW w:w="536"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t>Severity</w:t>
            </w:r>
          </w:p>
        </w:tc>
        <w:tc>
          <w:tcPr>
            <w:tcW w:w="537" w:type="pct"/>
            <w:tcBorders>
              <w:bottom w:val="single" w:sz="12" w:space="0" w:color="auto"/>
            </w:tcBorders>
            <w:shd w:val="clear" w:color="auto" w:fill="auto"/>
            <w:vAlign w:val="bottom"/>
            <w:tcPrChange w:id="552" w:author="Ashraf Abuleil" w:date="2013-10-02T16:53:00Z">
              <w:tcPr>
                <w:tcW w:w="537"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t>Detected on Site</w:t>
            </w:r>
          </w:p>
        </w:tc>
        <w:tc>
          <w:tcPr>
            <w:tcW w:w="536" w:type="pct"/>
            <w:tcBorders>
              <w:bottom w:val="single" w:sz="12" w:space="0" w:color="auto"/>
            </w:tcBorders>
            <w:shd w:val="clear" w:color="auto" w:fill="auto"/>
            <w:vAlign w:val="bottom"/>
            <w:tcPrChange w:id="553" w:author="Ashraf Abuleil" w:date="2013-10-02T16:53:00Z">
              <w:tcPr>
                <w:tcW w:w="536"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t>Detected in</w:t>
            </w:r>
            <w:r w:rsidR="00E21A6B">
              <w:t xml:space="preserve"> Version</w:t>
            </w:r>
          </w:p>
        </w:tc>
        <w:tc>
          <w:tcPr>
            <w:tcW w:w="1633" w:type="pct"/>
            <w:tcBorders>
              <w:bottom w:val="single" w:sz="12" w:space="0" w:color="auto"/>
            </w:tcBorders>
            <w:shd w:val="clear" w:color="auto" w:fill="auto"/>
            <w:vAlign w:val="bottom"/>
            <w:tcPrChange w:id="554" w:author="Ashraf Abuleil" w:date="2013-10-02T16:53:00Z">
              <w:tcPr>
                <w:tcW w:w="1633" w:type="pct"/>
                <w:gridSpan w:val="2"/>
                <w:tcBorders>
                  <w:bottom w:val="single" w:sz="12" w:space="0" w:color="auto"/>
                </w:tcBorders>
                <w:shd w:val="clear" w:color="auto" w:fill="auto"/>
                <w:vAlign w:val="bottom"/>
              </w:tcPr>
            </w:tcPrChange>
          </w:tcPr>
          <w:p w:rsidR="005B7021" w:rsidRPr="003C33E4" w:rsidRDefault="005B7021" w:rsidP="00D34BBC">
            <w:pPr>
              <w:pStyle w:val="TableHeader"/>
              <w:jc w:val="center"/>
            </w:pPr>
            <w:r w:rsidRPr="003C33E4">
              <w:t>Summary</w:t>
            </w:r>
          </w:p>
        </w:tc>
        <w:tc>
          <w:tcPr>
            <w:tcW w:w="650" w:type="pct"/>
            <w:tcBorders>
              <w:bottom w:val="single" w:sz="12" w:space="0" w:color="auto"/>
            </w:tcBorders>
            <w:tcPrChange w:id="555" w:author="Ashraf Abuleil" w:date="2013-10-02T16:53:00Z">
              <w:tcPr>
                <w:tcW w:w="654" w:type="pct"/>
                <w:gridSpan w:val="2"/>
                <w:tcBorders>
                  <w:bottom w:val="single" w:sz="12" w:space="0" w:color="auto"/>
                </w:tcBorders>
              </w:tcPr>
            </w:tcPrChange>
          </w:tcPr>
          <w:p w:rsidR="005B7021" w:rsidRPr="003C33E4" w:rsidRDefault="005B7021" w:rsidP="00D34BBC">
            <w:pPr>
              <w:pStyle w:val="TableHeader"/>
              <w:jc w:val="center"/>
            </w:pPr>
            <w:r w:rsidRPr="003C33E4">
              <w:t>Est. Delivery Date</w:t>
            </w:r>
          </w:p>
        </w:tc>
      </w:tr>
      <w:tr w:rsidR="00CB5F7E" w:rsidTr="00F01A69">
        <w:trPr>
          <w:cantSplit/>
          <w:trPrChange w:id="556" w:author="Ashraf Abuleil" w:date="2013-10-02T16:53:00Z">
            <w:trPr>
              <w:gridBefore w:val="1"/>
              <w:cantSplit/>
            </w:trPr>
          </w:trPrChange>
        </w:trPr>
        <w:tc>
          <w:tcPr>
            <w:tcW w:w="621" w:type="pct"/>
            <w:shd w:val="clear" w:color="auto" w:fill="auto"/>
            <w:vAlign w:val="bottom"/>
            <w:tcPrChange w:id="557"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558"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7243</w:t>
            </w:r>
          </w:p>
        </w:tc>
        <w:tc>
          <w:tcPr>
            <w:tcW w:w="536" w:type="pct"/>
            <w:shd w:val="clear" w:color="auto" w:fill="auto"/>
            <w:vAlign w:val="bottom"/>
            <w:tcPrChange w:id="55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560"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56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17.0</w:t>
            </w:r>
          </w:p>
        </w:tc>
        <w:tc>
          <w:tcPr>
            <w:tcW w:w="1633" w:type="pct"/>
            <w:shd w:val="clear" w:color="auto" w:fill="auto"/>
            <w:vAlign w:val="bottom"/>
            <w:tcPrChange w:id="562"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Not able to copy/paste 12 digits MSISDNs</w:t>
            </w:r>
          </w:p>
        </w:tc>
        <w:tc>
          <w:tcPr>
            <w:tcW w:w="650" w:type="pct"/>
            <w:tcPrChange w:id="563" w:author="Ashraf Abuleil" w:date="2013-10-02T16:53:00Z">
              <w:tcPr>
                <w:tcW w:w="654" w:type="pct"/>
                <w:gridSpan w:val="2"/>
              </w:tcPr>
            </w:tcPrChange>
          </w:tcPr>
          <w:p w:rsidR="00CB5F7E"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564" w:author="Ashraf Abuleil" w:date="2013-10-02T16:53:00Z">
            <w:trPr>
              <w:gridBefore w:val="1"/>
              <w:cantSplit/>
            </w:trPr>
          </w:trPrChange>
        </w:trPr>
        <w:tc>
          <w:tcPr>
            <w:tcW w:w="621" w:type="pct"/>
            <w:shd w:val="clear" w:color="auto" w:fill="auto"/>
            <w:vAlign w:val="bottom"/>
            <w:tcPrChange w:id="565"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Maf</w:t>
            </w:r>
          </w:p>
        </w:tc>
        <w:tc>
          <w:tcPr>
            <w:tcW w:w="488" w:type="pct"/>
            <w:shd w:val="clear" w:color="auto" w:fill="auto"/>
            <w:vAlign w:val="bottom"/>
            <w:tcPrChange w:id="566"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7248</w:t>
            </w:r>
          </w:p>
        </w:tc>
        <w:tc>
          <w:tcPr>
            <w:tcW w:w="536" w:type="pct"/>
            <w:shd w:val="clear" w:color="auto" w:fill="auto"/>
            <w:vAlign w:val="bottom"/>
            <w:tcPrChange w:id="56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568"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56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570"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 bill -"Ringt nr" column in the call specification is cutting digits for some particular numbers</w:t>
            </w:r>
          </w:p>
        </w:tc>
        <w:tc>
          <w:tcPr>
            <w:tcW w:w="650" w:type="pct"/>
            <w:tcPrChange w:id="571" w:author="Ashraf Abuleil" w:date="2013-10-02T16:53:00Z">
              <w:tcPr>
                <w:tcW w:w="654" w:type="pct"/>
                <w:gridSpan w:val="2"/>
              </w:tcPr>
            </w:tcPrChange>
          </w:tcPr>
          <w:p w:rsidR="00CB5F7E" w:rsidRPr="00966BD4"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572" w:author="Ashraf Abuleil" w:date="2013-10-02T16:53:00Z">
            <w:trPr>
              <w:gridBefore w:val="1"/>
              <w:cantSplit/>
            </w:trPr>
          </w:trPrChange>
        </w:trPr>
        <w:tc>
          <w:tcPr>
            <w:tcW w:w="621" w:type="pct"/>
            <w:shd w:val="clear" w:color="auto" w:fill="auto"/>
            <w:vAlign w:val="bottom"/>
            <w:tcPrChange w:id="573"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574"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7306</w:t>
            </w:r>
          </w:p>
        </w:tc>
        <w:tc>
          <w:tcPr>
            <w:tcW w:w="536" w:type="pct"/>
            <w:shd w:val="clear" w:color="auto" w:fill="auto"/>
            <w:vAlign w:val="bottom"/>
            <w:tcPrChange w:id="57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576"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57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578"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Payment arrangement on bill when assigened to collection agency</w:t>
            </w:r>
          </w:p>
        </w:tc>
        <w:tc>
          <w:tcPr>
            <w:tcW w:w="650" w:type="pct"/>
            <w:tcPrChange w:id="579"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483B97" w:rsidTr="00F01A69">
        <w:trPr>
          <w:cantSplit/>
          <w:trPrChange w:id="580" w:author="Ashraf Abuleil" w:date="2013-10-02T16:53:00Z">
            <w:trPr>
              <w:gridBefore w:val="1"/>
              <w:cantSplit/>
            </w:trPr>
          </w:trPrChange>
        </w:trPr>
        <w:tc>
          <w:tcPr>
            <w:tcW w:w="621" w:type="pct"/>
            <w:shd w:val="clear" w:color="auto" w:fill="auto"/>
            <w:vAlign w:val="bottom"/>
            <w:tcPrChange w:id="581"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Maf</w:t>
            </w:r>
          </w:p>
        </w:tc>
        <w:tc>
          <w:tcPr>
            <w:tcW w:w="488" w:type="pct"/>
            <w:shd w:val="clear" w:color="auto" w:fill="auto"/>
            <w:vAlign w:val="bottom"/>
            <w:tcPrChange w:id="582"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7362</w:t>
            </w:r>
          </w:p>
        </w:tc>
        <w:tc>
          <w:tcPr>
            <w:tcW w:w="536" w:type="pct"/>
            <w:shd w:val="clear" w:color="auto" w:fill="auto"/>
            <w:vAlign w:val="bottom"/>
            <w:tcPrChange w:id="583"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584"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585"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586"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critical error on NSMSC_sccp_dest_addr_gt_addr-field</w:t>
            </w:r>
          </w:p>
        </w:tc>
        <w:tc>
          <w:tcPr>
            <w:tcW w:w="650" w:type="pct"/>
            <w:tcPrChange w:id="587" w:author="Ashraf Abuleil" w:date="2013-10-02T16:53:00Z">
              <w:tcPr>
                <w:tcW w:w="654" w:type="pct"/>
                <w:gridSpan w:val="2"/>
              </w:tcPr>
            </w:tcPrChange>
          </w:tcPr>
          <w:p w:rsidR="00483B97" w:rsidRDefault="00483B97">
            <w:r w:rsidRPr="00F424DF">
              <w:rPr>
                <w:rFonts w:ascii="Arial" w:hAnsi="Arial" w:cs="Arial"/>
                <w:sz w:val="16"/>
                <w:szCs w:val="16"/>
                <w:lang w:eastAsia="nb-NO" w:bidi="ar-SA"/>
              </w:rPr>
              <w:t>30/09/2013</w:t>
            </w:r>
          </w:p>
        </w:tc>
      </w:tr>
      <w:tr w:rsidR="00483B97" w:rsidDel="0058720E" w:rsidTr="00F01A69">
        <w:trPr>
          <w:cantSplit/>
          <w:del w:id="588" w:author="Ashraf Abuleil" w:date="2013-09-27T14:36:00Z"/>
          <w:trPrChange w:id="589" w:author="Ashraf Abuleil" w:date="2013-10-02T16:53:00Z">
            <w:trPr>
              <w:gridBefore w:val="1"/>
              <w:cantSplit/>
            </w:trPr>
          </w:trPrChange>
        </w:trPr>
        <w:tc>
          <w:tcPr>
            <w:tcW w:w="621" w:type="pct"/>
            <w:shd w:val="clear" w:color="auto" w:fill="auto"/>
            <w:vAlign w:val="bottom"/>
            <w:tcPrChange w:id="590" w:author="Ashraf Abuleil" w:date="2013-10-02T16:53:00Z">
              <w:tcPr>
                <w:tcW w:w="617" w:type="pct"/>
                <w:gridSpan w:val="2"/>
                <w:shd w:val="clear" w:color="auto" w:fill="auto"/>
                <w:vAlign w:val="bottom"/>
              </w:tcPr>
            </w:tcPrChange>
          </w:tcPr>
          <w:p w:rsidR="00483B97" w:rsidDel="0058720E" w:rsidRDefault="00483B97">
            <w:pPr>
              <w:rPr>
                <w:del w:id="591" w:author="Ashraf Abuleil" w:date="2013-09-27T14:36:00Z"/>
                <w:rFonts w:ascii="Arial" w:hAnsi="Arial" w:cs="Arial"/>
                <w:color w:val="000000"/>
                <w:sz w:val="16"/>
                <w:szCs w:val="16"/>
              </w:rPr>
            </w:pPr>
            <w:del w:id="592" w:author="Ashraf Abuleil" w:date="2013-09-27T14:36:00Z">
              <w:r w:rsidDel="0058720E">
                <w:rPr>
                  <w:rFonts w:ascii="Arial" w:hAnsi="Arial" w:cs="Arial"/>
                  <w:color w:val="000000"/>
                  <w:sz w:val="16"/>
                  <w:szCs w:val="16"/>
                </w:rPr>
                <w:delText>Csm</w:delText>
              </w:r>
            </w:del>
          </w:p>
        </w:tc>
        <w:tc>
          <w:tcPr>
            <w:tcW w:w="488" w:type="pct"/>
            <w:shd w:val="clear" w:color="auto" w:fill="auto"/>
            <w:vAlign w:val="bottom"/>
            <w:tcPrChange w:id="593" w:author="Ashraf Abuleil" w:date="2013-10-02T16:53:00Z">
              <w:tcPr>
                <w:tcW w:w="488" w:type="pct"/>
                <w:gridSpan w:val="2"/>
                <w:shd w:val="clear" w:color="auto" w:fill="auto"/>
                <w:vAlign w:val="bottom"/>
              </w:tcPr>
            </w:tcPrChange>
          </w:tcPr>
          <w:p w:rsidR="00483B97" w:rsidDel="0058720E" w:rsidRDefault="00483B97">
            <w:pPr>
              <w:jc w:val="right"/>
              <w:rPr>
                <w:del w:id="594" w:author="Ashraf Abuleil" w:date="2013-09-27T14:36:00Z"/>
                <w:rFonts w:ascii="Arial" w:hAnsi="Arial" w:cs="Arial"/>
                <w:color w:val="000000"/>
                <w:sz w:val="16"/>
                <w:szCs w:val="16"/>
              </w:rPr>
            </w:pPr>
            <w:del w:id="595" w:author="Ashraf Abuleil" w:date="2013-09-27T14:36:00Z">
              <w:r w:rsidDel="0058720E">
                <w:rPr>
                  <w:rFonts w:ascii="Arial" w:hAnsi="Arial" w:cs="Arial"/>
                  <w:color w:val="000000"/>
                  <w:sz w:val="16"/>
                  <w:szCs w:val="16"/>
                </w:rPr>
                <w:delText>7375</w:delText>
              </w:r>
            </w:del>
          </w:p>
        </w:tc>
        <w:tc>
          <w:tcPr>
            <w:tcW w:w="536" w:type="pct"/>
            <w:shd w:val="clear" w:color="auto" w:fill="auto"/>
            <w:vAlign w:val="bottom"/>
            <w:tcPrChange w:id="596" w:author="Ashraf Abuleil" w:date="2013-10-02T16:53:00Z">
              <w:tcPr>
                <w:tcW w:w="536" w:type="pct"/>
                <w:gridSpan w:val="2"/>
                <w:shd w:val="clear" w:color="auto" w:fill="auto"/>
                <w:vAlign w:val="bottom"/>
              </w:tcPr>
            </w:tcPrChange>
          </w:tcPr>
          <w:p w:rsidR="00483B97" w:rsidDel="0058720E" w:rsidRDefault="00483B97">
            <w:pPr>
              <w:rPr>
                <w:del w:id="597" w:author="Ashraf Abuleil" w:date="2013-09-27T14:36:00Z"/>
                <w:rFonts w:ascii="Arial" w:hAnsi="Arial" w:cs="Arial"/>
                <w:color w:val="000000"/>
                <w:sz w:val="16"/>
                <w:szCs w:val="16"/>
              </w:rPr>
            </w:pPr>
            <w:del w:id="598" w:author="Ashraf Abuleil" w:date="2013-09-27T14:36:00Z">
              <w:r w:rsidDel="0058720E">
                <w:rPr>
                  <w:rFonts w:ascii="Arial" w:hAnsi="Arial" w:cs="Arial"/>
                  <w:color w:val="000000"/>
                  <w:sz w:val="16"/>
                  <w:szCs w:val="16"/>
                </w:rPr>
                <w:delText>3-Medium</w:delText>
              </w:r>
            </w:del>
          </w:p>
        </w:tc>
        <w:tc>
          <w:tcPr>
            <w:tcW w:w="537" w:type="pct"/>
            <w:shd w:val="clear" w:color="auto" w:fill="auto"/>
            <w:vAlign w:val="bottom"/>
            <w:tcPrChange w:id="599" w:author="Ashraf Abuleil" w:date="2013-10-02T16:53:00Z">
              <w:tcPr>
                <w:tcW w:w="537" w:type="pct"/>
                <w:gridSpan w:val="2"/>
                <w:shd w:val="clear" w:color="auto" w:fill="auto"/>
                <w:vAlign w:val="bottom"/>
              </w:tcPr>
            </w:tcPrChange>
          </w:tcPr>
          <w:p w:rsidR="00483B97" w:rsidDel="0058720E" w:rsidRDefault="00483B97">
            <w:pPr>
              <w:rPr>
                <w:del w:id="600" w:author="Ashraf Abuleil" w:date="2013-09-27T14:36:00Z"/>
                <w:rFonts w:ascii="Arial" w:hAnsi="Arial" w:cs="Arial"/>
                <w:color w:val="000000"/>
                <w:sz w:val="16"/>
                <w:szCs w:val="16"/>
              </w:rPr>
            </w:pPr>
            <w:del w:id="601" w:author="Ashraf Abuleil" w:date="2013-09-27T14:36:00Z">
              <w:r w:rsidDel="0058720E">
                <w:rPr>
                  <w:rFonts w:ascii="Arial" w:hAnsi="Arial" w:cs="Arial"/>
                  <w:color w:val="000000"/>
                  <w:sz w:val="16"/>
                  <w:szCs w:val="16"/>
                </w:rPr>
                <w:delText>Netcom-site</w:delText>
              </w:r>
            </w:del>
          </w:p>
        </w:tc>
        <w:tc>
          <w:tcPr>
            <w:tcW w:w="536" w:type="pct"/>
            <w:shd w:val="clear" w:color="auto" w:fill="auto"/>
            <w:vAlign w:val="bottom"/>
            <w:tcPrChange w:id="602" w:author="Ashraf Abuleil" w:date="2013-10-02T16:53:00Z">
              <w:tcPr>
                <w:tcW w:w="536" w:type="pct"/>
                <w:gridSpan w:val="2"/>
                <w:shd w:val="clear" w:color="auto" w:fill="auto"/>
                <w:vAlign w:val="bottom"/>
              </w:tcPr>
            </w:tcPrChange>
          </w:tcPr>
          <w:p w:rsidR="00483B97" w:rsidDel="0058720E" w:rsidRDefault="00483B97">
            <w:pPr>
              <w:rPr>
                <w:del w:id="603" w:author="Ashraf Abuleil" w:date="2013-09-27T14:36:00Z"/>
                <w:rFonts w:ascii="Arial" w:hAnsi="Arial" w:cs="Arial"/>
                <w:color w:val="000000"/>
                <w:sz w:val="16"/>
                <w:szCs w:val="16"/>
              </w:rPr>
            </w:pPr>
            <w:del w:id="604" w:author="Ashraf Abuleil" w:date="2013-09-27T14:36:00Z">
              <w:r w:rsidDel="0058720E">
                <w:rPr>
                  <w:rFonts w:ascii="Arial" w:hAnsi="Arial" w:cs="Arial"/>
                  <w:color w:val="000000"/>
                  <w:sz w:val="16"/>
                  <w:szCs w:val="16"/>
                </w:rPr>
                <w:delText>Ver 19.0</w:delText>
              </w:r>
            </w:del>
          </w:p>
        </w:tc>
        <w:tc>
          <w:tcPr>
            <w:tcW w:w="1633" w:type="pct"/>
            <w:shd w:val="clear" w:color="auto" w:fill="auto"/>
            <w:vAlign w:val="bottom"/>
            <w:tcPrChange w:id="605" w:author="Ashraf Abuleil" w:date="2013-10-02T16:53:00Z">
              <w:tcPr>
                <w:tcW w:w="1633" w:type="pct"/>
                <w:gridSpan w:val="2"/>
                <w:shd w:val="clear" w:color="auto" w:fill="auto"/>
                <w:vAlign w:val="bottom"/>
              </w:tcPr>
            </w:tcPrChange>
          </w:tcPr>
          <w:p w:rsidR="00483B97" w:rsidDel="0058720E" w:rsidRDefault="00483B97">
            <w:pPr>
              <w:rPr>
                <w:del w:id="606" w:author="Ashraf Abuleil" w:date="2013-09-27T14:36:00Z"/>
                <w:rFonts w:ascii="Arial" w:hAnsi="Arial" w:cs="Arial"/>
                <w:color w:val="000000"/>
                <w:sz w:val="16"/>
                <w:szCs w:val="16"/>
              </w:rPr>
            </w:pPr>
            <w:del w:id="607" w:author="Ashraf Abuleil" w:date="2013-09-27T14:36:00Z">
              <w:r w:rsidDel="0058720E">
                <w:rPr>
                  <w:rFonts w:ascii="Arial" w:hAnsi="Arial" w:cs="Arial"/>
                  <w:color w:val="000000"/>
                  <w:sz w:val="16"/>
                  <w:szCs w:val="16"/>
                </w:rPr>
                <w:delText>User name in voicemail should not set special charachters</w:delText>
              </w:r>
            </w:del>
          </w:p>
        </w:tc>
        <w:tc>
          <w:tcPr>
            <w:tcW w:w="650" w:type="pct"/>
            <w:tcPrChange w:id="608" w:author="Ashraf Abuleil" w:date="2013-10-02T16:53:00Z">
              <w:tcPr>
                <w:tcW w:w="654" w:type="pct"/>
                <w:gridSpan w:val="2"/>
              </w:tcPr>
            </w:tcPrChange>
          </w:tcPr>
          <w:p w:rsidR="00483B97" w:rsidDel="0058720E" w:rsidRDefault="00483B97">
            <w:pPr>
              <w:rPr>
                <w:del w:id="609" w:author="Ashraf Abuleil" w:date="2013-09-27T14:36:00Z"/>
              </w:rPr>
            </w:pPr>
            <w:del w:id="610" w:author="Ashraf Abuleil" w:date="2013-09-27T14:36:00Z">
              <w:r w:rsidRPr="00F424DF" w:rsidDel="0058720E">
                <w:rPr>
                  <w:rFonts w:ascii="Arial" w:hAnsi="Arial" w:cs="Arial"/>
                  <w:sz w:val="16"/>
                  <w:szCs w:val="16"/>
                  <w:lang w:eastAsia="nb-NO" w:bidi="ar-SA"/>
                </w:rPr>
                <w:delText>30/09/2013</w:delText>
              </w:r>
            </w:del>
          </w:p>
        </w:tc>
      </w:tr>
      <w:tr w:rsidR="00483B97" w:rsidTr="00F01A69">
        <w:trPr>
          <w:cantSplit/>
          <w:trPrChange w:id="611" w:author="Ashraf Abuleil" w:date="2013-10-02T16:53:00Z">
            <w:trPr>
              <w:gridBefore w:val="1"/>
              <w:cantSplit/>
            </w:trPr>
          </w:trPrChange>
        </w:trPr>
        <w:tc>
          <w:tcPr>
            <w:tcW w:w="621" w:type="pct"/>
            <w:shd w:val="clear" w:color="auto" w:fill="auto"/>
            <w:vAlign w:val="bottom"/>
            <w:tcPrChange w:id="612"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Maf</w:t>
            </w:r>
          </w:p>
        </w:tc>
        <w:tc>
          <w:tcPr>
            <w:tcW w:w="488" w:type="pct"/>
            <w:shd w:val="clear" w:color="auto" w:fill="auto"/>
            <w:vAlign w:val="bottom"/>
            <w:tcPrChange w:id="613"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7443</w:t>
            </w:r>
          </w:p>
        </w:tc>
        <w:tc>
          <w:tcPr>
            <w:tcW w:w="536" w:type="pct"/>
            <w:shd w:val="clear" w:color="auto" w:fill="auto"/>
            <w:vAlign w:val="bottom"/>
            <w:tcPrChange w:id="614"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15"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Client_Netcom</w:t>
            </w:r>
          </w:p>
        </w:tc>
        <w:tc>
          <w:tcPr>
            <w:tcW w:w="536" w:type="pct"/>
            <w:shd w:val="clear" w:color="auto" w:fill="auto"/>
            <w:vAlign w:val="bottom"/>
            <w:tcPrChange w:id="616"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17"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cell_id/lac to wh_postpaid</w:t>
            </w:r>
          </w:p>
        </w:tc>
        <w:tc>
          <w:tcPr>
            <w:tcW w:w="650" w:type="pct"/>
            <w:tcPrChange w:id="618" w:author="Ashraf Abuleil" w:date="2013-10-02T16:53:00Z">
              <w:tcPr>
                <w:tcW w:w="654" w:type="pct"/>
                <w:gridSpan w:val="2"/>
              </w:tcPr>
            </w:tcPrChange>
          </w:tcPr>
          <w:p w:rsidR="00483B97" w:rsidRDefault="00483B97">
            <w:r w:rsidRPr="00F424DF">
              <w:rPr>
                <w:rFonts w:ascii="Arial" w:hAnsi="Arial" w:cs="Arial"/>
                <w:sz w:val="16"/>
                <w:szCs w:val="16"/>
                <w:lang w:eastAsia="nb-NO" w:bidi="ar-SA"/>
              </w:rPr>
              <w:t>30/09/2013</w:t>
            </w:r>
          </w:p>
        </w:tc>
      </w:tr>
      <w:tr w:rsidR="00483B97" w:rsidDel="00F01A69" w:rsidTr="00F01A69">
        <w:trPr>
          <w:cantSplit/>
          <w:del w:id="619" w:author="Ashraf Abuleil" w:date="2013-10-02T16:53:00Z"/>
          <w:trPrChange w:id="620" w:author="Ashraf Abuleil" w:date="2013-10-02T16:53:00Z">
            <w:trPr>
              <w:gridBefore w:val="1"/>
              <w:cantSplit/>
            </w:trPr>
          </w:trPrChange>
        </w:trPr>
        <w:tc>
          <w:tcPr>
            <w:tcW w:w="621" w:type="pct"/>
            <w:shd w:val="clear" w:color="auto" w:fill="auto"/>
            <w:vAlign w:val="bottom"/>
            <w:tcPrChange w:id="621" w:author="Ashraf Abuleil" w:date="2013-10-02T16:53:00Z">
              <w:tcPr>
                <w:tcW w:w="617" w:type="pct"/>
                <w:gridSpan w:val="2"/>
                <w:shd w:val="clear" w:color="auto" w:fill="auto"/>
                <w:vAlign w:val="bottom"/>
              </w:tcPr>
            </w:tcPrChange>
          </w:tcPr>
          <w:p w:rsidR="00483B97" w:rsidDel="00F01A69" w:rsidRDefault="00483B97">
            <w:pPr>
              <w:rPr>
                <w:del w:id="622" w:author="Ashraf Abuleil" w:date="2013-10-02T16:53:00Z"/>
                <w:rFonts w:ascii="Arial" w:hAnsi="Arial" w:cs="Arial"/>
                <w:color w:val="000000"/>
                <w:sz w:val="16"/>
                <w:szCs w:val="16"/>
              </w:rPr>
            </w:pPr>
            <w:del w:id="623" w:author="Ashraf Abuleil" w:date="2013-10-02T16:53:00Z">
              <w:r w:rsidDel="00F01A69">
                <w:rPr>
                  <w:rFonts w:ascii="Arial" w:hAnsi="Arial" w:cs="Arial"/>
                  <w:color w:val="000000"/>
                  <w:sz w:val="16"/>
                  <w:szCs w:val="16"/>
                </w:rPr>
                <w:delText>Price Plan</w:delText>
              </w:r>
            </w:del>
          </w:p>
        </w:tc>
        <w:tc>
          <w:tcPr>
            <w:tcW w:w="488" w:type="pct"/>
            <w:shd w:val="clear" w:color="auto" w:fill="auto"/>
            <w:vAlign w:val="bottom"/>
            <w:tcPrChange w:id="624" w:author="Ashraf Abuleil" w:date="2013-10-02T16:53:00Z">
              <w:tcPr>
                <w:tcW w:w="488" w:type="pct"/>
                <w:gridSpan w:val="2"/>
                <w:shd w:val="clear" w:color="auto" w:fill="auto"/>
                <w:vAlign w:val="bottom"/>
              </w:tcPr>
            </w:tcPrChange>
          </w:tcPr>
          <w:p w:rsidR="00483B97" w:rsidDel="00F01A69" w:rsidRDefault="00483B97">
            <w:pPr>
              <w:jc w:val="right"/>
              <w:rPr>
                <w:del w:id="625" w:author="Ashraf Abuleil" w:date="2013-10-02T16:53:00Z"/>
                <w:rFonts w:ascii="Arial" w:hAnsi="Arial" w:cs="Arial"/>
                <w:color w:val="000000"/>
                <w:sz w:val="16"/>
                <w:szCs w:val="16"/>
              </w:rPr>
            </w:pPr>
            <w:del w:id="626" w:author="Ashraf Abuleil" w:date="2013-10-02T16:53:00Z">
              <w:r w:rsidDel="00F01A69">
                <w:rPr>
                  <w:rFonts w:ascii="Arial" w:hAnsi="Arial" w:cs="Arial"/>
                  <w:color w:val="000000"/>
                  <w:sz w:val="16"/>
                  <w:szCs w:val="16"/>
                </w:rPr>
                <w:delText>7465</w:delText>
              </w:r>
            </w:del>
          </w:p>
        </w:tc>
        <w:tc>
          <w:tcPr>
            <w:tcW w:w="536" w:type="pct"/>
            <w:shd w:val="clear" w:color="auto" w:fill="auto"/>
            <w:vAlign w:val="bottom"/>
            <w:tcPrChange w:id="627" w:author="Ashraf Abuleil" w:date="2013-10-02T16:53:00Z">
              <w:tcPr>
                <w:tcW w:w="536" w:type="pct"/>
                <w:gridSpan w:val="2"/>
                <w:shd w:val="clear" w:color="auto" w:fill="auto"/>
                <w:vAlign w:val="bottom"/>
              </w:tcPr>
            </w:tcPrChange>
          </w:tcPr>
          <w:p w:rsidR="00483B97" w:rsidDel="00F01A69" w:rsidRDefault="00483B97">
            <w:pPr>
              <w:rPr>
                <w:del w:id="628" w:author="Ashraf Abuleil" w:date="2013-10-02T16:53:00Z"/>
                <w:rFonts w:ascii="Arial" w:hAnsi="Arial" w:cs="Arial"/>
                <w:color w:val="000000"/>
                <w:sz w:val="16"/>
                <w:szCs w:val="16"/>
              </w:rPr>
            </w:pPr>
            <w:del w:id="629" w:author="Ashraf Abuleil" w:date="2013-10-02T16:53:00Z">
              <w:r w:rsidDel="00F01A69">
                <w:rPr>
                  <w:rFonts w:ascii="Arial" w:hAnsi="Arial" w:cs="Arial"/>
                  <w:color w:val="000000"/>
                  <w:sz w:val="16"/>
                  <w:szCs w:val="16"/>
                </w:rPr>
                <w:delText>3-Medium</w:delText>
              </w:r>
            </w:del>
          </w:p>
        </w:tc>
        <w:tc>
          <w:tcPr>
            <w:tcW w:w="537" w:type="pct"/>
            <w:shd w:val="clear" w:color="auto" w:fill="auto"/>
            <w:vAlign w:val="bottom"/>
            <w:tcPrChange w:id="630" w:author="Ashraf Abuleil" w:date="2013-10-02T16:53:00Z">
              <w:tcPr>
                <w:tcW w:w="537" w:type="pct"/>
                <w:gridSpan w:val="2"/>
                <w:shd w:val="clear" w:color="auto" w:fill="auto"/>
                <w:vAlign w:val="bottom"/>
              </w:tcPr>
            </w:tcPrChange>
          </w:tcPr>
          <w:p w:rsidR="00483B97" w:rsidDel="00F01A69" w:rsidRDefault="00483B97">
            <w:pPr>
              <w:rPr>
                <w:del w:id="631" w:author="Ashraf Abuleil" w:date="2013-10-02T16:53:00Z"/>
                <w:rFonts w:ascii="Arial" w:hAnsi="Arial" w:cs="Arial"/>
                <w:color w:val="000000"/>
                <w:sz w:val="16"/>
                <w:szCs w:val="16"/>
              </w:rPr>
            </w:pPr>
            <w:del w:id="632" w:author="Ashraf Abuleil" w:date="2013-10-02T16:53:00Z">
              <w:r w:rsidDel="00F01A69">
                <w:rPr>
                  <w:rFonts w:ascii="Arial" w:hAnsi="Arial" w:cs="Arial"/>
                  <w:color w:val="000000"/>
                  <w:sz w:val="16"/>
                  <w:szCs w:val="16"/>
                </w:rPr>
                <w:delText>Netcom-site</w:delText>
              </w:r>
            </w:del>
          </w:p>
        </w:tc>
        <w:tc>
          <w:tcPr>
            <w:tcW w:w="536" w:type="pct"/>
            <w:shd w:val="clear" w:color="auto" w:fill="auto"/>
            <w:vAlign w:val="bottom"/>
            <w:tcPrChange w:id="633" w:author="Ashraf Abuleil" w:date="2013-10-02T16:53:00Z">
              <w:tcPr>
                <w:tcW w:w="536" w:type="pct"/>
                <w:gridSpan w:val="2"/>
                <w:shd w:val="clear" w:color="auto" w:fill="auto"/>
                <w:vAlign w:val="bottom"/>
              </w:tcPr>
            </w:tcPrChange>
          </w:tcPr>
          <w:p w:rsidR="00483B97" w:rsidDel="00F01A69" w:rsidRDefault="00483B97">
            <w:pPr>
              <w:rPr>
                <w:del w:id="634" w:author="Ashraf Abuleil" w:date="2013-10-02T16:53:00Z"/>
                <w:rFonts w:ascii="Arial" w:hAnsi="Arial" w:cs="Arial"/>
                <w:color w:val="000000"/>
                <w:sz w:val="16"/>
                <w:szCs w:val="16"/>
              </w:rPr>
            </w:pPr>
            <w:del w:id="635" w:author="Ashraf Abuleil" w:date="2013-10-02T16:53:00Z">
              <w:r w:rsidDel="00F01A69">
                <w:rPr>
                  <w:rFonts w:ascii="Arial" w:hAnsi="Arial" w:cs="Arial"/>
                  <w:color w:val="000000"/>
                  <w:sz w:val="16"/>
                  <w:szCs w:val="16"/>
                </w:rPr>
                <w:delText>Ver 19.0</w:delText>
              </w:r>
            </w:del>
          </w:p>
        </w:tc>
        <w:tc>
          <w:tcPr>
            <w:tcW w:w="1633" w:type="pct"/>
            <w:shd w:val="clear" w:color="auto" w:fill="auto"/>
            <w:vAlign w:val="bottom"/>
            <w:tcPrChange w:id="636" w:author="Ashraf Abuleil" w:date="2013-10-02T16:53:00Z">
              <w:tcPr>
                <w:tcW w:w="1633" w:type="pct"/>
                <w:gridSpan w:val="2"/>
                <w:shd w:val="clear" w:color="auto" w:fill="auto"/>
                <w:vAlign w:val="bottom"/>
              </w:tcPr>
            </w:tcPrChange>
          </w:tcPr>
          <w:p w:rsidR="00483B97" w:rsidDel="00F01A69" w:rsidRDefault="00483B97">
            <w:pPr>
              <w:rPr>
                <w:del w:id="637" w:author="Ashraf Abuleil" w:date="2013-10-02T16:53:00Z"/>
                <w:rFonts w:ascii="Arial" w:hAnsi="Arial" w:cs="Arial"/>
                <w:color w:val="000000"/>
                <w:sz w:val="16"/>
                <w:szCs w:val="16"/>
              </w:rPr>
            </w:pPr>
            <w:del w:id="638" w:author="Ashraf Abuleil" w:date="2013-10-02T16:53:00Z">
              <w:r w:rsidDel="00F01A69">
                <w:rPr>
                  <w:rFonts w:ascii="Arial" w:hAnsi="Arial" w:cs="Arial"/>
                  <w:color w:val="000000"/>
                  <w:sz w:val="16"/>
                  <w:szCs w:val="16"/>
                </w:rPr>
                <w:delText>Delete future version of soc not handled correctly in promotion_terms</w:delText>
              </w:r>
            </w:del>
          </w:p>
        </w:tc>
        <w:tc>
          <w:tcPr>
            <w:tcW w:w="650" w:type="pct"/>
            <w:tcPrChange w:id="639" w:author="Ashraf Abuleil" w:date="2013-10-02T16:53:00Z">
              <w:tcPr>
                <w:tcW w:w="654" w:type="pct"/>
                <w:gridSpan w:val="2"/>
              </w:tcPr>
            </w:tcPrChange>
          </w:tcPr>
          <w:p w:rsidR="00483B97" w:rsidDel="00F01A69" w:rsidRDefault="00483B97">
            <w:pPr>
              <w:rPr>
                <w:del w:id="640" w:author="Ashraf Abuleil" w:date="2013-10-02T16:53:00Z"/>
              </w:rPr>
            </w:pPr>
            <w:del w:id="641" w:author="Ashraf Abuleil" w:date="2013-10-02T16:53:00Z">
              <w:r w:rsidRPr="00F424DF" w:rsidDel="00F01A69">
                <w:rPr>
                  <w:rFonts w:ascii="Arial" w:hAnsi="Arial" w:cs="Arial"/>
                  <w:sz w:val="16"/>
                  <w:szCs w:val="16"/>
                  <w:lang w:eastAsia="nb-NO" w:bidi="ar-SA"/>
                </w:rPr>
                <w:delText>30/09/2013</w:delText>
              </w:r>
            </w:del>
          </w:p>
        </w:tc>
      </w:tr>
      <w:tr w:rsidR="00CB5F7E" w:rsidTr="00F01A69">
        <w:trPr>
          <w:cantSplit/>
          <w:trPrChange w:id="642" w:author="Ashraf Abuleil" w:date="2013-10-02T16:53:00Z">
            <w:trPr>
              <w:gridBefore w:val="1"/>
              <w:cantSplit/>
            </w:trPr>
          </w:trPrChange>
        </w:trPr>
        <w:tc>
          <w:tcPr>
            <w:tcW w:w="621" w:type="pct"/>
            <w:shd w:val="clear" w:color="auto" w:fill="auto"/>
            <w:vAlign w:val="bottom"/>
            <w:tcPrChange w:id="643"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644"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7470</w:t>
            </w:r>
          </w:p>
        </w:tc>
        <w:tc>
          <w:tcPr>
            <w:tcW w:w="536" w:type="pct"/>
            <w:shd w:val="clear" w:color="auto" w:fill="auto"/>
            <w:vAlign w:val="bottom"/>
            <w:tcPrChange w:id="64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46"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4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48"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Chess carry over bills have the period wrong for usages.</w:t>
            </w:r>
          </w:p>
        </w:tc>
        <w:tc>
          <w:tcPr>
            <w:tcW w:w="650" w:type="pct"/>
            <w:tcPrChange w:id="649"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650" w:author="Ashraf Abuleil" w:date="2013-10-02T16:53:00Z">
            <w:trPr>
              <w:gridBefore w:val="1"/>
              <w:cantSplit/>
            </w:trPr>
          </w:trPrChange>
        </w:trPr>
        <w:tc>
          <w:tcPr>
            <w:tcW w:w="621" w:type="pct"/>
            <w:shd w:val="clear" w:color="auto" w:fill="auto"/>
            <w:vAlign w:val="bottom"/>
            <w:tcPrChange w:id="651"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652"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7471</w:t>
            </w:r>
          </w:p>
        </w:tc>
        <w:tc>
          <w:tcPr>
            <w:tcW w:w="536" w:type="pct"/>
            <w:shd w:val="clear" w:color="auto" w:fill="auto"/>
            <w:vAlign w:val="bottom"/>
            <w:tcPrChange w:id="65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654"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5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56"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`Chess bills missing some amounts randomly</w:t>
            </w:r>
          </w:p>
        </w:tc>
        <w:tc>
          <w:tcPr>
            <w:tcW w:w="650" w:type="pct"/>
            <w:tcPrChange w:id="657"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658" w:author="Ashraf Abuleil" w:date="2013-10-02T16:53:00Z">
            <w:trPr>
              <w:gridBefore w:val="1"/>
              <w:cantSplit/>
            </w:trPr>
          </w:trPrChange>
        </w:trPr>
        <w:tc>
          <w:tcPr>
            <w:tcW w:w="621" w:type="pct"/>
            <w:shd w:val="clear" w:color="auto" w:fill="auto"/>
            <w:vAlign w:val="bottom"/>
            <w:tcPrChange w:id="659"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660"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7475</w:t>
            </w:r>
          </w:p>
        </w:tc>
        <w:tc>
          <w:tcPr>
            <w:tcW w:w="536" w:type="pct"/>
            <w:shd w:val="clear" w:color="auto" w:fill="auto"/>
            <w:vAlign w:val="bottom"/>
            <w:tcPrChange w:id="66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62"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6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64"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Secret number on ban also set this on other numbers on invoice</w:t>
            </w:r>
          </w:p>
        </w:tc>
        <w:tc>
          <w:tcPr>
            <w:tcW w:w="650" w:type="pct"/>
            <w:tcPrChange w:id="665" w:author="Ashraf Abuleil" w:date="2013-10-02T16:53:00Z">
              <w:tcPr>
                <w:tcW w:w="654" w:type="pct"/>
                <w:gridSpan w:val="2"/>
              </w:tcPr>
            </w:tcPrChange>
          </w:tcPr>
          <w:p w:rsidR="00CB5F7E" w:rsidRPr="00966BD4"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666" w:author="Ashraf Abuleil" w:date="2013-10-02T16:53:00Z">
            <w:trPr>
              <w:gridBefore w:val="1"/>
              <w:cantSplit/>
            </w:trPr>
          </w:trPrChange>
        </w:trPr>
        <w:tc>
          <w:tcPr>
            <w:tcW w:w="621" w:type="pct"/>
            <w:shd w:val="clear" w:color="auto" w:fill="auto"/>
            <w:vAlign w:val="bottom"/>
            <w:tcPrChange w:id="667"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668"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7478</w:t>
            </w:r>
          </w:p>
        </w:tc>
        <w:tc>
          <w:tcPr>
            <w:tcW w:w="536" w:type="pct"/>
            <w:shd w:val="clear" w:color="auto" w:fill="auto"/>
            <w:vAlign w:val="bottom"/>
            <w:tcPrChange w:id="66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70"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7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72"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Memory problems in Chess CSV problem</w:t>
            </w:r>
          </w:p>
        </w:tc>
        <w:tc>
          <w:tcPr>
            <w:tcW w:w="650" w:type="pct"/>
            <w:tcPrChange w:id="673"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674" w:author="Ashraf Abuleil" w:date="2013-10-02T16:53:00Z">
            <w:trPr>
              <w:gridBefore w:val="1"/>
              <w:cantSplit/>
            </w:trPr>
          </w:trPrChange>
        </w:trPr>
        <w:tc>
          <w:tcPr>
            <w:tcW w:w="621" w:type="pct"/>
            <w:shd w:val="clear" w:color="auto" w:fill="auto"/>
            <w:vAlign w:val="bottom"/>
            <w:tcPrChange w:id="675"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676"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7479</w:t>
            </w:r>
          </w:p>
        </w:tc>
        <w:tc>
          <w:tcPr>
            <w:tcW w:w="536" w:type="pct"/>
            <w:shd w:val="clear" w:color="auto" w:fill="auto"/>
            <w:vAlign w:val="bottom"/>
            <w:tcPrChange w:id="67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78"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7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680"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BLTBMAINT problelms for Netcom quarterly cycle and Chess cycles.</w:t>
            </w:r>
          </w:p>
        </w:tc>
        <w:tc>
          <w:tcPr>
            <w:tcW w:w="650" w:type="pct"/>
            <w:tcPrChange w:id="681"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682" w:author="Ashraf Abuleil" w:date="2013-10-02T16:53:00Z">
            <w:trPr>
              <w:gridBefore w:val="1"/>
              <w:cantSplit/>
            </w:trPr>
          </w:trPrChange>
        </w:trPr>
        <w:tc>
          <w:tcPr>
            <w:tcW w:w="621" w:type="pct"/>
            <w:shd w:val="clear" w:color="auto" w:fill="auto"/>
            <w:vAlign w:val="bottom"/>
            <w:tcPrChange w:id="683"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MPS</w:t>
            </w:r>
          </w:p>
        </w:tc>
        <w:tc>
          <w:tcPr>
            <w:tcW w:w="488" w:type="pct"/>
            <w:shd w:val="clear" w:color="auto" w:fill="auto"/>
            <w:vAlign w:val="bottom"/>
            <w:tcPrChange w:id="684"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7487</w:t>
            </w:r>
          </w:p>
        </w:tc>
        <w:tc>
          <w:tcPr>
            <w:tcW w:w="536" w:type="pct"/>
            <w:shd w:val="clear" w:color="auto" w:fill="auto"/>
            <w:vAlign w:val="bottom"/>
            <w:tcPrChange w:id="68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86"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8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688"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mismatch AU US for combination Free minutes and SOC_APN_FREE_RELATION</w:t>
            </w:r>
          </w:p>
        </w:tc>
        <w:tc>
          <w:tcPr>
            <w:tcW w:w="650" w:type="pct"/>
            <w:tcPrChange w:id="689" w:author="Ashraf Abuleil" w:date="2013-10-02T16:53:00Z">
              <w:tcPr>
                <w:tcW w:w="654" w:type="pct"/>
                <w:gridSpan w:val="2"/>
              </w:tcPr>
            </w:tcPrChange>
          </w:tcPr>
          <w:p w:rsidR="00CB5F7E" w:rsidRPr="00966BD4"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690" w:author="Ashraf Abuleil" w:date="2013-10-02T16:53:00Z">
            <w:trPr>
              <w:gridBefore w:val="1"/>
              <w:cantSplit/>
            </w:trPr>
          </w:trPrChange>
        </w:trPr>
        <w:tc>
          <w:tcPr>
            <w:tcW w:w="621" w:type="pct"/>
            <w:shd w:val="clear" w:color="auto" w:fill="auto"/>
            <w:vAlign w:val="bottom"/>
            <w:tcPrChange w:id="691"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692"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7493</w:t>
            </w:r>
          </w:p>
        </w:tc>
        <w:tc>
          <w:tcPr>
            <w:tcW w:w="536" w:type="pct"/>
            <w:shd w:val="clear" w:color="auto" w:fill="auto"/>
            <w:vAlign w:val="bottom"/>
            <w:tcPrChange w:id="69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694"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69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696"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Process the one time, RC and usage charges that were not defined in INV_SUM_FMT and INV_USG_FMT tables with zero amounts.</w:t>
            </w:r>
          </w:p>
        </w:tc>
        <w:tc>
          <w:tcPr>
            <w:tcW w:w="650" w:type="pct"/>
            <w:tcPrChange w:id="697"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698" w:author="Ashraf Abuleil" w:date="2013-10-02T16:53:00Z">
            <w:trPr>
              <w:gridBefore w:val="1"/>
              <w:cantSplit/>
            </w:trPr>
          </w:trPrChange>
        </w:trPr>
        <w:tc>
          <w:tcPr>
            <w:tcW w:w="621" w:type="pct"/>
            <w:shd w:val="clear" w:color="auto" w:fill="auto"/>
            <w:vAlign w:val="bottom"/>
            <w:tcPrChange w:id="699"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Maf</w:t>
            </w:r>
          </w:p>
        </w:tc>
        <w:tc>
          <w:tcPr>
            <w:tcW w:w="488" w:type="pct"/>
            <w:shd w:val="clear" w:color="auto" w:fill="auto"/>
            <w:vAlign w:val="bottom"/>
            <w:tcPrChange w:id="700"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7494</w:t>
            </w:r>
          </w:p>
        </w:tc>
        <w:tc>
          <w:tcPr>
            <w:tcW w:w="536" w:type="pct"/>
            <w:shd w:val="clear" w:color="auto" w:fill="auto"/>
            <w:vAlign w:val="bottom"/>
            <w:tcPrChange w:id="70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02"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0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04"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regular MO MMS interpreted as MMS to email</w:t>
            </w:r>
          </w:p>
        </w:tc>
        <w:tc>
          <w:tcPr>
            <w:tcW w:w="650" w:type="pct"/>
            <w:tcPrChange w:id="705" w:author="Ashraf Abuleil" w:date="2013-10-02T16:53:00Z">
              <w:tcPr>
                <w:tcW w:w="654" w:type="pct"/>
                <w:gridSpan w:val="2"/>
              </w:tcPr>
            </w:tcPrChange>
          </w:tcPr>
          <w:p w:rsidR="00CB5F7E" w:rsidRPr="00966BD4"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706" w:author="Ashraf Abuleil" w:date="2013-10-02T16:53:00Z">
            <w:trPr>
              <w:gridBefore w:val="1"/>
              <w:cantSplit/>
            </w:trPr>
          </w:trPrChange>
        </w:trPr>
        <w:tc>
          <w:tcPr>
            <w:tcW w:w="621" w:type="pct"/>
            <w:shd w:val="clear" w:color="auto" w:fill="auto"/>
            <w:vAlign w:val="bottom"/>
            <w:tcPrChange w:id="707"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708"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7495</w:t>
            </w:r>
          </w:p>
        </w:tc>
        <w:tc>
          <w:tcPr>
            <w:tcW w:w="536" w:type="pct"/>
            <w:shd w:val="clear" w:color="auto" w:fill="auto"/>
            <w:vAlign w:val="bottom"/>
            <w:tcPrChange w:id="70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10"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1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12"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Chess Account number in DD Coming wrong</w:t>
            </w:r>
          </w:p>
        </w:tc>
        <w:tc>
          <w:tcPr>
            <w:tcW w:w="650" w:type="pct"/>
            <w:tcPrChange w:id="713"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483B97" w:rsidTr="00F01A69">
        <w:trPr>
          <w:cantSplit/>
          <w:trPrChange w:id="714" w:author="Ashraf Abuleil" w:date="2013-10-02T16:53:00Z">
            <w:trPr>
              <w:gridBefore w:val="1"/>
              <w:cantSplit/>
            </w:trPr>
          </w:trPrChange>
        </w:trPr>
        <w:tc>
          <w:tcPr>
            <w:tcW w:w="621" w:type="pct"/>
            <w:shd w:val="clear" w:color="auto" w:fill="auto"/>
            <w:vAlign w:val="bottom"/>
            <w:tcPrChange w:id="715"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716"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7497</w:t>
            </w:r>
          </w:p>
        </w:tc>
        <w:tc>
          <w:tcPr>
            <w:tcW w:w="536" w:type="pct"/>
            <w:shd w:val="clear" w:color="auto" w:fill="auto"/>
            <w:vAlign w:val="bottom"/>
            <w:tcPrChange w:id="717"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718"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19"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20"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Wrong expiration date after move from ban to ban (soc with duration)</w:t>
            </w:r>
          </w:p>
        </w:tc>
        <w:tc>
          <w:tcPr>
            <w:tcW w:w="650" w:type="pct"/>
            <w:tcPrChange w:id="721" w:author="Ashraf Abuleil" w:date="2013-10-02T16:53:00Z">
              <w:tcPr>
                <w:tcW w:w="654" w:type="pct"/>
                <w:gridSpan w:val="2"/>
              </w:tcPr>
            </w:tcPrChange>
          </w:tcPr>
          <w:p w:rsidR="00483B97" w:rsidRDefault="00483B97">
            <w:r w:rsidRPr="00786C2A">
              <w:rPr>
                <w:rFonts w:ascii="Arial" w:hAnsi="Arial" w:cs="Arial"/>
                <w:sz w:val="16"/>
                <w:szCs w:val="16"/>
                <w:lang w:eastAsia="nb-NO" w:bidi="ar-SA"/>
              </w:rPr>
              <w:t>30/09/2013</w:t>
            </w:r>
          </w:p>
        </w:tc>
      </w:tr>
      <w:tr w:rsidR="00483B97" w:rsidTr="00F01A69">
        <w:trPr>
          <w:cantSplit/>
          <w:trPrChange w:id="722" w:author="Ashraf Abuleil" w:date="2013-10-02T16:53:00Z">
            <w:trPr>
              <w:gridBefore w:val="1"/>
              <w:cantSplit/>
            </w:trPr>
          </w:trPrChange>
        </w:trPr>
        <w:tc>
          <w:tcPr>
            <w:tcW w:w="621" w:type="pct"/>
            <w:shd w:val="clear" w:color="auto" w:fill="auto"/>
            <w:vAlign w:val="bottom"/>
            <w:tcPrChange w:id="723"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724"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7500</w:t>
            </w:r>
          </w:p>
        </w:tc>
        <w:tc>
          <w:tcPr>
            <w:tcW w:w="536" w:type="pct"/>
            <w:shd w:val="clear" w:color="auto" w:fill="auto"/>
            <w:vAlign w:val="bottom"/>
            <w:tcPrChange w:id="725"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26"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Client_Netcom</w:t>
            </w:r>
          </w:p>
        </w:tc>
        <w:tc>
          <w:tcPr>
            <w:tcW w:w="536" w:type="pct"/>
            <w:shd w:val="clear" w:color="auto" w:fill="auto"/>
            <w:vAlign w:val="bottom"/>
            <w:tcPrChange w:id="727"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28"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EN files are created for the English format  customers which is wrong.</w:t>
            </w:r>
          </w:p>
        </w:tc>
        <w:tc>
          <w:tcPr>
            <w:tcW w:w="650" w:type="pct"/>
            <w:tcPrChange w:id="729" w:author="Ashraf Abuleil" w:date="2013-10-02T16:53:00Z">
              <w:tcPr>
                <w:tcW w:w="654" w:type="pct"/>
                <w:gridSpan w:val="2"/>
              </w:tcPr>
            </w:tcPrChange>
          </w:tcPr>
          <w:p w:rsidR="00483B97" w:rsidRDefault="00483B97">
            <w:r w:rsidRPr="00786C2A">
              <w:rPr>
                <w:rFonts w:ascii="Arial" w:hAnsi="Arial" w:cs="Arial"/>
                <w:sz w:val="16"/>
                <w:szCs w:val="16"/>
                <w:lang w:eastAsia="nb-NO" w:bidi="ar-SA"/>
              </w:rPr>
              <w:t>30/09/2013</w:t>
            </w:r>
          </w:p>
        </w:tc>
      </w:tr>
      <w:tr w:rsidR="00CB5F7E" w:rsidTr="00F01A69">
        <w:trPr>
          <w:cantSplit/>
          <w:trPrChange w:id="730" w:author="Ashraf Abuleil" w:date="2013-10-02T16:53:00Z">
            <w:trPr>
              <w:gridBefore w:val="1"/>
              <w:cantSplit/>
            </w:trPr>
          </w:trPrChange>
        </w:trPr>
        <w:tc>
          <w:tcPr>
            <w:tcW w:w="621" w:type="pct"/>
            <w:shd w:val="clear" w:color="auto" w:fill="auto"/>
            <w:vAlign w:val="bottom"/>
            <w:tcPrChange w:id="731"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732"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7501</w:t>
            </w:r>
          </w:p>
        </w:tc>
        <w:tc>
          <w:tcPr>
            <w:tcW w:w="536" w:type="pct"/>
            <w:shd w:val="clear" w:color="auto" w:fill="auto"/>
            <w:vAlign w:val="bottom"/>
            <w:tcPrChange w:id="73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734"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35"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36"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CR1401 - Expected unbilled RC transactions not being journalized</w:t>
            </w:r>
          </w:p>
        </w:tc>
        <w:tc>
          <w:tcPr>
            <w:tcW w:w="650" w:type="pct"/>
            <w:tcPrChange w:id="737"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738" w:author="Ashraf Abuleil" w:date="2013-10-02T16:53:00Z">
            <w:trPr>
              <w:gridBefore w:val="1"/>
              <w:cantSplit/>
            </w:trPr>
          </w:trPrChange>
        </w:trPr>
        <w:tc>
          <w:tcPr>
            <w:tcW w:w="621" w:type="pct"/>
            <w:shd w:val="clear" w:color="auto" w:fill="auto"/>
            <w:vAlign w:val="bottom"/>
            <w:tcPrChange w:id="739"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740"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7502</w:t>
            </w:r>
          </w:p>
        </w:tc>
        <w:tc>
          <w:tcPr>
            <w:tcW w:w="536" w:type="pct"/>
            <w:shd w:val="clear" w:color="auto" w:fill="auto"/>
            <w:vAlign w:val="bottom"/>
            <w:tcPrChange w:id="74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742"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43"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44"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Deferals and expected unbilled RC transactions (accruals) have same voucher number</w:t>
            </w:r>
          </w:p>
        </w:tc>
        <w:tc>
          <w:tcPr>
            <w:tcW w:w="650" w:type="pct"/>
            <w:tcPrChange w:id="745"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CB5F7E" w:rsidTr="00F01A69">
        <w:trPr>
          <w:cantSplit/>
          <w:trPrChange w:id="746" w:author="Ashraf Abuleil" w:date="2013-10-02T16:53:00Z">
            <w:trPr>
              <w:gridBefore w:val="1"/>
              <w:cantSplit/>
            </w:trPr>
          </w:trPrChange>
        </w:trPr>
        <w:tc>
          <w:tcPr>
            <w:tcW w:w="621" w:type="pct"/>
            <w:shd w:val="clear" w:color="auto" w:fill="auto"/>
            <w:vAlign w:val="bottom"/>
            <w:tcPrChange w:id="747"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748"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7503</w:t>
            </w:r>
          </w:p>
        </w:tc>
        <w:tc>
          <w:tcPr>
            <w:tcW w:w="536" w:type="pct"/>
            <w:shd w:val="clear" w:color="auto" w:fill="auto"/>
            <w:vAlign w:val="bottom"/>
            <w:tcPrChange w:id="74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50"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51"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52"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Penalty not created for customers ported to chess during commitment period</w:t>
            </w:r>
          </w:p>
        </w:tc>
        <w:tc>
          <w:tcPr>
            <w:tcW w:w="650" w:type="pct"/>
            <w:tcPrChange w:id="753" w:author="Ashraf Abuleil" w:date="2013-10-02T16:53:00Z">
              <w:tcPr>
                <w:tcW w:w="654" w:type="pct"/>
                <w:gridSpan w:val="2"/>
              </w:tcPr>
            </w:tcPrChange>
          </w:tcPr>
          <w:p w:rsidR="00CB5F7E" w:rsidRPr="00966BD4" w:rsidRDefault="00483B97" w:rsidP="00D34BBC">
            <w:pPr>
              <w:rPr>
                <w:rFonts w:ascii="Arial" w:hAnsi="Arial" w:cs="Arial"/>
                <w:sz w:val="16"/>
                <w:szCs w:val="16"/>
                <w:lang w:eastAsia="nb-NO" w:bidi="ar-SA"/>
              </w:rPr>
            </w:pPr>
            <w:r>
              <w:rPr>
                <w:rFonts w:ascii="Arial" w:hAnsi="Arial" w:cs="Arial"/>
                <w:sz w:val="16"/>
                <w:szCs w:val="16"/>
                <w:lang w:eastAsia="nb-NO" w:bidi="ar-SA"/>
              </w:rPr>
              <w:t>30/09/2013</w:t>
            </w:r>
          </w:p>
        </w:tc>
      </w:tr>
      <w:tr w:rsidR="00CB5F7E" w:rsidTr="00F01A69">
        <w:trPr>
          <w:cantSplit/>
          <w:trPrChange w:id="754" w:author="Ashraf Abuleil" w:date="2013-10-02T16:53:00Z">
            <w:trPr>
              <w:gridBefore w:val="1"/>
              <w:cantSplit/>
            </w:trPr>
          </w:trPrChange>
        </w:trPr>
        <w:tc>
          <w:tcPr>
            <w:tcW w:w="621" w:type="pct"/>
            <w:shd w:val="clear" w:color="auto" w:fill="auto"/>
            <w:vAlign w:val="bottom"/>
            <w:tcPrChange w:id="755" w:author="Ashraf Abuleil" w:date="2013-10-02T16:53:00Z">
              <w:tcPr>
                <w:tcW w:w="61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756" w:author="Ashraf Abuleil" w:date="2013-10-02T16:53:00Z">
              <w:tcPr>
                <w:tcW w:w="488" w:type="pct"/>
                <w:gridSpan w:val="2"/>
                <w:shd w:val="clear" w:color="auto" w:fill="auto"/>
                <w:vAlign w:val="bottom"/>
              </w:tcPr>
            </w:tcPrChange>
          </w:tcPr>
          <w:p w:rsidR="00CB5F7E" w:rsidRDefault="00CB5F7E">
            <w:pPr>
              <w:jc w:val="right"/>
              <w:rPr>
                <w:rFonts w:ascii="Arial" w:hAnsi="Arial" w:cs="Arial"/>
                <w:color w:val="000000"/>
                <w:sz w:val="16"/>
                <w:szCs w:val="16"/>
              </w:rPr>
            </w:pPr>
            <w:r>
              <w:rPr>
                <w:rFonts w:ascii="Arial" w:hAnsi="Arial" w:cs="Arial"/>
                <w:color w:val="000000"/>
                <w:sz w:val="16"/>
                <w:szCs w:val="16"/>
              </w:rPr>
              <w:t>7507</w:t>
            </w:r>
          </w:p>
        </w:tc>
        <w:tc>
          <w:tcPr>
            <w:tcW w:w="536" w:type="pct"/>
            <w:shd w:val="clear" w:color="auto" w:fill="auto"/>
            <w:vAlign w:val="bottom"/>
            <w:tcPrChange w:id="757"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758" w:author="Ashraf Abuleil" w:date="2013-10-02T16:53:00Z">
              <w:tcPr>
                <w:tcW w:w="537"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59" w:author="Ashraf Abuleil" w:date="2013-10-02T16:53:00Z">
              <w:tcPr>
                <w:tcW w:w="536"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60" w:author="Ashraf Abuleil" w:date="2013-10-02T16:53:00Z">
              <w:tcPr>
                <w:tcW w:w="1633" w:type="pct"/>
                <w:gridSpan w:val="2"/>
                <w:shd w:val="clear" w:color="auto" w:fill="auto"/>
                <w:vAlign w:val="bottom"/>
              </w:tcPr>
            </w:tcPrChange>
          </w:tcPr>
          <w:p w:rsidR="00CB5F7E" w:rsidRDefault="00CB5F7E">
            <w:pPr>
              <w:rPr>
                <w:rFonts w:ascii="Arial" w:hAnsi="Arial" w:cs="Arial"/>
                <w:color w:val="000000"/>
                <w:sz w:val="16"/>
                <w:szCs w:val="16"/>
              </w:rPr>
            </w:pPr>
            <w:r>
              <w:rPr>
                <w:rFonts w:ascii="Arial" w:hAnsi="Arial" w:cs="Arial"/>
                <w:color w:val="000000"/>
                <w:sz w:val="16"/>
                <w:szCs w:val="16"/>
              </w:rPr>
              <w:t>Single manual Note for 2 Invoices</w:t>
            </w:r>
          </w:p>
        </w:tc>
        <w:tc>
          <w:tcPr>
            <w:tcW w:w="650" w:type="pct"/>
            <w:tcPrChange w:id="761" w:author="Ashraf Abuleil" w:date="2013-10-02T16:53:00Z">
              <w:tcPr>
                <w:tcW w:w="654" w:type="pct"/>
                <w:gridSpan w:val="2"/>
              </w:tcPr>
            </w:tcPrChange>
          </w:tcPr>
          <w:p w:rsidR="00CB5F7E" w:rsidRPr="00966BD4" w:rsidRDefault="00C90E4B" w:rsidP="00D34BBC">
            <w:pPr>
              <w:rPr>
                <w:rFonts w:ascii="Arial" w:hAnsi="Arial" w:cs="Arial"/>
                <w:sz w:val="16"/>
                <w:szCs w:val="16"/>
                <w:lang w:eastAsia="nb-NO" w:bidi="ar-SA"/>
              </w:rPr>
            </w:pPr>
            <w:r>
              <w:rPr>
                <w:rFonts w:ascii="Arial" w:hAnsi="Arial" w:cs="Arial"/>
                <w:sz w:val="16"/>
                <w:szCs w:val="16"/>
                <w:lang w:eastAsia="nb-NO" w:bidi="ar-SA"/>
              </w:rPr>
              <w:t>16/09/2013</w:t>
            </w:r>
          </w:p>
        </w:tc>
      </w:tr>
      <w:tr w:rsidR="00483B97" w:rsidTr="00F01A69">
        <w:trPr>
          <w:cantSplit/>
          <w:trPrChange w:id="762" w:author="Ashraf Abuleil" w:date="2013-10-02T16:53:00Z">
            <w:trPr>
              <w:gridBefore w:val="1"/>
              <w:cantSplit/>
            </w:trPr>
          </w:trPrChange>
        </w:trPr>
        <w:tc>
          <w:tcPr>
            <w:tcW w:w="621" w:type="pct"/>
            <w:shd w:val="clear" w:color="auto" w:fill="auto"/>
            <w:vAlign w:val="bottom"/>
            <w:tcPrChange w:id="763"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764"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7510</w:t>
            </w:r>
          </w:p>
        </w:tc>
        <w:tc>
          <w:tcPr>
            <w:tcW w:w="536" w:type="pct"/>
            <w:shd w:val="clear" w:color="auto" w:fill="auto"/>
            <w:vAlign w:val="bottom"/>
            <w:tcPrChange w:id="765"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66"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67"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68"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Missing RC after RC feature swap</w:t>
            </w:r>
          </w:p>
        </w:tc>
        <w:tc>
          <w:tcPr>
            <w:tcW w:w="650" w:type="pct"/>
            <w:tcPrChange w:id="769" w:author="Ashraf Abuleil" w:date="2013-10-02T16:53:00Z">
              <w:tcPr>
                <w:tcW w:w="654" w:type="pct"/>
                <w:gridSpan w:val="2"/>
              </w:tcPr>
            </w:tcPrChange>
          </w:tcPr>
          <w:p w:rsidR="00483B97" w:rsidRDefault="00483B97">
            <w:r w:rsidRPr="00AD2AE4">
              <w:rPr>
                <w:rFonts w:ascii="Arial" w:hAnsi="Arial" w:cs="Arial"/>
                <w:sz w:val="16"/>
                <w:szCs w:val="16"/>
                <w:lang w:eastAsia="nb-NO" w:bidi="ar-SA"/>
              </w:rPr>
              <w:t>30/09/2013</w:t>
            </w:r>
          </w:p>
        </w:tc>
      </w:tr>
      <w:tr w:rsidR="00483B97" w:rsidTr="00F01A69">
        <w:trPr>
          <w:cantSplit/>
          <w:trPrChange w:id="770" w:author="Ashraf Abuleil" w:date="2013-10-02T16:53:00Z">
            <w:trPr>
              <w:gridBefore w:val="1"/>
              <w:cantSplit/>
            </w:trPr>
          </w:trPrChange>
        </w:trPr>
        <w:tc>
          <w:tcPr>
            <w:tcW w:w="621" w:type="pct"/>
            <w:shd w:val="clear" w:color="auto" w:fill="auto"/>
            <w:vAlign w:val="bottom"/>
            <w:tcPrChange w:id="771"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772"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7511</w:t>
            </w:r>
          </w:p>
        </w:tc>
        <w:tc>
          <w:tcPr>
            <w:tcW w:w="536" w:type="pct"/>
            <w:shd w:val="clear" w:color="auto" w:fill="auto"/>
            <w:vAlign w:val="bottom"/>
            <w:tcPrChange w:id="773" w:author="Ashraf Abuleil" w:date="2013-10-02T16:53:00Z">
              <w:tcPr>
                <w:tcW w:w="536" w:type="pct"/>
                <w:gridSpan w:val="2"/>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774" w:author="Ashraf Abuleil" w:date="2013-10-02T16:53:00Z">
              <w:tcPr>
                <w:tcW w:w="537" w:type="pct"/>
                <w:gridSpan w:val="2"/>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75" w:author="Ashraf Abuleil" w:date="2013-10-02T16:53:00Z">
              <w:tcPr>
                <w:tcW w:w="536" w:type="pct"/>
                <w:gridSpan w:val="2"/>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76"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sidRPr="00356B97">
              <w:rPr>
                <w:rFonts w:ascii="Arial" w:hAnsi="Arial" w:cs="Arial"/>
                <w:color w:val="000000"/>
                <w:sz w:val="16"/>
                <w:szCs w:val="16"/>
              </w:rPr>
              <w:t>The giro-part is popping up as an extra page on the invoice (page 4 in inv0082010373 in NTC ENV10).</w:t>
            </w:r>
          </w:p>
        </w:tc>
        <w:tc>
          <w:tcPr>
            <w:tcW w:w="650" w:type="pct"/>
            <w:tcPrChange w:id="777" w:author="Ashraf Abuleil" w:date="2013-10-02T16:53:00Z">
              <w:tcPr>
                <w:tcW w:w="654" w:type="pct"/>
                <w:gridSpan w:val="2"/>
              </w:tcPr>
            </w:tcPrChange>
          </w:tcPr>
          <w:p w:rsidR="00483B97" w:rsidRDefault="00483B97">
            <w:r w:rsidRPr="00AD2AE4">
              <w:rPr>
                <w:rFonts w:ascii="Arial" w:hAnsi="Arial" w:cs="Arial"/>
                <w:sz w:val="16"/>
                <w:szCs w:val="16"/>
                <w:lang w:eastAsia="nb-NO" w:bidi="ar-SA"/>
              </w:rPr>
              <w:t>30/09/2013</w:t>
            </w:r>
          </w:p>
        </w:tc>
      </w:tr>
      <w:tr w:rsidR="00483B97" w:rsidTr="00F01A69">
        <w:trPr>
          <w:cantSplit/>
          <w:trPrChange w:id="778" w:author="Ashraf Abuleil" w:date="2013-10-02T16:53:00Z">
            <w:trPr>
              <w:gridBefore w:val="1"/>
              <w:cantSplit/>
            </w:trPr>
          </w:trPrChange>
        </w:trPr>
        <w:tc>
          <w:tcPr>
            <w:tcW w:w="621" w:type="pct"/>
            <w:shd w:val="clear" w:color="auto" w:fill="auto"/>
            <w:vAlign w:val="bottom"/>
            <w:tcPrChange w:id="779"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Maf</w:t>
            </w:r>
          </w:p>
        </w:tc>
        <w:tc>
          <w:tcPr>
            <w:tcW w:w="488" w:type="pct"/>
            <w:shd w:val="clear" w:color="auto" w:fill="auto"/>
            <w:vAlign w:val="bottom"/>
            <w:tcPrChange w:id="780"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7515</w:t>
            </w:r>
          </w:p>
        </w:tc>
        <w:tc>
          <w:tcPr>
            <w:tcW w:w="536" w:type="pct"/>
            <w:shd w:val="clear" w:color="auto" w:fill="auto"/>
            <w:vAlign w:val="bottom"/>
            <w:tcPrChange w:id="781"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782"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83"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84"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MMS delivery report, subscriber_no</w:t>
            </w:r>
          </w:p>
        </w:tc>
        <w:tc>
          <w:tcPr>
            <w:tcW w:w="650" w:type="pct"/>
            <w:tcPrChange w:id="785" w:author="Ashraf Abuleil" w:date="2013-10-02T16:53:00Z">
              <w:tcPr>
                <w:tcW w:w="654" w:type="pct"/>
                <w:gridSpan w:val="2"/>
              </w:tcPr>
            </w:tcPrChange>
          </w:tcPr>
          <w:p w:rsidR="00483B97" w:rsidRDefault="00483B97">
            <w:r w:rsidRPr="00AD2AE4">
              <w:rPr>
                <w:rFonts w:ascii="Arial" w:hAnsi="Arial" w:cs="Arial"/>
                <w:sz w:val="16"/>
                <w:szCs w:val="16"/>
                <w:lang w:eastAsia="nb-NO" w:bidi="ar-SA"/>
              </w:rPr>
              <w:t>30/09/2013</w:t>
            </w:r>
          </w:p>
        </w:tc>
      </w:tr>
      <w:tr w:rsidR="00483B97" w:rsidTr="00F01A69">
        <w:trPr>
          <w:cantSplit/>
          <w:trPrChange w:id="786" w:author="Ashraf Abuleil" w:date="2013-10-02T16:53:00Z">
            <w:trPr>
              <w:gridBefore w:val="1"/>
              <w:cantSplit/>
            </w:trPr>
          </w:trPrChange>
        </w:trPr>
        <w:tc>
          <w:tcPr>
            <w:tcW w:w="621" w:type="pct"/>
            <w:shd w:val="clear" w:color="auto" w:fill="auto"/>
            <w:vAlign w:val="bottom"/>
            <w:tcPrChange w:id="787"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Dealer</w:t>
            </w:r>
          </w:p>
        </w:tc>
        <w:tc>
          <w:tcPr>
            <w:tcW w:w="488" w:type="pct"/>
            <w:shd w:val="clear" w:color="auto" w:fill="auto"/>
            <w:vAlign w:val="bottom"/>
            <w:tcPrChange w:id="788"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7517</w:t>
            </w:r>
          </w:p>
        </w:tc>
        <w:tc>
          <w:tcPr>
            <w:tcW w:w="536" w:type="pct"/>
            <w:shd w:val="clear" w:color="auto" w:fill="auto"/>
            <w:vAlign w:val="bottom"/>
            <w:tcPrChange w:id="789"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790"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91"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792"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CDs are missing in DMS after move ctn</w:t>
            </w:r>
          </w:p>
        </w:tc>
        <w:tc>
          <w:tcPr>
            <w:tcW w:w="650" w:type="pct"/>
            <w:tcPrChange w:id="793" w:author="Ashraf Abuleil" w:date="2013-10-02T16:53:00Z">
              <w:tcPr>
                <w:tcW w:w="654" w:type="pct"/>
                <w:gridSpan w:val="2"/>
              </w:tcPr>
            </w:tcPrChange>
          </w:tcPr>
          <w:p w:rsidR="00483B97" w:rsidRDefault="00483B97">
            <w:r w:rsidRPr="00AD2AE4">
              <w:rPr>
                <w:rFonts w:ascii="Arial" w:hAnsi="Arial" w:cs="Arial"/>
                <w:sz w:val="16"/>
                <w:szCs w:val="16"/>
                <w:lang w:eastAsia="nb-NO" w:bidi="ar-SA"/>
              </w:rPr>
              <w:t>30/09/2013</w:t>
            </w:r>
          </w:p>
        </w:tc>
      </w:tr>
      <w:tr w:rsidR="00483B97" w:rsidTr="00F01A69">
        <w:trPr>
          <w:cantSplit/>
          <w:trPrChange w:id="794" w:author="Ashraf Abuleil" w:date="2013-10-02T16:53:00Z">
            <w:trPr>
              <w:gridBefore w:val="1"/>
              <w:cantSplit/>
            </w:trPr>
          </w:trPrChange>
        </w:trPr>
        <w:tc>
          <w:tcPr>
            <w:tcW w:w="621" w:type="pct"/>
            <w:shd w:val="clear" w:color="auto" w:fill="auto"/>
            <w:vAlign w:val="bottom"/>
            <w:tcPrChange w:id="795" w:author="Ashraf Abuleil" w:date="2013-10-02T16:53:00Z">
              <w:tcPr>
                <w:tcW w:w="61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MPS</w:t>
            </w:r>
          </w:p>
        </w:tc>
        <w:tc>
          <w:tcPr>
            <w:tcW w:w="488" w:type="pct"/>
            <w:shd w:val="clear" w:color="auto" w:fill="auto"/>
            <w:vAlign w:val="bottom"/>
            <w:tcPrChange w:id="796" w:author="Ashraf Abuleil" w:date="2013-10-02T16:53:00Z">
              <w:tcPr>
                <w:tcW w:w="488" w:type="pct"/>
                <w:gridSpan w:val="2"/>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7522</w:t>
            </w:r>
          </w:p>
        </w:tc>
        <w:tc>
          <w:tcPr>
            <w:tcW w:w="536" w:type="pct"/>
            <w:shd w:val="clear" w:color="auto" w:fill="auto"/>
            <w:vAlign w:val="bottom"/>
            <w:tcPrChange w:id="797"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sidRPr="0017305D">
              <w:rPr>
                <w:rFonts w:ascii="Arial" w:hAnsi="Arial" w:cs="Arial"/>
                <w:color w:val="000000"/>
                <w:sz w:val="16"/>
                <w:szCs w:val="16"/>
              </w:rPr>
              <w:t>3-Medium</w:t>
            </w:r>
          </w:p>
        </w:tc>
        <w:tc>
          <w:tcPr>
            <w:tcW w:w="537" w:type="pct"/>
            <w:shd w:val="clear" w:color="auto" w:fill="auto"/>
            <w:vAlign w:val="bottom"/>
            <w:tcPrChange w:id="798" w:author="Ashraf Abuleil" w:date="2013-10-02T16:53:00Z">
              <w:tcPr>
                <w:tcW w:w="537"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Netcom-site</w:t>
            </w:r>
          </w:p>
        </w:tc>
        <w:tc>
          <w:tcPr>
            <w:tcW w:w="536" w:type="pct"/>
            <w:shd w:val="clear" w:color="auto" w:fill="auto"/>
            <w:vAlign w:val="bottom"/>
            <w:tcPrChange w:id="799" w:author="Ashraf Abuleil" w:date="2013-10-02T16:53:00Z">
              <w:tcPr>
                <w:tcW w:w="536" w:type="pct"/>
                <w:gridSpan w:val="2"/>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800" w:author="Ashraf Abuleil" w:date="2013-10-02T16:53:00Z">
              <w:tcPr>
                <w:tcW w:w="1633" w:type="pct"/>
                <w:gridSpan w:val="2"/>
                <w:shd w:val="clear" w:color="auto" w:fill="auto"/>
                <w:vAlign w:val="bottom"/>
              </w:tcPr>
            </w:tcPrChange>
          </w:tcPr>
          <w:p w:rsidR="00483B97" w:rsidRDefault="00483B97">
            <w:pPr>
              <w:rPr>
                <w:rFonts w:ascii="Arial" w:hAnsi="Arial" w:cs="Arial"/>
                <w:color w:val="000000"/>
                <w:sz w:val="16"/>
                <w:szCs w:val="16"/>
              </w:rPr>
            </w:pPr>
            <w:r w:rsidRPr="0017305D">
              <w:rPr>
                <w:rFonts w:ascii="Arial" w:hAnsi="Arial" w:cs="Arial"/>
                <w:color w:val="000000"/>
                <w:sz w:val="16"/>
                <w:szCs w:val="16"/>
              </w:rPr>
              <w:t>Rerate going into infinite loop</w:t>
            </w:r>
          </w:p>
        </w:tc>
        <w:tc>
          <w:tcPr>
            <w:tcW w:w="650" w:type="pct"/>
            <w:tcPrChange w:id="801" w:author="Ashraf Abuleil" w:date="2013-10-02T16:53:00Z">
              <w:tcPr>
                <w:tcW w:w="654" w:type="pct"/>
                <w:gridSpan w:val="2"/>
              </w:tcPr>
            </w:tcPrChange>
          </w:tcPr>
          <w:p w:rsidR="00483B97" w:rsidRDefault="00483B97">
            <w:r w:rsidRPr="00AD2AE4">
              <w:rPr>
                <w:rFonts w:ascii="Arial" w:hAnsi="Arial" w:cs="Arial"/>
                <w:sz w:val="16"/>
                <w:szCs w:val="16"/>
                <w:lang w:eastAsia="nb-NO" w:bidi="ar-SA"/>
              </w:rPr>
              <w:t>30/09/2013</w:t>
            </w:r>
          </w:p>
        </w:tc>
      </w:tr>
      <w:tr w:rsidR="00472C5F" w:rsidTr="00F01A69">
        <w:trPr>
          <w:cantSplit/>
          <w:ins w:id="802" w:author="Ashraf Abuleil" w:date="2013-10-02T16:49:00Z"/>
          <w:trPrChange w:id="803" w:author="Ashraf Abuleil" w:date="2013-10-02T16:53:00Z">
            <w:trPr>
              <w:gridAfter w:val="0"/>
              <w:cantSplit/>
            </w:trPr>
          </w:trPrChange>
        </w:trPr>
        <w:tc>
          <w:tcPr>
            <w:tcW w:w="621" w:type="pct"/>
            <w:shd w:val="clear" w:color="auto" w:fill="auto"/>
            <w:vAlign w:val="bottom"/>
            <w:tcPrChange w:id="804" w:author="Ashraf Abuleil" w:date="2013-10-02T16:53:00Z">
              <w:tcPr>
                <w:tcW w:w="620" w:type="pct"/>
                <w:gridSpan w:val="2"/>
                <w:shd w:val="clear" w:color="auto" w:fill="auto"/>
                <w:vAlign w:val="bottom"/>
              </w:tcPr>
            </w:tcPrChange>
          </w:tcPr>
          <w:p w:rsidR="00472C5F" w:rsidRDefault="00472C5F">
            <w:pPr>
              <w:rPr>
                <w:ins w:id="805" w:author="Ashraf Abuleil" w:date="2013-10-02T16:49:00Z"/>
                <w:rFonts w:ascii="Arial" w:hAnsi="Arial" w:cs="Arial"/>
                <w:color w:val="000000"/>
                <w:sz w:val="16"/>
                <w:szCs w:val="16"/>
              </w:rPr>
            </w:pPr>
            <w:ins w:id="806" w:author="Ashraf Abuleil" w:date="2013-10-02T16:49:00Z">
              <w:r>
                <w:rPr>
                  <w:rFonts w:ascii="Arial" w:hAnsi="Arial" w:cs="Arial"/>
                  <w:color w:val="000000"/>
                  <w:sz w:val="16"/>
                  <w:szCs w:val="16"/>
                </w:rPr>
                <w:t>NP</w:t>
              </w:r>
            </w:ins>
          </w:p>
        </w:tc>
        <w:tc>
          <w:tcPr>
            <w:tcW w:w="488" w:type="pct"/>
            <w:shd w:val="clear" w:color="auto" w:fill="auto"/>
            <w:vAlign w:val="bottom"/>
            <w:tcPrChange w:id="807" w:author="Ashraf Abuleil" w:date="2013-10-02T16:53:00Z">
              <w:tcPr>
                <w:tcW w:w="488" w:type="pct"/>
                <w:gridSpan w:val="2"/>
                <w:shd w:val="clear" w:color="auto" w:fill="auto"/>
                <w:vAlign w:val="bottom"/>
              </w:tcPr>
            </w:tcPrChange>
          </w:tcPr>
          <w:p w:rsidR="00472C5F" w:rsidRDefault="00472C5F">
            <w:pPr>
              <w:jc w:val="right"/>
              <w:rPr>
                <w:ins w:id="808" w:author="Ashraf Abuleil" w:date="2013-10-02T16:49:00Z"/>
                <w:rFonts w:ascii="Arial" w:hAnsi="Arial" w:cs="Arial"/>
                <w:color w:val="000000"/>
                <w:sz w:val="16"/>
                <w:szCs w:val="16"/>
              </w:rPr>
            </w:pPr>
            <w:ins w:id="809" w:author="Ashraf Abuleil" w:date="2013-10-02T16:49:00Z">
              <w:r>
                <w:rPr>
                  <w:rFonts w:ascii="Arial" w:hAnsi="Arial" w:cs="Arial"/>
                  <w:color w:val="000000"/>
                  <w:sz w:val="16"/>
                  <w:szCs w:val="16"/>
                </w:rPr>
                <w:t>7518</w:t>
              </w:r>
            </w:ins>
          </w:p>
        </w:tc>
        <w:tc>
          <w:tcPr>
            <w:tcW w:w="536" w:type="pct"/>
            <w:shd w:val="clear" w:color="auto" w:fill="auto"/>
            <w:vAlign w:val="bottom"/>
            <w:tcPrChange w:id="810" w:author="Ashraf Abuleil" w:date="2013-10-02T16:53:00Z">
              <w:tcPr>
                <w:tcW w:w="536" w:type="pct"/>
                <w:gridSpan w:val="2"/>
                <w:shd w:val="clear" w:color="auto" w:fill="auto"/>
                <w:vAlign w:val="bottom"/>
              </w:tcPr>
            </w:tcPrChange>
          </w:tcPr>
          <w:p w:rsidR="00472C5F" w:rsidRPr="0017305D" w:rsidRDefault="00472C5F">
            <w:pPr>
              <w:rPr>
                <w:ins w:id="811" w:author="Ashraf Abuleil" w:date="2013-10-02T16:49:00Z"/>
                <w:rFonts w:ascii="Arial" w:hAnsi="Arial" w:cs="Arial"/>
                <w:color w:val="000000"/>
                <w:sz w:val="16"/>
                <w:szCs w:val="16"/>
              </w:rPr>
            </w:pPr>
            <w:ins w:id="812" w:author="Ashraf Abuleil" w:date="2013-10-02T16:50:00Z">
              <w:r>
                <w:rPr>
                  <w:rFonts w:ascii="Arial" w:hAnsi="Arial" w:cs="Arial"/>
                  <w:color w:val="000000"/>
                  <w:sz w:val="16"/>
                  <w:szCs w:val="16"/>
                </w:rPr>
                <w:t>4-Low</w:t>
              </w:r>
            </w:ins>
          </w:p>
        </w:tc>
        <w:tc>
          <w:tcPr>
            <w:tcW w:w="537" w:type="pct"/>
            <w:shd w:val="clear" w:color="auto" w:fill="auto"/>
            <w:vAlign w:val="bottom"/>
            <w:tcPrChange w:id="813" w:author="Ashraf Abuleil" w:date="2013-10-02T16:53:00Z">
              <w:tcPr>
                <w:tcW w:w="537" w:type="pct"/>
                <w:gridSpan w:val="2"/>
                <w:shd w:val="clear" w:color="auto" w:fill="auto"/>
                <w:vAlign w:val="bottom"/>
              </w:tcPr>
            </w:tcPrChange>
          </w:tcPr>
          <w:p w:rsidR="00472C5F" w:rsidRDefault="00472C5F">
            <w:pPr>
              <w:rPr>
                <w:ins w:id="814" w:author="Ashraf Abuleil" w:date="2013-10-02T16:49:00Z"/>
                <w:rFonts w:ascii="Arial" w:hAnsi="Arial" w:cs="Arial"/>
                <w:color w:val="000000"/>
                <w:sz w:val="16"/>
                <w:szCs w:val="16"/>
              </w:rPr>
            </w:pPr>
            <w:ins w:id="815" w:author="Ashraf Abuleil" w:date="2013-10-02T16:50:00Z">
              <w:r>
                <w:rPr>
                  <w:rFonts w:ascii="Arial" w:hAnsi="Arial" w:cs="Arial"/>
                  <w:color w:val="000000"/>
                  <w:sz w:val="16"/>
                  <w:szCs w:val="16"/>
                </w:rPr>
                <w:t>Netcom-site</w:t>
              </w:r>
            </w:ins>
          </w:p>
        </w:tc>
        <w:tc>
          <w:tcPr>
            <w:tcW w:w="536" w:type="pct"/>
            <w:shd w:val="clear" w:color="auto" w:fill="auto"/>
            <w:vAlign w:val="bottom"/>
            <w:tcPrChange w:id="816" w:author="Ashraf Abuleil" w:date="2013-10-02T16:53:00Z">
              <w:tcPr>
                <w:tcW w:w="536" w:type="pct"/>
                <w:gridSpan w:val="2"/>
                <w:shd w:val="clear" w:color="auto" w:fill="auto"/>
                <w:vAlign w:val="bottom"/>
              </w:tcPr>
            </w:tcPrChange>
          </w:tcPr>
          <w:p w:rsidR="00472C5F" w:rsidRDefault="00472C5F">
            <w:pPr>
              <w:rPr>
                <w:ins w:id="817" w:author="Ashraf Abuleil" w:date="2013-10-02T16:49:00Z"/>
                <w:rFonts w:ascii="Arial" w:hAnsi="Arial" w:cs="Arial"/>
                <w:color w:val="000000"/>
                <w:sz w:val="16"/>
                <w:szCs w:val="16"/>
              </w:rPr>
            </w:pPr>
            <w:ins w:id="818" w:author="Ashraf Abuleil" w:date="2013-10-02T16:50:00Z">
              <w:r>
                <w:rPr>
                  <w:rFonts w:ascii="Arial" w:hAnsi="Arial" w:cs="Arial"/>
                  <w:color w:val="000000"/>
                  <w:sz w:val="16"/>
                  <w:szCs w:val="16"/>
                </w:rPr>
                <w:t>Ver 20.0</w:t>
              </w:r>
            </w:ins>
          </w:p>
        </w:tc>
        <w:tc>
          <w:tcPr>
            <w:tcW w:w="1633" w:type="pct"/>
            <w:shd w:val="clear" w:color="auto" w:fill="auto"/>
            <w:vAlign w:val="bottom"/>
            <w:tcPrChange w:id="819" w:author="Ashraf Abuleil" w:date="2013-10-02T16:53:00Z">
              <w:tcPr>
                <w:tcW w:w="1633" w:type="pct"/>
                <w:gridSpan w:val="2"/>
                <w:shd w:val="clear" w:color="auto" w:fill="auto"/>
                <w:vAlign w:val="bottom"/>
              </w:tcPr>
            </w:tcPrChange>
          </w:tcPr>
          <w:p w:rsidR="00472C5F" w:rsidRPr="0017305D" w:rsidRDefault="00472C5F">
            <w:pPr>
              <w:rPr>
                <w:ins w:id="820" w:author="Ashraf Abuleil" w:date="2013-10-02T16:49:00Z"/>
                <w:rFonts w:ascii="Arial" w:hAnsi="Arial" w:cs="Arial"/>
                <w:color w:val="000000"/>
                <w:sz w:val="16"/>
                <w:szCs w:val="16"/>
              </w:rPr>
            </w:pPr>
            <w:ins w:id="821" w:author="Ashraf Abuleil" w:date="2013-10-02T16:49:00Z">
              <w:r w:rsidRPr="00472C5F">
                <w:rPr>
                  <w:rFonts w:ascii="Arial" w:hAnsi="Arial" w:cs="Arial"/>
                  <w:color w:val="000000"/>
                  <w:sz w:val="16"/>
                  <w:szCs w:val="16"/>
                </w:rPr>
                <w:t>Defect in CR 1466</w:t>
              </w:r>
            </w:ins>
          </w:p>
        </w:tc>
        <w:tc>
          <w:tcPr>
            <w:tcW w:w="650" w:type="pct"/>
            <w:tcPrChange w:id="822" w:author="Ashraf Abuleil" w:date="2013-10-02T16:53:00Z">
              <w:tcPr>
                <w:tcW w:w="651" w:type="pct"/>
                <w:gridSpan w:val="2"/>
              </w:tcPr>
            </w:tcPrChange>
          </w:tcPr>
          <w:p w:rsidR="00472C5F" w:rsidRPr="00AD2AE4" w:rsidRDefault="00472C5F">
            <w:pPr>
              <w:rPr>
                <w:ins w:id="823" w:author="Ashraf Abuleil" w:date="2013-10-02T16:49:00Z"/>
                <w:rFonts w:ascii="Arial" w:hAnsi="Arial" w:cs="Arial"/>
                <w:sz w:val="16"/>
                <w:szCs w:val="16"/>
                <w:lang w:eastAsia="nb-NO" w:bidi="ar-SA"/>
              </w:rPr>
            </w:pPr>
            <w:ins w:id="824" w:author="Ashraf Abuleil" w:date="2013-10-02T16:50:00Z">
              <w:r>
                <w:rPr>
                  <w:rFonts w:ascii="Arial" w:hAnsi="Arial" w:cs="Arial"/>
                  <w:sz w:val="16"/>
                  <w:szCs w:val="16"/>
                  <w:lang w:eastAsia="nb-NO" w:bidi="ar-SA"/>
                </w:rPr>
                <w:t>02/10/2013</w:t>
              </w:r>
            </w:ins>
          </w:p>
        </w:tc>
      </w:tr>
      <w:tr w:rsidR="00472C5F" w:rsidTr="00F01A69">
        <w:trPr>
          <w:cantSplit/>
          <w:ins w:id="825" w:author="Ashraf Abuleil" w:date="2013-10-02T16:50:00Z"/>
          <w:trPrChange w:id="826" w:author="Ashraf Abuleil" w:date="2013-10-02T16:53:00Z">
            <w:trPr>
              <w:gridAfter w:val="0"/>
              <w:cantSplit/>
            </w:trPr>
          </w:trPrChange>
        </w:trPr>
        <w:tc>
          <w:tcPr>
            <w:tcW w:w="621" w:type="pct"/>
            <w:shd w:val="clear" w:color="auto" w:fill="auto"/>
            <w:vAlign w:val="bottom"/>
            <w:tcPrChange w:id="827" w:author="Ashraf Abuleil" w:date="2013-10-02T16:53:00Z">
              <w:tcPr>
                <w:tcW w:w="620" w:type="pct"/>
                <w:gridSpan w:val="2"/>
                <w:shd w:val="clear" w:color="auto" w:fill="auto"/>
                <w:vAlign w:val="bottom"/>
              </w:tcPr>
            </w:tcPrChange>
          </w:tcPr>
          <w:p w:rsidR="00472C5F" w:rsidRDefault="00472C5F">
            <w:pPr>
              <w:rPr>
                <w:ins w:id="828" w:author="Ashraf Abuleil" w:date="2013-10-02T16:50:00Z"/>
                <w:rFonts w:ascii="Arial" w:hAnsi="Arial" w:cs="Arial"/>
                <w:color w:val="000000"/>
                <w:sz w:val="16"/>
                <w:szCs w:val="16"/>
              </w:rPr>
            </w:pPr>
            <w:ins w:id="829" w:author="Ashraf Abuleil" w:date="2013-10-02T16:50:00Z">
              <w:r>
                <w:rPr>
                  <w:rFonts w:ascii="Arial" w:hAnsi="Arial" w:cs="Arial"/>
                  <w:color w:val="000000"/>
                  <w:sz w:val="16"/>
                  <w:szCs w:val="16"/>
                </w:rPr>
                <w:t>Billing</w:t>
              </w:r>
            </w:ins>
          </w:p>
        </w:tc>
        <w:tc>
          <w:tcPr>
            <w:tcW w:w="488" w:type="pct"/>
            <w:shd w:val="clear" w:color="auto" w:fill="auto"/>
            <w:vAlign w:val="bottom"/>
            <w:tcPrChange w:id="830" w:author="Ashraf Abuleil" w:date="2013-10-02T16:53:00Z">
              <w:tcPr>
                <w:tcW w:w="488" w:type="pct"/>
                <w:gridSpan w:val="2"/>
                <w:shd w:val="clear" w:color="auto" w:fill="auto"/>
                <w:vAlign w:val="bottom"/>
              </w:tcPr>
            </w:tcPrChange>
          </w:tcPr>
          <w:p w:rsidR="00472C5F" w:rsidRDefault="00472C5F">
            <w:pPr>
              <w:jc w:val="right"/>
              <w:rPr>
                <w:ins w:id="831" w:author="Ashraf Abuleil" w:date="2013-10-02T16:50:00Z"/>
                <w:rFonts w:ascii="Arial" w:hAnsi="Arial" w:cs="Arial"/>
                <w:color w:val="000000"/>
                <w:sz w:val="16"/>
                <w:szCs w:val="16"/>
              </w:rPr>
            </w:pPr>
            <w:ins w:id="832" w:author="Ashraf Abuleil" w:date="2013-10-02T16:50:00Z">
              <w:r>
                <w:rPr>
                  <w:rFonts w:ascii="Arial" w:hAnsi="Arial" w:cs="Arial"/>
                  <w:color w:val="000000"/>
                  <w:sz w:val="16"/>
                  <w:szCs w:val="16"/>
                </w:rPr>
                <w:t>7525</w:t>
              </w:r>
            </w:ins>
          </w:p>
        </w:tc>
        <w:tc>
          <w:tcPr>
            <w:tcW w:w="536" w:type="pct"/>
            <w:shd w:val="clear" w:color="auto" w:fill="auto"/>
            <w:vAlign w:val="bottom"/>
            <w:tcPrChange w:id="833" w:author="Ashraf Abuleil" w:date="2013-10-02T16:53:00Z">
              <w:tcPr>
                <w:tcW w:w="536" w:type="pct"/>
                <w:gridSpan w:val="2"/>
                <w:shd w:val="clear" w:color="auto" w:fill="auto"/>
                <w:vAlign w:val="bottom"/>
              </w:tcPr>
            </w:tcPrChange>
          </w:tcPr>
          <w:p w:rsidR="00472C5F" w:rsidRDefault="00472C5F">
            <w:pPr>
              <w:rPr>
                <w:ins w:id="834" w:author="Ashraf Abuleil" w:date="2013-10-02T16:50:00Z"/>
                <w:rFonts w:ascii="Arial" w:hAnsi="Arial" w:cs="Arial"/>
                <w:color w:val="000000"/>
                <w:sz w:val="16"/>
                <w:szCs w:val="16"/>
              </w:rPr>
            </w:pPr>
            <w:ins w:id="835" w:author="Ashraf Abuleil" w:date="2013-10-02T16:51:00Z">
              <w:r w:rsidRPr="0017305D">
                <w:rPr>
                  <w:rFonts w:ascii="Arial" w:hAnsi="Arial" w:cs="Arial"/>
                  <w:color w:val="000000"/>
                  <w:sz w:val="16"/>
                  <w:szCs w:val="16"/>
                </w:rPr>
                <w:t>3-Medium</w:t>
              </w:r>
            </w:ins>
          </w:p>
        </w:tc>
        <w:tc>
          <w:tcPr>
            <w:tcW w:w="537" w:type="pct"/>
            <w:shd w:val="clear" w:color="auto" w:fill="auto"/>
            <w:vAlign w:val="bottom"/>
            <w:tcPrChange w:id="836" w:author="Ashraf Abuleil" w:date="2013-10-02T16:53:00Z">
              <w:tcPr>
                <w:tcW w:w="537" w:type="pct"/>
                <w:gridSpan w:val="2"/>
                <w:shd w:val="clear" w:color="auto" w:fill="auto"/>
                <w:vAlign w:val="bottom"/>
              </w:tcPr>
            </w:tcPrChange>
          </w:tcPr>
          <w:p w:rsidR="00472C5F" w:rsidRDefault="00472C5F">
            <w:pPr>
              <w:rPr>
                <w:ins w:id="837" w:author="Ashraf Abuleil" w:date="2013-10-02T16:50:00Z"/>
                <w:rFonts w:ascii="Arial" w:hAnsi="Arial" w:cs="Arial"/>
                <w:color w:val="000000"/>
                <w:sz w:val="16"/>
                <w:szCs w:val="16"/>
              </w:rPr>
            </w:pPr>
            <w:ins w:id="838" w:author="Ashraf Abuleil" w:date="2013-10-02T16:51:00Z">
              <w:r>
                <w:rPr>
                  <w:rFonts w:ascii="Arial" w:hAnsi="Arial" w:cs="Arial"/>
                  <w:color w:val="000000"/>
                  <w:sz w:val="16"/>
                  <w:szCs w:val="16"/>
                </w:rPr>
                <w:t>Netcom-site</w:t>
              </w:r>
            </w:ins>
          </w:p>
        </w:tc>
        <w:tc>
          <w:tcPr>
            <w:tcW w:w="536" w:type="pct"/>
            <w:shd w:val="clear" w:color="auto" w:fill="auto"/>
            <w:vAlign w:val="bottom"/>
            <w:tcPrChange w:id="839" w:author="Ashraf Abuleil" w:date="2013-10-02T16:53:00Z">
              <w:tcPr>
                <w:tcW w:w="536" w:type="pct"/>
                <w:gridSpan w:val="2"/>
                <w:shd w:val="clear" w:color="auto" w:fill="auto"/>
                <w:vAlign w:val="bottom"/>
              </w:tcPr>
            </w:tcPrChange>
          </w:tcPr>
          <w:p w:rsidR="00472C5F" w:rsidRDefault="00472C5F">
            <w:pPr>
              <w:rPr>
                <w:ins w:id="840" w:author="Ashraf Abuleil" w:date="2013-10-02T16:50:00Z"/>
                <w:rFonts w:ascii="Arial" w:hAnsi="Arial" w:cs="Arial"/>
                <w:color w:val="000000"/>
                <w:sz w:val="16"/>
                <w:szCs w:val="16"/>
              </w:rPr>
            </w:pPr>
            <w:ins w:id="841" w:author="Ashraf Abuleil" w:date="2013-10-02T16:51:00Z">
              <w:r>
                <w:rPr>
                  <w:rFonts w:ascii="Arial" w:hAnsi="Arial" w:cs="Arial"/>
                  <w:color w:val="000000"/>
                  <w:sz w:val="16"/>
                  <w:szCs w:val="16"/>
                </w:rPr>
                <w:t>Ver 20.0</w:t>
              </w:r>
            </w:ins>
          </w:p>
        </w:tc>
        <w:tc>
          <w:tcPr>
            <w:tcW w:w="1633" w:type="pct"/>
            <w:shd w:val="clear" w:color="auto" w:fill="auto"/>
            <w:vAlign w:val="bottom"/>
            <w:tcPrChange w:id="842" w:author="Ashraf Abuleil" w:date="2013-10-02T16:53:00Z">
              <w:tcPr>
                <w:tcW w:w="1633" w:type="pct"/>
                <w:gridSpan w:val="2"/>
                <w:shd w:val="clear" w:color="auto" w:fill="auto"/>
                <w:vAlign w:val="bottom"/>
              </w:tcPr>
            </w:tcPrChange>
          </w:tcPr>
          <w:p w:rsidR="00472C5F" w:rsidRPr="00472C5F" w:rsidRDefault="00472C5F">
            <w:pPr>
              <w:rPr>
                <w:ins w:id="843" w:author="Ashraf Abuleil" w:date="2013-10-02T16:50:00Z"/>
                <w:rFonts w:ascii="Arial" w:hAnsi="Arial" w:cs="Arial"/>
                <w:color w:val="000000"/>
                <w:sz w:val="16"/>
                <w:szCs w:val="16"/>
              </w:rPr>
            </w:pPr>
            <w:ins w:id="844" w:author="Ashraf Abuleil" w:date="2013-10-02T16:50:00Z">
              <w:r w:rsidRPr="00472C5F">
                <w:rPr>
                  <w:rFonts w:ascii="Arial" w:hAnsi="Arial" w:cs="Arial"/>
                  <w:color w:val="000000"/>
                  <w:sz w:val="16"/>
                  <w:szCs w:val="16"/>
                </w:rPr>
                <w:t xml:space="preserve">The english format have extra lines added  in the summation summary for service </w:t>
              </w:r>
              <w:r>
                <w:rPr>
                  <w:rFonts w:ascii="Arial" w:hAnsi="Arial" w:cs="Arial"/>
                  <w:color w:val="000000"/>
                  <w:sz w:val="16"/>
                  <w:szCs w:val="16"/>
                </w:rPr>
                <w:t>specification</w:t>
              </w:r>
            </w:ins>
          </w:p>
        </w:tc>
        <w:tc>
          <w:tcPr>
            <w:tcW w:w="650" w:type="pct"/>
            <w:tcPrChange w:id="845" w:author="Ashraf Abuleil" w:date="2013-10-02T16:53:00Z">
              <w:tcPr>
                <w:tcW w:w="651" w:type="pct"/>
                <w:gridSpan w:val="2"/>
              </w:tcPr>
            </w:tcPrChange>
          </w:tcPr>
          <w:p w:rsidR="00472C5F" w:rsidRDefault="00472C5F">
            <w:pPr>
              <w:rPr>
                <w:ins w:id="846" w:author="Ashraf Abuleil" w:date="2013-10-02T16:50:00Z"/>
                <w:rFonts w:ascii="Arial" w:hAnsi="Arial" w:cs="Arial"/>
                <w:sz w:val="16"/>
                <w:szCs w:val="16"/>
                <w:lang w:eastAsia="nb-NO" w:bidi="ar-SA"/>
              </w:rPr>
            </w:pPr>
            <w:ins w:id="847" w:author="Ashraf Abuleil" w:date="2013-10-02T16:51:00Z">
              <w:r>
                <w:rPr>
                  <w:rFonts w:ascii="Arial" w:hAnsi="Arial" w:cs="Arial"/>
                  <w:sz w:val="16"/>
                  <w:szCs w:val="16"/>
                  <w:lang w:eastAsia="nb-NO" w:bidi="ar-SA"/>
                </w:rPr>
                <w:t>02/10/2013</w:t>
              </w:r>
            </w:ins>
          </w:p>
        </w:tc>
      </w:tr>
    </w:tbl>
    <w:p w:rsidR="00EF1354" w:rsidRPr="003C33E4" w:rsidRDefault="00EF1354" w:rsidP="00EF1354">
      <w:pPr>
        <w:pStyle w:val="BodyText"/>
      </w:pPr>
    </w:p>
    <w:p w:rsidR="00E1349E" w:rsidRPr="003C33E4" w:rsidRDefault="00E1349E" w:rsidP="00AC51CB">
      <w:pPr>
        <w:pStyle w:val="Heading3"/>
        <w:numPr>
          <w:ilvl w:val="2"/>
          <w:numId w:val="20"/>
        </w:numPr>
        <w:tabs>
          <w:tab w:val="left" w:pos="2160"/>
        </w:tabs>
      </w:pPr>
      <w:bookmarkStart w:id="848" w:name="_Toc269970389"/>
      <w:bookmarkStart w:id="849" w:name="_Toc367095375"/>
      <w:r w:rsidRPr="003C33E4">
        <w:lastRenderedPageBreak/>
        <w:t>Netcom Total Defects</w:t>
      </w:r>
      <w:bookmarkEnd w:id="848"/>
      <w:bookmarkEnd w:id="849"/>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20"/>
        <w:gridCol w:w="2640"/>
      </w:tblGrid>
      <w:tr w:rsidR="005B7021" w:rsidRPr="00EF1354" w:rsidTr="00D34BBC">
        <w:trPr>
          <w:cantSplit/>
          <w:tblHeader/>
        </w:trPr>
        <w:tc>
          <w:tcPr>
            <w:tcW w:w="1320" w:type="dxa"/>
            <w:tcBorders>
              <w:top w:val="single" w:sz="4" w:space="0" w:color="auto"/>
              <w:left w:val="single" w:sz="4" w:space="0" w:color="auto"/>
              <w:bottom w:val="single" w:sz="12" w:space="0" w:color="auto"/>
              <w:right w:val="single" w:sz="4" w:space="0" w:color="auto"/>
            </w:tcBorders>
            <w:shd w:val="clear" w:color="auto" w:fill="auto"/>
            <w:vAlign w:val="bottom"/>
          </w:tcPr>
          <w:p w:rsidR="005B7021" w:rsidRPr="00EF1354" w:rsidRDefault="005B7021" w:rsidP="00D34BBC">
            <w:pPr>
              <w:spacing w:before="40" w:after="40"/>
              <w:rPr>
                <w:b/>
                <w:bCs/>
                <w:color w:val="003366"/>
                <w:sz w:val="20"/>
                <w:szCs w:val="20"/>
                <w:lang w:eastAsia="nb-NO" w:bidi="ar-SA"/>
              </w:rPr>
            </w:pPr>
            <w:r w:rsidRPr="00EF1354">
              <w:rPr>
                <w:b/>
                <w:bCs/>
                <w:color w:val="003366"/>
                <w:sz w:val="20"/>
                <w:lang w:eastAsia="nb-NO" w:bidi="ar-SA"/>
              </w:rPr>
              <w:t>Severity</w:t>
            </w:r>
          </w:p>
        </w:tc>
        <w:tc>
          <w:tcPr>
            <w:tcW w:w="2640" w:type="dxa"/>
            <w:tcBorders>
              <w:top w:val="single" w:sz="4" w:space="0" w:color="auto"/>
              <w:left w:val="single" w:sz="4" w:space="0" w:color="auto"/>
              <w:bottom w:val="single" w:sz="12" w:space="0" w:color="auto"/>
              <w:right w:val="single" w:sz="4" w:space="0" w:color="auto"/>
            </w:tcBorders>
            <w:shd w:val="clear" w:color="auto" w:fill="auto"/>
            <w:vAlign w:val="bottom"/>
          </w:tcPr>
          <w:p w:rsidR="005B7021" w:rsidRPr="00EF1354" w:rsidRDefault="005B7021" w:rsidP="00D34BBC">
            <w:pPr>
              <w:spacing w:before="40" w:after="40"/>
              <w:rPr>
                <w:b/>
                <w:bCs/>
                <w:color w:val="003366"/>
                <w:sz w:val="20"/>
                <w:szCs w:val="20"/>
                <w:lang w:eastAsia="nb-NO" w:bidi="ar-SA"/>
              </w:rPr>
            </w:pPr>
            <w:r w:rsidRPr="00EF1354">
              <w:rPr>
                <w:b/>
                <w:bCs/>
                <w:color w:val="003366"/>
                <w:sz w:val="20"/>
                <w:lang w:eastAsia="nb-NO" w:bidi="ar-SA"/>
              </w:rPr>
              <w:t>Number of Defects</w:t>
            </w:r>
          </w:p>
        </w:tc>
      </w:tr>
      <w:tr w:rsidR="005B7021" w:rsidRPr="00EF1354" w:rsidTr="00D34BBC">
        <w:trPr>
          <w:cantSplit/>
        </w:trPr>
        <w:tc>
          <w:tcPr>
            <w:tcW w:w="1320" w:type="dxa"/>
            <w:tcBorders>
              <w:top w:val="single" w:sz="12"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Critical</w:t>
            </w:r>
          </w:p>
        </w:tc>
        <w:tc>
          <w:tcPr>
            <w:tcW w:w="2640" w:type="dxa"/>
            <w:tcBorders>
              <w:top w:val="single" w:sz="12" w:space="0" w:color="auto"/>
              <w:left w:val="single" w:sz="4" w:space="0" w:color="auto"/>
              <w:bottom w:val="single" w:sz="4" w:space="0" w:color="auto"/>
              <w:right w:val="single" w:sz="4" w:space="0" w:color="auto"/>
            </w:tcBorders>
            <w:shd w:val="clear" w:color="auto" w:fill="auto"/>
          </w:tcPr>
          <w:p w:rsidR="005B7021" w:rsidRPr="00EF1354" w:rsidRDefault="00820D91"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0</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High</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820D91" w:rsidP="00D34BBC">
            <w:pPr>
              <w:spacing w:before="40" w:after="40"/>
              <w:jc w:val="center"/>
              <w:rPr>
                <w:rFonts w:ascii="Arial" w:hAnsi="Arial" w:cs="Arial"/>
                <w:sz w:val="20"/>
                <w:szCs w:val="20"/>
                <w:lang w:eastAsia="nb-NO" w:bidi="ar-SA"/>
              </w:rPr>
            </w:pPr>
            <w:r>
              <w:rPr>
                <w:rFonts w:ascii="Arial" w:hAnsi="Arial" w:cs="Arial"/>
                <w:sz w:val="20"/>
                <w:szCs w:val="20"/>
                <w:lang w:eastAsia="nb-NO" w:bidi="ar-SA"/>
              </w:rPr>
              <w:t>7</w:t>
            </w:r>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Medium</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820D91" w:rsidP="00D34BBC">
            <w:pPr>
              <w:spacing w:before="40" w:after="40"/>
              <w:jc w:val="center"/>
              <w:rPr>
                <w:rFonts w:ascii="Arial" w:hAnsi="Arial" w:cs="Arial"/>
                <w:sz w:val="20"/>
                <w:szCs w:val="20"/>
                <w:lang w:eastAsia="nb-NO" w:bidi="ar-SA"/>
              </w:rPr>
            </w:pPr>
            <w:del w:id="850" w:author="Ashraf Abuleil" w:date="2013-10-02T16:54:00Z">
              <w:r w:rsidDel="00F01A69">
                <w:rPr>
                  <w:rFonts w:ascii="Arial" w:hAnsi="Arial" w:cs="Arial"/>
                  <w:sz w:val="20"/>
                  <w:szCs w:val="20"/>
                  <w:lang w:eastAsia="nb-NO" w:bidi="ar-SA"/>
                </w:rPr>
                <w:delText>1</w:delText>
              </w:r>
              <w:r w:rsidR="0017305D" w:rsidDel="00F01A69">
                <w:rPr>
                  <w:rFonts w:ascii="Arial" w:hAnsi="Arial" w:cs="Arial"/>
                  <w:sz w:val="20"/>
                  <w:szCs w:val="20"/>
                  <w:lang w:eastAsia="nb-NO" w:bidi="ar-SA"/>
                </w:rPr>
                <w:delText>7</w:delText>
              </w:r>
            </w:del>
            <w:ins w:id="851" w:author="Ashraf Abuleil" w:date="2013-10-02T16:54:00Z">
              <w:r w:rsidR="00F01A69">
                <w:rPr>
                  <w:rFonts w:ascii="Arial" w:hAnsi="Arial" w:cs="Arial"/>
                  <w:sz w:val="20"/>
                  <w:szCs w:val="20"/>
                  <w:lang w:eastAsia="nb-NO" w:bidi="ar-SA"/>
                </w:rPr>
                <w:t>16</w:t>
              </w:r>
            </w:ins>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Low</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820D91" w:rsidP="00D34BBC">
            <w:pPr>
              <w:spacing w:before="40" w:after="40"/>
              <w:jc w:val="center"/>
              <w:rPr>
                <w:rFonts w:ascii="Arial" w:hAnsi="Arial" w:cs="Arial"/>
                <w:sz w:val="20"/>
                <w:szCs w:val="20"/>
                <w:lang w:eastAsia="nb-NO" w:bidi="ar-SA"/>
              </w:rPr>
            </w:pPr>
            <w:del w:id="852" w:author="Ashraf Abuleil" w:date="2013-10-02T16:51:00Z">
              <w:r w:rsidDel="007C4ED3">
                <w:rPr>
                  <w:rFonts w:ascii="Arial" w:hAnsi="Arial" w:cs="Arial"/>
                  <w:sz w:val="20"/>
                  <w:szCs w:val="20"/>
                  <w:lang w:eastAsia="nb-NO" w:bidi="ar-SA"/>
                </w:rPr>
                <w:delText>2</w:delText>
              </w:r>
            </w:del>
            <w:ins w:id="853" w:author="Ashraf Abuleil" w:date="2013-10-02T16:53:00Z">
              <w:r w:rsidR="00F01A69">
                <w:rPr>
                  <w:rFonts w:ascii="Arial" w:hAnsi="Arial" w:cs="Arial"/>
                  <w:sz w:val="20"/>
                  <w:szCs w:val="20"/>
                  <w:lang w:eastAsia="nb-NO" w:bidi="ar-SA"/>
                </w:rPr>
                <w:t>4</w:t>
              </w:r>
            </w:ins>
          </w:p>
        </w:tc>
      </w:tr>
      <w:tr w:rsidR="005B7021" w:rsidRPr="00EF1354" w:rsidTr="00D34BBC">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5B7021" w:rsidP="00D34BBC">
            <w:pPr>
              <w:spacing w:before="40" w:after="40"/>
              <w:jc w:val="center"/>
              <w:rPr>
                <w:rFonts w:ascii="Arial" w:hAnsi="Arial" w:cs="Arial"/>
                <w:b/>
                <w:bCs/>
                <w:sz w:val="20"/>
                <w:szCs w:val="20"/>
                <w:lang w:eastAsia="nb-NO" w:bidi="ar-SA"/>
              </w:rPr>
            </w:pPr>
            <w:r w:rsidRPr="00EF1354">
              <w:rPr>
                <w:rFonts w:ascii="Arial" w:hAnsi="Arial" w:cs="Arial"/>
                <w:b/>
                <w:bCs/>
                <w:sz w:val="20"/>
                <w:szCs w:val="20"/>
                <w:lang w:eastAsia="nb-NO" w:bidi="ar-SA"/>
              </w:rPr>
              <w:t>Total</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5B7021" w:rsidRPr="00EF1354" w:rsidRDefault="00CB5F7E" w:rsidP="00D34BBC">
            <w:pPr>
              <w:spacing w:before="40" w:after="40"/>
              <w:jc w:val="center"/>
              <w:rPr>
                <w:rFonts w:ascii="Arial" w:hAnsi="Arial" w:cs="Arial"/>
                <w:b/>
                <w:bCs/>
                <w:sz w:val="20"/>
                <w:szCs w:val="20"/>
                <w:lang w:eastAsia="nb-NO" w:bidi="ar-SA"/>
              </w:rPr>
            </w:pPr>
            <w:r>
              <w:rPr>
                <w:rFonts w:ascii="Arial" w:hAnsi="Arial" w:cs="Arial"/>
                <w:b/>
                <w:bCs/>
                <w:sz w:val="20"/>
                <w:szCs w:val="20"/>
                <w:lang w:eastAsia="nb-NO" w:bidi="ar-SA"/>
              </w:rPr>
              <w:t>2</w:t>
            </w:r>
            <w:ins w:id="854" w:author="Ashraf Abuleil" w:date="2013-10-02T16:52:00Z">
              <w:r w:rsidR="007C4ED3">
                <w:rPr>
                  <w:rFonts w:ascii="Arial" w:hAnsi="Arial" w:cs="Arial"/>
                  <w:b/>
                  <w:bCs/>
                  <w:sz w:val="20"/>
                  <w:szCs w:val="20"/>
                  <w:lang w:eastAsia="nb-NO" w:bidi="ar-SA"/>
                </w:rPr>
                <w:t>7</w:t>
              </w:r>
            </w:ins>
            <w:del w:id="855" w:author="Ashraf Abuleil" w:date="2013-10-02T16:52:00Z">
              <w:r w:rsidR="0017305D" w:rsidDel="007C4ED3">
                <w:rPr>
                  <w:rFonts w:ascii="Arial" w:hAnsi="Arial" w:cs="Arial"/>
                  <w:b/>
                  <w:bCs/>
                  <w:sz w:val="20"/>
                  <w:szCs w:val="20"/>
                  <w:lang w:eastAsia="nb-NO" w:bidi="ar-SA"/>
                </w:rPr>
                <w:delText>6</w:delText>
              </w:r>
            </w:del>
          </w:p>
        </w:tc>
      </w:tr>
    </w:tbl>
    <w:p w:rsidR="001A0F85" w:rsidRPr="003C33E4" w:rsidRDefault="001A0F85" w:rsidP="008F6E91">
      <w:pPr>
        <w:pStyle w:val="BodyText"/>
      </w:pPr>
    </w:p>
    <w:p w:rsidR="00D96EC7" w:rsidRPr="003C33E4" w:rsidRDefault="00D96EC7" w:rsidP="00D96EC7">
      <w:pPr>
        <w:pStyle w:val="Heading3"/>
        <w:keepNext w:val="0"/>
        <w:keepLines w:val="0"/>
      </w:pPr>
      <w:bookmarkStart w:id="856" w:name="_Toc367095376"/>
      <w:r w:rsidRPr="003C33E4">
        <w:t>Telia</w:t>
      </w:r>
      <w:bookmarkEnd w:id="856"/>
      <w:r w:rsidRPr="003C33E4">
        <w:t xml:space="preserve"> </w:t>
      </w:r>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857" w:author="Ashraf Abuleil" w:date="2013-10-02T16:53:00Z">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241"/>
        <w:gridCol w:w="973"/>
        <w:gridCol w:w="1069"/>
        <w:gridCol w:w="1071"/>
        <w:gridCol w:w="1069"/>
        <w:gridCol w:w="3257"/>
        <w:gridCol w:w="1293"/>
        <w:tblGridChange w:id="858">
          <w:tblGrid>
            <w:gridCol w:w="1234"/>
            <w:gridCol w:w="973"/>
            <w:gridCol w:w="1069"/>
            <w:gridCol w:w="1071"/>
            <w:gridCol w:w="1069"/>
            <w:gridCol w:w="3257"/>
            <w:gridCol w:w="1300"/>
          </w:tblGrid>
        </w:tblGridChange>
      </w:tblGrid>
      <w:tr w:rsidR="00DC509E" w:rsidRPr="003C33E4" w:rsidTr="00F01A69">
        <w:trPr>
          <w:cantSplit/>
          <w:tblHeader/>
          <w:trPrChange w:id="859" w:author="Ashraf Abuleil" w:date="2013-10-02T16:53:00Z">
            <w:trPr>
              <w:cantSplit/>
              <w:tblHeader/>
            </w:trPr>
          </w:trPrChange>
        </w:trPr>
        <w:tc>
          <w:tcPr>
            <w:tcW w:w="622" w:type="pct"/>
            <w:tcBorders>
              <w:bottom w:val="single" w:sz="12" w:space="0" w:color="auto"/>
            </w:tcBorders>
            <w:shd w:val="clear" w:color="auto" w:fill="auto"/>
            <w:vAlign w:val="bottom"/>
            <w:tcPrChange w:id="860" w:author="Ashraf Abuleil" w:date="2013-10-02T16:53:00Z">
              <w:tcPr>
                <w:tcW w:w="618"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Project</w:t>
            </w:r>
          </w:p>
        </w:tc>
        <w:tc>
          <w:tcPr>
            <w:tcW w:w="488" w:type="pct"/>
            <w:tcBorders>
              <w:bottom w:val="single" w:sz="12" w:space="0" w:color="auto"/>
            </w:tcBorders>
            <w:shd w:val="clear" w:color="auto" w:fill="auto"/>
            <w:vAlign w:val="bottom"/>
            <w:tcPrChange w:id="861" w:author="Ashraf Abuleil" w:date="2013-10-02T16:53:00Z">
              <w:tcPr>
                <w:tcW w:w="488"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Defect ID</w:t>
            </w:r>
          </w:p>
        </w:tc>
        <w:tc>
          <w:tcPr>
            <w:tcW w:w="536" w:type="pct"/>
            <w:tcBorders>
              <w:bottom w:val="single" w:sz="12" w:space="0" w:color="auto"/>
            </w:tcBorders>
            <w:shd w:val="clear" w:color="auto" w:fill="auto"/>
            <w:vAlign w:val="bottom"/>
            <w:tcPrChange w:id="862" w:author="Ashraf Abuleil" w:date="2013-10-02T16:53:00Z">
              <w:tcPr>
                <w:tcW w:w="536"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Severity</w:t>
            </w:r>
          </w:p>
        </w:tc>
        <w:tc>
          <w:tcPr>
            <w:tcW w:w="537" w:type="pct"/>
            <w:tcBorders>
              <w:bottom w:val="single" w:sz="12" w:space="0" w:color="auto"/>
            </w:tcBorders>
            <w:shd w:val="clear" w:color="auto" w:fill="auto"/>
            <w:vAlign w:val="bottom"/>
            <w:tcPrChange w:id="863" w:author="Ashraf Abuleil" w:date="2013-10-02T16:53:00Z">
              <w:tcPr>
                <w:tcW w:w="537"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Detected on Site</w:t>
            </w:r>
          </w:p>
        </w:tc>
        <w:tc>
          <w:tcPr>
            <w:tcW w:w="536" w:type="pct"/>
            <w:tcBorders>
              <w:bottom w:val="single" w:sz="12" w:space="0" w:color="auto"/>
            </w:tcBorders>
            <w:shd w:val="clear" w:color="auto" w:fill="auto"/>
            <w:vAlign w:val="bottom"/>
            <w:tcPrChange w:id="864" w:author="Ashraf Abuleil" w:date="2013-10-02T16:53:00Z">
              <w:tcPr>
                <w:tcW w:w="536"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Detected in</w:t>
            </w:r>
          </w:p>
        </w:tc>
        <w:tc>
          <w:tcPr>
            <w:tcW w:w="1633" w:type="pct"/>
            <w:tcBorders>
              <w:bottom w:val="single" w:sz="12" w:space="0" w:color="auto"/>
            </w:tcBorders>
            <w:shd w:val="clear" w:color="auto" w:fill="auto"/>
            <w:vAlign w:val="bottom"/>
            <w:tcPrChange w:id="865" w:author="Ashraf Abuleil" w:date="2013-10-02T16:53:00Z">
              <w:tcPr>
                <w:tcW w:w="1633" w:type="pct"/>
                <w:tcBorders>
                  <w:bottom w:val="single" w:sz="12" w:space="0" w:color="auto"/>
                </w:tcBorders>
                <w:shd w:val="clear" w:color="auto" w:fill="auto"/>
                <w:vAlign w:val="bottom"/>
              </w:tcPr>
            </w:tcPrChange>
          </w:tcPr>
          <w:p w:rsidR="00DC509E" w:rsidRPr="003C33E4" w:rsidRDefault="00DC509E" w:rsidP="00434ECB">
            <w:pPr>
              <w:pStyle w:val="TableHeader"/>
              <w:jc w:val="center"/>
            </w:pPr>
            <w:r w:rsidRPr="003C33E4">
              <w:t>Summary</w:t>
            </w:r>
          </w:p>
        </w:tc>
        <w:tc>
          <w:tcPr>
            <w:tcW w:w="649" w:type="pct"/>
            <w:tcBorders>
              <w:bottom w:val="single" w:sz="12" w:space="0" w:color="auto"/>
            </w:tcBorders>
            <w:tcPrChange w:id="866" w:author="Ashraf Abuleil" w:date="2013-10-02T16:53:00Z">
              <w:tcPr>
                <w:tcW w:w="653" w:type="pct"/>
                <w:tcBorders>
                  <w:bottom w:val="single" w:sz="12" w:space="0" w:color="auto"/>
                </w:tcBorders>
              </w:tcPr>
            </w:tcPrChange>
          </w:tcPr>
          <w:p w:rsidR="00DC509E" w:rsidRPr="003C33E4" w:rsidRDefault="00DC509E" w:rsidP="00434ECB">
            <w:pPr>
              <w:pStyle w:val="TableHeader"/>
              <w:jc w:val="center"/>
            </w:pPr>
            <w:r w:rsidRPr="003C33E4">
              <w:t>Est. Delivery Date</w:t>
            </w:r>
          </w:p>
        </w:tc>
      </w:tr>
      <w:tr w:rsidR="00483B97" w:rsidRPr="00E55FDF" w:rsidDel="00025B70" w:rsidTr="00F01A69">
        <w:trPr>
          <w:cantSplit/>
          <w:del w:id="867" w:author="Ashraf Abuleil" w:date="2013-09-30T14:39:00Z"/>
          <w:trPrChange w:id="868" w:author="Ashraf Abuleil" w:date="2013-10-02T16:53:00Z">
            <w:trPr>
              <w:cantSplit/>
            </w:trPr>
          </w:trPrChange>
        </w:trPr>
        <w:tc>
          <w:tcPr>
            <w:tcW w:w="622" w:type="pct"/>
            <w:shd w:val="clear" w:color="auto" w:fill="auto"/>
            <w:vAlign w:val="bottom"/>
            <w:tcPrChange w:id="869" w:author="Ashraf Abuleil" w:date="2013-10-02T16:53:00Z">
              <w:tcPr>
                <w:tcW w:w="618" w:type="pct"/>
                <w:shd w:val="clear" w:color="auto" w:fill="auto"/>
                <w:vAlign w:val="bottom"/>
              </w:tcPr>
            </w:tcPrChange>
          </w:tcPr>
          <w:p w:rsidR="00483B97" w:rsidDel="00025B70" w:rsidRDefault="00483B97">
            <w:pPr>
              <w:rPr>
                <w:del w:id="870" w:author="Ashraf Abuleil" w:date="2013-09-30T14:39:00Z"/>
                <w:rFonts w:ascii="Arial" w:hAnsi="Arial" w:cs="Arial"/>
                <w:color w:val="000000"/>
                <w:sz w:val="16"/>
                <w:szCs w:val="16"/>
              </w:rPr>
            </w:pPr>
            <w:del w:id="871" w:author="Ashraf Abuleil" w:date="2013-09-30T14:39:00Z">
              <w:r w:rsidDel="00025B70">
                <w:rPr>
                  <w:rFonts w:ascii="Arial" w:hAnsi="Arial" w:cs="Arial"/>
                  <w:color w:val="000000"/>
                  <w:sz w:val="16"/>
                  <w:szCs w:val="16"/>
                </w:rPr>
                <w:delText>NP</w:delText>
              </w:r>
            </w:del>
          </w:p>
        </w:tc>
        <w:tc>
          <w:tcPr>
            <w:tcW w:w="488" w:type="pct"/>
            <w:shd w:val="clear" w:color="auto" w:fill="auto"/>
            <w:vAlign w:val="bottom"/>
            <w:tcPrChange w:id="872" w:author="Ashraf Abuleil" w:date="2013-10-02T16:53:00Z">
              <w:tcPr>
                <w:tcW w:w="488" w:type="pct"/>
                <w:shd w:val="clear" w:color="auto" w:fill="auto"/>
                <w:vAlign w:val="bottom"/>
              </w:tcPr>
            </w:tcPrChange>
          </w:tcPr>
          <w:p w:rsidR="00483B97" w:rsidDel="00025B70" w:rsidRDefault="00483B97">
            <w:pPr>
              <w:jc w:val="right"/>
              <w:rPr>
                <w:del w:id="873" w:author="Ashraf Abuleil" w:date="2013-09-30T14:39:00Z"/>
                <w:rFonts w:ascii="Arial" w:hAnsi="Arial" w:cs="Arial"/>
                <w:color w:val="000000"/>
                <w:sz w:val="16"/>
                <w:szCs w:val="16"/>
              </w:rPr>
            </w:pPr>
            <w:del w:id="874" w:author="Ashraf Abuleil" w:date="2013-09-30T14:39:00Z">
              <w:r w:rsidDel="00025B70">
                <w:rPr>
                  <w:rFonts w:ascii="Arial" w:hAnsi="Arial" w:cs="Arial"/>
                  <w:color w:val="000000"/>
                  <w:sz w:val="16"/>
                  <w:szCs w:val="16"/>
                </w:rPr>
                <w:delText>4320</w:delText>
              </w:r>
            </w:del>
          </w:p>
        </w:tc>
        <w:tc>
          <w:tcPr>
            <w:tcW w:w="536" w:type="pct"/>
            <w:shd w:val="clear" w:color="auto" w:fill="auto"/>
            <w:vAlign w:val="bottom"/>
            <w:tcPrChange w:id="875" w:author="Ashraf Abuleil" w:date="2013-10-02T16:53:00Z">
              <w:tcPr>
                <w:tcW w:w="536" w:type="pct"/>
                <w:shd w:val="clear" w:color="auto" w:fill="auto"/>
                <w:vAlign w:val="bottom"/>
              </w:tcPr>
            </w:tcPrChange>
          </w:tcPr>
          <w:p w:rsidR="00483B97" w:rsidDel="00025B70" w:rsidRDefault="00483B97">
            <w:pPr>
              <w:rPr>
                <w:del w:id="876" w:author="Ashraf Abuleil" w:date="2013-09-30T14:39:00Z"/>
                <w:rFonts w:ascii="Arial" w:hAnsi="Arial" w:cs="Arial"/>
                <w:color w:val="000000"/>
                <w:sz w:val="16"/>
                <w:szCs w:val="16"/>
              </w:rPr>
            </w:pPr>
            <w:del w:id="877" w:author="Ashraf Abuleil" w:date="2013-09-30T14:39:00Z">
              <w:r w:rsidDel="00025B70">
                <w:rPr>
                  <w:rFonts w:ascii="Arial" w:hAnsi="Arial" w:cs="Arial"/>
                  <w:color w:val="000000"/>
                  <w:sz w:val="16"/>
                  <w:szCs w:val="16"/>
                </w:rPr>
                <w:delText>3-Medium</w:delText>
              </w:r>
            </w:del>
          </w:p>
        </w:tc>
        <w:tc>
          <w:tcPr>
            <w:tcW w:w="537" w:type="pct"/>
            <w:shd w:val="clear" w:color="auto" w:fill="auto"/>
            <w:vAlign w:val="bottom"/>
            <w:tcPrChange w:id="878" w:author="Ashraf Abuleil" w:date="2013-10-02T16:53:00Z">
              <w:tcPr>
                <w:tcW w:w="537" w:type="pct"/>
                <w:shd w:val="clear" w:color="auto" w:fill="auto"/>
                <w:vAlign w:val="bottom"/>
              </w:tcPr>
            </w:tcPrChange>
          </w:tcPr>
          <w:p w:rsidR="00483B97" w:rsidDel="00025B70" w:rsidRDefault="00483B97">
            <w:pPr>
              <w:rPr>
                <w:del w:id="879" w:author="Ashraf Abuleil" w:date="2013-09-30T14:39:00Z"/>
                <w:rFonts w:ascii="Arial" w:hAnsi="Arial" w:cs="Arial"/>
                <w:color w:val="000000"/>
                <w:sz w:val="16"/>
                <w:szCs w:val="16"/>
              </w:rPr>
            </w:pPr>
            <w:del w:id="880" w:author="Ashraf Abuleil" w:date="2013-09-30T14:39:00Z">
              <w:r w:rsidDel="00025B70">
                <w:rPr>
                  <w:rFonts w:ascii="Arial" w:hAnsi="Arial" w:cs="Arial"/>
                  <w:color w:val="000000"/>
                  <w:sz w:val="16"/>
                  <w:szCs w:val="16"/>
                </w:rPr>
                <w:delText>Telia_Site</w:delText>
              </w:r>
            </w:del>
          </w:p>
        </w:tc>
        <w:tc>
          <w:tcPr>
            <w:tcW w:w="536" w:type="pct"/>
            <w:shd w:val="clear" w:color="auto" w:fill="auto"/>
            <w:vAlign w:val="bottom"/>
            <w:tcPrChange w:id="881" w:author="Ashraf Abuleil" w:date="2013-10-02T16:53:00Z">
              <w:tcPr>
                <w:tcW w:w="536" w:type="pct"/>
                <w:shd w:val="clear" w:color="auto" w:fill="auto"/>
                <w:vAlign w:val="bottom"/>
              </w:tcPr>
            </w:tcPrChange>
          </w:tcPr>
          <w:p w:rsidR="00483B97" w:rsidDel="00025B70" w:rsidRDefault="00483B97">
            <w:pPr>
              <w:rPr>
                <w:del w:id="882" w:author="Ashraf Abuleil" w:date="2013-09-30T14:39:00Z"/>
                <w:rFonts w:ascii="Arial" w:hAnsi="Arial" w:cs="Arial"/>
                <w:color w:val="000000"/>
                <w:sz w:val="16"/>
                <w:szCs w:val="16"/>
              </w:rPr>
            </w:pPr>
            <w:del w:id="883" w:author="Ashraf Abuleil" w:date="2013-09-30T14:39:00Z">
              <w:r w:rsidDel="00025B70">
                <w:rPr>
                  <w:rFonts w:ascii="Arial" w:hAnsi="Arial" w:cs="Arial"/>
                  <w:color w:val="000000"/>
                  <w:sz w:val="16"/>
                  <w:szCs w:val="16"/>
                </w:rPr>
                <w:delText>Ver 9.2</w:delText>
              </w:r>
            </w:del>
          </w:p>
        </w:tc>
        <w:tc>
          <w:tcPr>
            <w:tcW w:w="1633" w:type="pct"/>
            <w:shd w:val="clear" w:color="auto" w:fill="auto"/>
            <w:vAlign w:val="bottom"/>
            <w:tcPrChange w:id="884" w:author="Ashraf Abuleil" w:date="2013-10-02T16:53:00Z">
              <w:tcPr>
                <w:tcW w:w="1633" w:type="pct"/>
                <w:shd w:val="clear" w:color="auto" w:fill="auto"/>
                <w:vAlign w:val="bottom"/>
              </w:tcPr>
            </w:tcPrChange>
          </w:tcPr>
          <w:p w:rsidR="00483B97" w:rsidDel="00025B70" w:rsidRDefault="00483B97">
            <w:pPr>
              <w:rPr>
                <w:del w:id="885" w:author="Ashraf Abuleil" w:date="2013-09-30T14:39:00Z"/>
                <w:rFonts w:ascii="Arial" w:hAnsi="Arial" w:cs="Arial"/>
                <w:color w:val="000000"/>
                <w:sz w:val="16"/>
                <w:szCs w:val="16"/>
              </w:rPr>
            </w:pPr>
            <w:del w:id="886" w:author="Ashraf Abuleil" w:date="2013-09-30T14:39:00Z">
              <w:r w:rsidDel="00025B70">
                <w:rPr>
                  <w:rFonts w:ascii="Arial" w:hAnsi="Arial" w:cs="Arial"/>
                  <w:color w:val="000000"/>
                  <w:sz w:val="16"/>
                  <w:szCs w:val="16"/>
                </w:rPr>
                <w:delText>2 NP flows are sent at the same time with the same MSISDN</w:delText>
              </w:r>
            </w:del>
          </w:p>
        </w:tc>
        <w:tc>
          <w:tcPr>
            <w:tcW w:w="649" w:type="pct"/>
            <w:tcPrChange w:id="887" w:author="Ashraf Abuleil" w:date="2013-10-02T16:53:00Z">
              <w:tcPr>
                <w:tcW w:w="653" w:type="pct"/>
              </w:tcPr>
            </w:tcPrChange>
          </w:tcPr>
          <w:p w:rsidR="00483B97" w:rsidDel="00025B70" w:rsidRDefault="00483B97">
            <w:pPr>
              <w:rPr>
                <w:del w:id="888" w:author="Ashraf Abuleil" w:date="2013-09-30T14:39:00Z"/>
              </w:rPr>
            </w:pPr>
            <w:del w:id="889" w:author="Ashraf Abuleil" w:date="2013-09-30T14:39:00Z">
              <w:r w:rsidRPr="00F52193" w:rsidDel="00025B70">
                <w:rPr>
                  <w:rFonts w:ascii="Arial" w:hAnsi="Arial" w:cs="Arial"/>
                  <w:sz w:val="16"/>
                  <w:szCs w:val="16"/>
                  <w:lang w:eastAsia="nb-NO" w:bidi="ar-SA"/>
                </w:rPr>
                <w:delText>30/09/2013</w:delText>
              </w:r>
            </w:del>
          </w:p>
        </w:tc>
      </w:tr>
      <w:tr w:rsidR="00483B97" w:rsidRPr="00E55FDF" w:rsidTr="00F01A69">
        <w:trPr>
          <w:cantSplit/>
          <w:trPrChange w:id="890" w:author="Ashraf Abuleil" w:date="2013-10-02T16:53:00Z">
            <w:trPr>
              <w:cantSplit/>
            </w:trPr>
          </w:trPrChange>
        </w:trPr>
        <w:tc>
          <w:tcPr>
            <w:tcW w:w="622" w:type="pct"/>
            <w:shd w:val="clear" w:color="auto" w:fill="auto"/>
            <w:vAlign w:val="bottom"/>
            <w:tcPrChange w:id="891"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NP</w:t>
            </w:r>
          </w:p>
        </w:tc>
        <w:tc>
          <w:tcPr>
            <w:tcW w:w="488" w:type="pct"/>
            <w:shd w:val="clear" w:color="auto" w:fill="auto"/>
            <w:vAlign w:val="bottom"/>
            <w:tcPrChange w:id="892"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6177</w:t>
            </w:r>
          </w:p>
        </w:tc>
        <w:tc>
          <w:tcPr>
            <w:tcW w:w="536" w:type="pct"/>
            <w:shd w:val="clear" w:color="auto" w:fill="auto"/>
            <w:vAlign w:val="bottom"/>
            <w:tcPrChange w:id="89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894"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895"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16.0</w:t>
            </w:r>
          </w:p>
        </w:tc>
        <w:tc>
          <w:tcPr>
            <w:tcW w:w="1633" w:type="pct"/>
            <w:shd w:val="clear" w:color="auto" w:fill="auto"/>
            <w:vAlign w:val="bottom"/>
            <w:tcPrChange w:id="896"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Internal port in back is not handled by Internal porting</w:t>
            </w:r>
          </w:p>
        </w:tc>
        <w:tc>
          <w:tcPr>
            <w:tcW w:w="649" w:type="pct"/>
            <w:tcPrChange w:id="897"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898" w:author="Ashraf Abuleil" w:date="2013-10-02T16:53:00Z">
            <w:trPr>
              <w:cantSplit/>
            </w:trPr>
          </w:trPrChange>
        </w:trPr>
        <w:tc>
          <w:tcPr>
            <w:tcW w:w="622" w:type="pct"/>
            <w:shd w:val="clear" w:color="auto" w:fill="auto"/>
            <w:vAlign w:val="bottom"/>
            <w:tcPrChange w:id="899"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900"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7266</w:t>
            </w:r>
          </w:p>
        </w:tc>
        <w:tc>
          <w:tcPr>
            <w:tcW w:w="536" w:type="pct"/>
            <w:shd w:val="clear" w:color="auto" w:fill="auto"/>
            <w:vAlign w:val="bottom"/>
            <w:tcPrChange w:id="901"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902"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0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904"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CIT4007 - Negativ Quantity i unbilled calls in CSM</w:t>
            </w:r>
          </w:p>
        </w:tc>
        <w:tc>
          <w:tcPr>
            <w:tcW w:w="649" w:type="pct"/>
            <w:tcPrChange w:id="905"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906" w:author="Ashraf Abuleil" w:date="2013-10-02T16:53:00Z">
            <w:trPr>
              <w:cantSplit/>
            </w:trPr>
          </w:trPrChange>
        </w:trPr>
        <w:tc>
          <w:tcPr>
            <w:tcW w:w="622" w:type="pct"/>
            <w:shd w:val="clear" w:color="auto" w:fill="auto"/>
            <w:vAlign w:val="bottom"/>
            <w:tcPrChange w:id="907"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908"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7279</w:t>
            </w:r>
          </w:p>
        </w:tc>
        <w:tc>
          <w:tcPr>
            <w:tcW w:w="536" w:type="pct"/>
            <w:shd w:val="clear" w:color="auto" w:fill="auto"/>
            <w:vAlign w:val="bottom"/>
            <w:tcPrChange w:id="909"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910"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11"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912"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Mass SOC not allowing delete SOC, when SOC has a switch feature</w:t>
            </w:r>
          </w:p>
        </w:tc>
        <w:tc>
          <w:tcPr>
            <w:tcW w:w="649" w:type="pct"/>
            <w:tcPrChange w:id="913"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914" w:author="Ashraf Abuleil" w:date="2013-10-02T16:53:00Z">
            <w:trPr>
              <w:cantSplit/>
            </w:trPr>
          </w:trPrChange>
        </w:trPr>
        <w:tc>
          <w:tcPr>
            <w:tcW w:w="622" w:type="pct"/>
            <w:shd w:val="clear" w:color="auto" w:fill="auto"/>
            <w:vAlign w:val="bottom"/>
            <w:tcPrChange w:id="915"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916"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7307</w:t>
            </w:r>
          </w:p>
        </w:tc>
        <w:tc>
          <w:tcPr>
            <w:tcW w:w="536" w:type="pct"/>
            <w:shd w:val="clear" w:color="auto" w:fill="auto"/>
            <w:vAlign w:val="bottom"/>
            <w:tcPrChange w:id="917"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918"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19"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18.0</w:t>
            </w:r>
          </w:p>
        </w:tc>
        <w:tc>
          <w:tcPr>
            <w:tcW w:w="1633" w:type="pct"/>
            <w:shd w:val="clear" w:color="auto" w:fill="auto"/>
            <w:vAlign w:val="bottom"/>
            <w:tcPrChange w:id="920"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CIT4094 - billing create wrong charges when swap of RC-feature and add promotion happen in the same month.</w:t>
            </w:r>
          </w:p>
        </w:tc>
        <w:tc>
          <w:tcPr>
            <w:tcW w:w="649" w:type="pct"/>
            <w:tcPrChange w:id="921"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922" w:author="Ashraf Abuleil" w:date="2013-10-02T16:53:00Z">
            <w:trPr>
              <w:cantSplit/>
            </w:trPr>
          </w:trPrChange>
        </w:trPr>
        <w:tc>
          <w:tcPr>
            <w:tcW w:w="622" w:type="pct"/>
            <w:shd w:val="clear" w:color="auto" w:fill="auto"/>
            <w:vAlign w:val="bottom"/>
            <w:tcPrChange w:id="923" w:author="Ashraf Abuleil" w:date="2013-10-02T16:53:00Z">
              <w:tcPr>
                <w:tcW w:w="618" w:type="pct"/>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924" w:author="Ashraf Abuleil" w:date="2013-10-02T16:53:00Z">
              <w:tcPr>
                <w:tcW w:w="488" w:type="pct"/>
                <w:shd w:val="clear" w:color="auto" w:fill="auto"/>
                <w:vAlign w:val="bottom"/>
              </w:tcPr>
            </w:tcPrChange>
          </w:tcPr>
          <w:p w:rsidR="00483B97" w:rsidRDefault="00483B97" w:rsidP="00421966">
            <w:pPr>
              <w:jc w:val="right"/>
              <w:rPr>
                <w:rFonts w:ascii="Arial" w:hAnsi="Arial" w:cs="Arial"/>
                <w:color w:val="000000"/>
                <w:sz w:val="16"/>
                <w:szCs w:val="16"/>
              </w:rPr>
            </w:pPr>
            <w:r>
              <w:rPr>
                <w:rFonts w:ascii="Arial" w:hAnsi="Arial" w:cs="Arial"/>
                <w:color w:val="000000"/>
                <w:sz w:val="16"/>
                <w:szCs w:val="16"/>
              </w:rPr>
              <w:t>7338</w:t>
            </w:r>
          </w:p>
        </w:tc>
        <w:tc>
          <w:tcPr>
            <w:tcW w:w="536" w:type="pct"/>
            <w:shd w:val="clear" w:color="auto" w:fill="auto"/>
            <w:vAlign w:val="bottom"/>
            <w:tcPrChange w:id="925" w:author="Ashraf Abuleil" w:date="2013-10-02T16:53:00Z">
              <w:tcPr>
                <w:tcW w:w="536" w:type="pct"/>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926" w:author="Ashraf Abuleil" w:date="2013-10-02T16:53:00Z">
              <w:tcPr>
                <w:tcW w:w="537" w:type="pct"/>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27" w:author="Ashraf Abuleil" w:date="2013-10-02T16:53:00Z">
              <w:tcPr>
                <w:tcW w:w="536" w:type="pct"/>
                <w:shd w:val="clear" w:color="auto" w:fill="auto"/>
                <w:vAlign w:val="bottom"/>
              </w:tcPr>
            </w:tcPrChange>
          </w:tcPr>
          <w:p w:rsidR="00483B97" w:rsidRDefault="00483B97" w:rsidP="00025B70">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28"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sidRPr="00421966">
              <w:rPr>
                <w:rFonts w:ascii="Arial" w:hAnsi="Arial" w:cs="Arial"/>
                <w:color w:val="000000"/>
                <w:sz w:val="16"/>
                <w:szCs w:val="16"/>
              </w:rPr>
              <w:t>CIT4119 - Missing page number when many vatfree charges</w:t>
            </w:r>
          </w:p>
        </w:tc>
        <w:tc>
          <w:tcPr>
            <w:tcW w:w="649" w:type="pct"/>
            <w:tcPrChange w:id="929"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930" w:author="Ashraf Abuleil" w:date="2013-10-02T16:53:00Z">
            <w:trPr>
              <w:cantSplit/>
            </w:trPr>
          </w:trPrChange>
        </w:trPr>
        <w:tc>
          <w:tcPr>
            <w:tcW w:w="622" w:type="pct"/>
            <w:shd w:val="clear" w:color="auto" w:fill="auto"/>
            <w:vAlign w:val="bottom"/>
            <w:tcPrChange w:id="931"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932"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7365</w:t>
            </w:r>
          </w:p>
        </w:tc>
        <w:tc>
          <w:tcPr>
            <w:tcW w:w="536" w:type="pct"/>
            <w:shd w:val="clear" w:color="auto" w:fill="auto"/>
            <w:vAlign w:val="bottom"/>
            <w:tcPrChange w:id="93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934"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35"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36"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CIT4172 - refund for negative soc not recognized correctly and causing problem in the bill</w:t>
            </w:r>
          </w:p>
        </w:tc>
        <w:tc>
          <w:tcPr>
            <w:tcW w:w="649" w:type="pct"/>
            <w:tcPrChange w:id="937"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83B97" w:rsidRPr="00E55FDF" w:rsidTr="00F01A69">
        <w:trPr>
          <w:cantSplit/>
          <w:trPrChange w:id="938" w:author="Ashraf Abuleil" w:date="2013-10-02T16:53:00Z">
            <w:trPr>
              <w:cantSplit/>
            </w:trPr>
          </w:trPrChange>
        </w:trPr>
        <w:tc>
          <w:tcPr>
            <w:tcW w:w="622" w:type="pct"/>
            <w:shd w:val="clear" w:color="auto" w:fill="auto"/>
            <w:vAlign w:val="bottom"/>
            <w:tcPrChange w:id="939"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940"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7381</w:t>
            </w:r>
          </w:p>
        </w:tc>
        <w:tc>
          <w:tcPr>
            <w:tcW w:w="536" w:type="pct"/>
            <w:shd w:val="clear" w:color="auto" w:fill="auto"/>
            <w:vAlign w:val="bottom"/>
            <w:tcPrChange w:id="941"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942"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4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44"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MSISDN released in CSM but NP flow isn't cancelled in NP Portability Control</w:t>
            </w:r>
          </w:p>
        </w:tc>
        <w:tc>
          <w:tcPr>
            <w:tcW w:w="649" w:type="pct"/>
            <w:tcPrChange w:id="945" w:author="Ashraf Abuleil" w:date="2013-10-02T16:53:00Z">
              <w:tcPr>
                <w:tcW w:w="653" w:type="pct"/>
              </w:tcPr>
            </w:tcPrChange>
          </w:tcPr>
          <w:p w:rsidR="00483B97" w:rsidRDefault="00483B97">
            <w:r w:rsidRPr="00F52193">
              <w:rPr>
                <w:rFonts w:ascii="Arial" w:hAnsi="Arial" w:cs="Arial"/>
                <w:sz w:val="16"/>
                <w:szCs w:val="16"/>
                <w:lang w:eastAsia="nb-NO" w:bidi="ar-SA"/>
              </w:rPr>
              <w:t>30/09/2013</w:t>
            </w:r>
          </w:p>
        </w:tc>
      </w:tr>
      <w:tr w:rsidR="00421966" w:rsidRPr="00E55FDF" w:rsidTr="00F01A69">
        <w:trPr>
          <w:cantSplit/>
          <w:trPrChange w:id="946" w:author="Ashraf Abuleil" w:date="2013-10-02T16:53:00Z">
            <w:trPr>
              <w:cantSplit/>
            </w:trPr>
          </w:trPrChange>
        </w:trPr>
        <w:tc>
          <w:tcPr>
            <w:tcW w:w="622" w:type="pct"/>
            <w:shd w:val="clear" w:color="auto" w:fill="auto"/>
            <w:vAlign w:val="bottom"/>
            <w:tcPrChange w:id="947"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948"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7397</w:t>
            </w:r>
          </w:p>
        </w:tc>
        <w:tc>
          <w:tcPr>
            <w:tcW w:w="536" w:type="pct"/>
            <w:shd w:val="clear" w:color="auto" w:fill="auto"/>
            <w:vAlign w:val="bottom"/>
            <w:tcPrChange w:id="949"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950"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51"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52"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BAN not assigned to Agency but Invoices assigned to Agency</w:t>
            </w:r>
          </w:p>
        </w:tc>
        <w:tc>
          <w:tcPr>
            <w:tcW w:w="649" w:type="pct"/>
            <w:tcPrChange w:id="953" w:author="Ashraf Abuleil" w:date="2013-10-02T16:53:00Z">
              <w:tcPr>
                <w:tcW w:w="653" w:type="pct"/>
              </w:tcPr>
            </w:tcPrChange>
          </w:tcPr>
          <w:p w:rsidR="00421966" w:rsidRDefault="00C90E4B">
            <w:r>
              <w:rPr>
                <w:rFonts w:ascii="Arial" w:hAnsi="Arial" w:cs="Arial"/>
                <w:sz w:val="16"/>
                <w:szCs w:val="16"/>
                <w:lang w:eastAsia="nb-NO" w:bidi="ar-SA"/>
              </w:rPr>
              <w:t>16/09/2013</w:t>
            </w:r>
          </w:p>
        </w:tc>
      </w:tr>
      <w:tr w:rsidR="00483B97" w:rsidRPr="00E55FDF" w:rsidTr="00F01A69">
        <w:trPr>
          <w:cantSplit/>
          <w:trPrChange w:id="954" w:author="Ashraf Abuleil" w:date="2013-10-02T16:53:00Z">
            <w:trPr>
              <w:cantSplit/>
            </w:trPr>
          </w:trPrChange>
        </w:trPr>
        <w:tc>
          <w:tcPr>
            <w:tcW w:w="622" w:type="pct"/>
            <w:shd w:val="clear" w:color="auto" w:fill="auto"/>
            <w:vAlign w:val="bottom"/>
            <w:tcPrChange w:id="955"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956"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7399</w:t>
            </w:r>
          </w:p>
        </w:tc>
        <w:tc>
          <w:tcPr>
            <w:tcW w:w="536" w:type="pct"/>
            <w:shd w:val="clear" w:color="auto" w:fill="auto"/>
            <w:vAlign w:val="bottom"/>
            <w:tcPrChange w:id="957"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958"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59"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60"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UAT - Bill image does not display full FYI section</w:t>
            </w:r>
          </w:p>
        </w:tc>
        <w:tc>
          <w:tcPr>
            <w:tcW w:w="649" w:type="pct"/>
            <w:tcPrChange w:id="961" w:author="Ashraf Abuleil" w:date="2013-10-02T16:53:00Z">
              <w:tcPr>
                <w:tcW w:w="653" w:type="pct"/>
              </w:tcPr>
            </w:tcPrChange>
          </w:tcPr>
          <w:p w:rsidR="00483B97" w:rsidRDefault="00483B97">
            <w:r w:rsidRPr="00FB0EEF">
              <w:rPr>
                <w:rFonts w:ascii="Arial" w:hAnsi="Arial" w:cs="Arial"/>
                <w:sz w:val="16"/>
                <w:szCs w:val="16"/>
                <w:lang w:eastAsia="nb-NO" w:bidi="ar-SA"/>
              </w:rPr>
              <w:t>30/09/2013</w:t>
            </w:r>
          </w:p>
        </w:tc>
      </w:tr>
      <w:tr w:rsidR="00483B97" w:rsidRPr="00E55FDF" w:rsidTr="00F01A69">
        <w:trPr>
          <w:cantSplit/>
          <w:trPrChange w:id="962" w:author="Ashraf Abuleil" w:date="2013-10-02T16:53:00Z">
            <w:trPr>
              <w:cantSplit/>
            </w:trPr>
          </w:trPrChange>
        </w:trPr>
        <w:tc>
          <w:tcPr>
            <w:tcW w:w="622" w:type="pct"/>
            <w:shd w:val="clear" w:color="auto" w:fill="auto"/>
            <w:vAlign w:val="bottom"/>
            <w:tcPrChange w:id="963"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964"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7410</w:t>
            </w:r>
          </w:p>
        </w:tc>
        <w:tc>
          <w:tcPr>
            <w:tcW w:w="536" w:type="pct"/>
            <w:shd w:val="clear" w:color="auto" w:fill="auto"/>
            <w:vAlign w:val="bottom"/>
            <w:tcPrChange w:id="965"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966"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67"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68"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CIT4272 - wrong alignment of colomn on SP-bill level 1</w:t>
            </w:r>
          </w:p>
        </w:tc>
        <w:tc>
          <w:tcPr>
            <w:tcW w:w="649" w:type="pct"/>
            <w:tcPrChange w:id="969" w:author="Ashraf Abuleil" w:date="2013-10-02T16:53:00Z">
              <w:tcPr>
                <w:tcW w:w="653" w:type="pct"/>
              </w:tcPr>
            </w:tcPrChange>
          </w:tcPr>
          <w:p w:rsidR="00483B97" w:rsidRDefault="00483B97">
            <w:r w:rsidRPr="00FB0EEF">
              <w:rPr>
                <w:rFonts w:ascii="Arial" w:hAnsi="Arial" w:cs="Arial"/>
                <w:sz w:val="16"/>
                <w:szCs w:val="16"/>
                <w:lang w:eastAsia="nb-NO" w:bidi="ar-SA"/>
              </w:rPr>
              <w:t>30/09/2013</w:t>
            </w:r>
          </w:p>
        </w:tc>
      </w:tr>
      <w:tr w:rsidR="00483B97" w:rsidRPr="00E55FDF" w:rsidDel="00F01A69" w:rsidTr="00F01A69">
        <w:trPr>
          <w:cantSplit/>
          <w:del w:id="970" w:author="Ashraf Abuleil" w:date="2013-10-02T16:52:00Z"/>
          <w:trPrChange w:id="971" w:author="Ashraf Abuleil" w:date="2013-10-02T16:53:00Z">
            <w:trPr>
              <w:cantSplit/>
            </w:trPr>
          </w:trPrChange>
        </w:trPr>
        <w:tc>
          <w:tcPr>
            <w:tcW w:w="622" w:type="pct"/>
            <w:shd w:val="clear" w:color="auto" w:fill="auto"/>
            <w:vAlign w:val="bottom"/>
            <w:tcPrChange w:id="972" w:author="Ashraf Abuleil" w:date="2013-10-02T16:53:00Z">
              <w:tcPr>
                <w:tcW w:w="618" w:type="pct"/>
                <w:shd w:val="clear" w:color="auto" w:fill="auto"/>
                <w:vAlign w:val="bottom"/>
              </w:tcPr>
            </w:tcPrChange>
          </w:tcPr>
          <w:p w:rsidR="00483B97" w:rsidDel="00F01A69" w:rsidRDefault="00483B97">
            <w:pPr>
              <w:rPr>
                <w:del w:id="973" w:author="Ashraf Abuleil" w:date="2013-10-02T16:52:00Z"/>
                <w:rFonts w:ascii="Arial" w:hAnsi="Arial" w:cs="Arial"/>
                <w:color w:val="000000"/>
                <w:sz w:val="16"/>
                <w:szCs w:val="16"/>
              </w:rPr>
            </w:pPr>
            <w:del w:id="974" w:author="Ashraf Abuleil" w:date="2013-10-02T16:52:00Z">
              <w:r w:rsidDel="00F01A69">
                <w:rPr>
                  <w:rFonts w:ascii="Arial" w:hAnsi="Arial" w:cs="Arial"/>
                  <w:color w:val="000000"/>
                  <w:sz w:val="16"/>
                  <w:szCs w:val="16"/>
                </w:rPr>
                <w:delText>Csm</w:delText>
              </w:r>
            </w:del>
          </w:p>
        </w:tc>
        <w:tc>
          <w:tcPr>
            <w:tcW w:w="488" w:type="pct"/>
            <w:shd w:val="clear" w:color="auto" w:fill="auto"/>
            <w:vAlign w:val="bottom"/>
            <w:tcPrChange w:id="975" w:author="Ashraf Abuleil" w:date="2013-10-02T16:53:00Z">
              <w:tcPr>
                <w:tcW w:w="488" w:type="pct"/>
                <w:shd w:val="clear" w:color="auto" w:fill="auto"/>
                <w:vAlign w:val="bottom"/>
              </w:tcPr>
            </w:tcPrChange>
          </w:tcPr>
          <w:p w:rsidR="00483B97" w:rsidDel="00F01A69" w:rsidRDefault="00483B97">
            <w:pPr>
              <w:jc w:val="right"/>
              <w:rPr>
                <w:del w:id="976" w:author="Ashraf Abuleil" w:date="2013-10-02T16:52:00Z"/>
                <w:rFonts w:ascii="Arial" w:hAnsi="Arial" w:cs="Arial"/>
                <w:color w:val="000000"/>
                <w:sz w:val="16"/>
                <w:szCs w:val="16"/>
              </w:rPr>
            </w:pPr>
            <w:del w:id="977" w:author="Ashraf Abuleil" w:date="2013-10-02T16:52:00Z">
              <w:r w:rsidDel="00F01A69">
                <w:rPr>
                  <w:rFonts w:ascii="Arial" w:hAnsi="Arial" w:cs="Arial"/>
                  <w:color w:val="000000"/>
                  <w:sz w:val="16"/>
                  <w:szCs w:val="16"/>
                </w:rPr>
                <w:delText>7431</w:delText>
              </w:r>
            </w:del>
          </w:p>
        </w:tc>
        <w:tc>
          <w:tcPr>
            <w:tcW w:w="536" w:type="pct"/>
            <w:shd w:val="clear" w:color="auto" w:fill="auto"/>
            <w:vAlign w:val="bottom"/>
            <w:tcPrChange w:id="978" w:author="Ashraf Abuleil" w:date="2013-10-02T16:53:00Z">
              <w:tcPr>
                <w:tcW w:w="536" w:type="pct"/>
                <w:shd w:val="clear" w:color="auto" w:fill="auto"/>
                <w:vAlign w:val="bottom"/>
              </w:tcPr>
            </w:tcPrChange>
          </w:tcPr>
          <w:p w:rsidR="00483B97" w:rsidDel="00F01A69" w:rsidRDefault="00483B97">
            <w:pPr>
              <w:rPr>
                <w:del w:id="979" w:author="Ashraf Abuleil" w:date="2013-10-02T16:52:00Z"/>
                <w:rFonts w:ascii="Arial" w:hAnsi="Arial" w:cs="Arial"/>
                <w:color w:val="000000"/>
                <w:sz w:val="16"/>
                <w:szCs w:val="16"/>
              </w:rPr>
            </w:pPr>
            <w:del w:id="980" w:author="Ashraf Abuleil" w:date="2013-10-02T16:52:00Z">
              <w:r w:rsidDel="00F01A69">
                <w:rPr>
                  <w:rFonts w:ascii="Arial" w:hAnsi="Arial" w:cs="Arial"/>
                  <w:color w:val="000000"/>
                  <w:sz w:val="16"/>
                  <w:szCs w:val="16"/>
                </w:rPr>
                <w:delText>3-Medium</w:delText>
              </w:r>
            </w:del>
          </w:p>
        </w:tc>
        <w:tc>
          <w:tcPr>
            <w:tcW w:w="537" w:type="pct"/>
            <w:shd w:val="clear" w:color="auto" w:fill="auto"/>
            <w:vAlign w:val="bottom"/>
            <w:tcPrChange w:id="981" w:author="Ashraf Abuleil" w:date="2013-10-02T16:53:00Z">
              <w:tcPr>
                <w:tcW w:w="537" w:type="pct"/>
                <w:shd w:val="clear" w:color="auto" w:fill="auto"/>
                <w:vAlign w:val="bottom"/>
              </w:tcPr>
            </w:tcPrChange>
          </w:tcPr>
          <w:p w:rsidR="00483B97" w:rsidDel="00F01A69" w:rsidRDefault="00483B97">
            <w:pPr>
              <w:rPr>
                <w:del w:id="982" w:author="Ashraf Abuleil" w:date="2013-10-02T16:52:00Z"/>
                <w:rFonts w:ascii="Arial" w:hAnsi="Arial" w:cs="Arial"/>
                <w:color w:val="000000"/>
                <w:sz w:val="16"/>
                <w:szCs w:val="16"/>
              </w:rPr>
            </w:pPr>
            <w:del w:id="983" w:author="Ashraf Abuleil" w:date="2013-10-02T16:52:00Z">
              <w:r w:rsidDel="00F01A69">
                <w:rPr>
                  <w:rFonts w:ascii="Arial" w:hAnsi="Arial" w:cs="Arial"/>
                  <w:color w:val="000000"/>
                  <w:sz w:val="16"/>
                  <w:szCs w:val="16"/>
                </w:rPr>
                <w:delText>Telia_Site</w:delText>
              </w:r>
            </w:del>
          </w:p>
        </w:tc>
        <w:tc>
          <w:tcPr>
            <w:tcW w:w="536" w:type="pct"/>
            <w:shd w:val="clear" w:color="auto" w:fill="auto"/>
            <w:vAlign w:val="bottom"/>
            <w:tcPrChange w:id="984" w:author="Ashraf Abuleil" w:date="2013-10-02T16:53:00Z">
              <w:tcPr>
                <w:tcW w:w="536" w:type="pct"/>
                <w:shd w:val="clear" w:color="auto" w:fill="auto"/>
                <w:vAlign w:val="bottom"/>
              </w:tcPr>
            </w:tcPrChange>
          </w:tcPr>
          <w:p w:rsidR="00483B97" w:rsidDel="00F01A69" w:rsidRDefault="00483B97">
            <w:pPr>
              <w:rPr>
                <w:del w:id="985" w:author="Ashraf Abuleil" w:date="2013-10-02T16:52:00Z"/>
                <w:rFonts w:ascii="Arial" w:hAnsi="Arial" w:cs="Arial"/>
                <w:color w:val="000000"/>
                <w:sz w:val="16"/>
                <w:szCs w:val="16"/>
              </w:rPr>
            </w:pPr>
            <w:del w:id="986" w:author="Ashraf Abuleil" w:date="2013-10-02T16:52:00Z">
              <w:r w:rsidDel="00F01A69">
                <w:rPr>
                  <w:rFonts w:ascii="Arial" w:hAnsi="Arial" w:cs="Arial"/>
                  <w:color w:val="000000"/>
                  <w:sz w:val="16"/>
                  <w:szCs w:val="16"/>
                </w:rPr>
                <w:delText>Ver 19.0</w:delText>
              </w:r>
            </w:del>
          </w:p>
        </w:tc>
        <w:tc>
          <w:tcPr>
            <w:tcW w:w="1633" w:type="pct"/>
            <w:shd w:val="clear" w:color="auto" w:fill="auto"/>
            <w:vAlign w:val="bottom"/>
            <w:tcPrChange w:id="987" w:author="Ashraf Abuleil" w:date="2013-10-02T16:53:00Z">
              <w:tcPr>
                <w:tcW w:w="1633" w:type="pct"/>
                <w:shd w:val="clear" w:color="auto" w:fill="auto"/>
                <w:vAlign w:val="bottom"/>
              </w:tcPr>
            </w:tcPrChange>
          </w:tcPr>
          <w:p w:rsidR="00483B97" w:rsidDel="00F01A69" w:rsidRDefault="00483B97">
            <w:pPr>
              <w:rPr>
                <w:del w:id="988" w:author="Ashraf Abuleil" w:date="2013-10-02T16:52:00Z"/>
                <w:rFonts w:ascii="Arial" w:hAnsi="Arial" w:cs="Arial"/>
                <w:color w:val="000000"/>
                <w:sz w:val="16"/>
                <w:szCs w:val="16"/>
              </w:rPr>
            </w:pPr>
            <w:del w:id="989" w:author="Ashraf Abuleil" w:date="2013-10-02T16:52:00Z">
              <w:r w:rsidDel="00F01A69">
                <w:rPr>
                  <w:rFonts w:ascii="Arial" w:hAnsi="Arial" w:cs="Arial"/>
                  <w:color w:val="000000"/>
                  <w:sz w:val="16"/>
                  <w:szCs w:val="16"/>
                </w:rPr>
                <w:delText>CIT4324 - Resume from cancel give 9 ½ month discount on SPOTMIN06</w:delText>
              </w:r>
            </w:del>
          </w:p>
        </w:tc>
        <w:tc>
          <w:tcPr>
            <w:tcW w:w="649" w:type="pct"/>
            <w:tcPrChange w:id="990" w:author="Ashraf Abuleil" w:date="2013-10-02T16:53:00Z">
              <w:tcPr>
                <w:tcW w:w="653" w:type="pct"/>
              </w:tcPr>
            </w:tcPrChange>
          </w:tcPr>
          <w:p w:rsidR="00483B97" w:rsidDel="00F01A69" w:rsidRDefault="00483B97">
            <w:pPr>
              <w:rPr>
                <w:del w:id="991" w:author="Ashraf Abuleil" w:date="2013-10-02T16:52:00Z"/>
              </w:rPr>
            </w:pPr>
            <w:del w:id="992" w:author="Ashraf Abuleil" w:date="2013-10-02T16:52:00Z">
              <w:r w:rsidRPr="00FB0EEF" w:rsidDel="00F01A69">
                <w:rPr>
                  <w:rFonts w:ascii="Arial" w:hAnsi="Arial" w:cs="Arial"/>
                  <w:sz w:val="16"/>
                  <w:szCs w:val="16"/>
                  <w:lang w:eastAsia="nb-NO" w:bidi="ar-SA"/>
                </w:rPr>
                <w:delText>30/09/2013</w:delText>
              </w:r>
            </w:del>
          </w:p>
        </w:tc>
      </w:tr>
      <w:tr w:rsidR="00483B97" w:rsidRPr="00E55FDF" w:rsidTr="00F01A69">
        <w:trPr>
          <w:cantSplit/>
          <w:trPrChange w:id="993" w:author="Ashraf Abuleil" w:date="2013-10-02T16:53:00Z">
            <w:trPr>
              <w:cantSplit/>
            </w:trPr>
          </w:trPrChange>
        </w:trPr>
        <w:tc>
          <w:tcPr>
            <w:tcW w:w="622" w:type="pct"/>
            <w:shd w:val="clear" w:color="auto" w:fill="auto"/>
            <w:vAlign w:val="bottom"/>
            <w:tcPrChange w:id="994"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995"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7436</w:t>
            </w:r>
          </w:p>
        </w:tc>
        <w:tc>
          <w:tcPr>
            <w:tcW w:w="536" w:type="pct"/>
            <w:shd w:val="clear" w:color="auto" w:fill="auto"/>
            <w:vAlign w:val="bottom"/>
            <w:tcPrChange w:id="996"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997"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998"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999"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CIT4345 - Change CTN cause negative soc to reset expiration date</w:t>
            </w:r>
          </w:p>
        </w:tc>
        <w:tc>
          <w:tcPr>
            <w:tcW w:w="649" w:type="pct"/>
            <w:tcPrChange w:id="1000" w:author="Ashraf Abuleil" w:date="2013-10-02T16:53:00Z">
              <w:tcPr>
                <w:tcW w:w="653" w:type="pct"/>
              </w:tcPr>
            </w:tcPrChange>
          </w:tcPr>
          <w:p w:rsidR="00483B97" w:rsidRDefault="00483B97">
            <w:r w:rsidRPr="00FB0EEF">
              <w:rPr>
                <w:rFonts w:ascii="Arial" w:hAnsi="Arial" w:cs="Arial"/>
                <w:sz w:val="16"/>
                <w:szCs w:val="16"/>
                <w:lang w:eastAsia="nb-NO" w:bidi="ar-SA"/>
              </w:rPr>
              <w:t>30/09/2013</w:t>
            </w:r>
          </w:p>
        </w:tc>
      </w:tr>
      <w:tr w:rsidR="00483B97" w:rsidRPr="00E55FDF" w:rsidDel="00F01A69" w:rsidTr="00F01A69">
        <w:trPr>
          <w:cantSplit/>
          <w:del w:id="1001" w:author="Ashraf Abuleil" w:date="2013-10-02T16:53:00Z"/>
          <w:trPrChange w:id="1002" w:author="Ashraf Abuleil" w:date="2013-10-02T16:53:00Z">
            <w:trPr>
              <w:cantSplit/>
            </w:trPr>
          </w:trPrChange>
        </w:trPr>
        <w:tc>
          <w:tcPr>
            <w:tcW w:w="622" w:type="pct"/>
            <w:shd w:val="clear" w:color="auto" w:fill="auto"/>
            <w:vAlign w:val="bottom"/>
            <w:tcPrChange w:id="1003" w:author="Ashraf Abuleil" w:date="2013-10-02T16:53:00Z">
              <w:tcPr>
                <w:tcW w:w="618" w:type="pct"/>
                <w:shd w:val="clear" w:color="auto" w:fill="auto"/>
                <w:vAlign w:val="bottom"/>
              </w:tcPr>
            </w:tcPrChange>
          </w:tcPr>
          <w:p w:rsidR="00483B97" w:rsidDel="00F01A69" w:rsidRDefault="00483B97">
            <w:pPr>
              <w:rPr>
                <w:del w:id="1004" w:author="Ashraf Abuleil" w:date="2013-10-02T16:53:00Z"/>
                <w:rFonts w:ascii="Arial" w:hAnsi="Arial" w:cs="Arial"/>
                <w:color w:val="000000"/>
                <w:sz w:val="16"/>
                <w:szCs w:val="16"/>
              </w:rPr>
            </w:pPr>
            <w:del w:id="1005" w:author="Ashraf Abuleil" w:date="2013-10-02T16:53:00Z">
              <w:r w:rsidDel="00F01A69">
                <w:rPr>
                  <w:rFonts w:ascii="Arial" w:hAnsi="Arial" w:cs="Arial"/>
                  <w:color w:val="000000"/>
                  <w:sz w:val="16"/>
                  <w:szCs w:val="16"/>
                </w:rPr>
                <w:delText>Csm</w:delText>
              </w:r>
            </w:del>
          </w:p>
        </w:tc>
        <w:tc>
          <w:tcPr>
            <w:tcW w:w="488" w:type="pct"/>
            <w:shd w:val="clear" w:color="auto" w:fill="auto"/>
            <w:vAlign w:val="bottom"/>
            <w:tcPrChange w:id="1006" w:author="Ashraf Abuleil" w:date="2013-10-02T16:53:00Z">
              <w:tcPr>
                <w:tcW w:w="488" w:type="pct"/>
                <w:shd w:val="clear" w:color="auto" w:fill="auto"/>
                <w:vAlign w:val="bottom"/>
              </w:tcPr>
            </w:tcPrChange>
          </w:tcPr>
          <w:p w:rsidR="00483B97" w:rsidDel="00F01A69" w:rsidRDefault="00483B97">
            <w:pPr>
              <w:jc w:val="right"/>
              <w:rPr>
                <w:del w:id="1007" w:author="Ashraf Abuleil" w:date="2013-10-02T16:53:00Z"/>
                <w:rFonts w:ascii="Arial" w:hAnsi="Arial" w:cs="Arial"/>
                <w:color w:val="000000"/>
                <w:sz w:val="16"/>
                <w:szCs w:val="16"/>
              </w:rPr>
            </w:pPr>
            <w:del w:id="1008" w:author="Ashraf Abuleil" w:date="2013-10-02T16:53:00Z">
              <w:r w:rsidDel="00F01A69">
                <w:rPr>
                  <w:rFonts w:ascii="Arial" w:hAnsi="Arial" w:cs="Arial"/>
                  <w:color w:val="000000"/>
                  <w:sz w:val="16"/>
                  <w:szCs w:val="16"/>
                </w:rPr>
                <w:delText>7451</w:delText>
              </w:r>
            </w:del>
          </w:p>
        </w:tc>
        <w:tc>
          <w:tcPr>
            <w:tcW w:w="536" w:type="pct"/>
            <w:shd w:val="clear" w:color="auto" w:fill="auto"/>
            <w:vAlign w:val="bottom"/>
            <w:tcPrChange w:id="1009" w:author="Ashraf Abuleil" w:date="2013-10-02T16:53:00Z">
              <w:tcPr>
                <w:tcW w:w="536" w:type="pct"/>
                <w:shd w:val="clear" w:color="auto" w:fill="auto"/>
                <w:vAlign w:val="bottom"/>
              </w:tcPr>
            </w:tcPrChange>
          </w:tcPr>
          <w:p w:rsidR="00483B97" w:rsidDel="00F01A69" w:rsidRDefault="00483B97">
            <w:pPr>
              <w:rPr>
                <w:del w:id="1010" w:author="Ashraf Abuleil" w:date="2013-10-02T16:53:00Z"/>
                <w:rFonts w:ascii="Arial" w:hAnsi="Arial" w:cs="Arial"/>
                <w:color w:val="000000"/>
                <w:sz w:val="16"/>
                <w:szCs w:val="16"/>
              </w:rPr>
            </w:pPr>
            <w:del w:id="1011" w:author="Ashraf Abuleil" w:date="2013-10-02T16:53:00Z">
              <w:r w:rsidDel="00F01A69">
                <w:rPr>
                  <w:rFonts w:ascii="Arial" w:hAnsi="Arial" w:cs="Arial"/>
                  <w:color w:val="000000"/>
                  <w:sz w:val="16"/>
                  <w:szCs w:val="16"/>
                </w:rPr>
                <w:delText>2-High</w:delText>
              </w:r>
            </w:del>
          </w:p>
        </w:tc>
        <w:tc>
          <w:tcPr>
            <w:tcW w:w="537" w:type="pct"/>
            <w:shd w:val="clear" w:color="auto" w:fill="auto"/>
            <w:vAlign w:val="bottom"/>
            <w:tcPrChange w:id="1012" w:author="Ashraf Abuleil" w:date="2013-10-02T16:53:00Z">
              <w:tcPr>
                <w:tcW w:w="537" w:type="pct"/>
                <w:shd w:val="clear" w:color="auto" w:fill="auto"/>
                <w:vAlign w:val="bottom"/>
              </w:tcPr>
            </w:tcPrChange>
          </w:tcPr>
          <w:p w:rsidR="00483B97" w:rsidDel="00F01A69" w:rsidRDefault="00483B97">
            <w:pPr>
              <w:rPr>
                <w:del w:id="1013" w:author="Ashraf Abuleil" w:date="2013-10-02T16:53:00Z"/>
                <w:rFonts w:ascii="Arial" w:hAnsi="Arial" w:cs="Arial"/>
                <w:color w:val="000000"/>
                <w:sz w:val="16"/>
                <w:szCs w:val="16"/>
              </w:rPr>
            </w:pPr>
            <w:del w:id="1014" w:author="Ashraf Abuleil" w:date="2013-10-02T16:53:00Z">
              <w:r w:rsidDel="00F01A69">
                <w:rPr>
                  <w:rFonts w:ascii="Arial" w:hAnsi="Arial" w:cs="Arial"/>
                  <w:color w:val="000000"/>
                  <w:sz w:val="16"/>
                  <w:szCs w:val="16"/>
                </w:rPr>
                <w:delText>Client_Telia</w:delText>
              </w:r>
            </w:del>
          </w:p>
        </w:tc>
        <w:tc>
          <w:tcPr>
            <w:tcW w:w="536" w:type="pct"/>
            <w:shd w:val="clear" w:color="auto" w:fill="auto"/>
            <w:vAlign w:val="bottom"/>
            <w:tcPrChange w:id="1015" w:author="Ashraf Abuleil" w:date="2013-10-02T16:53:00Z">
              <w:tcPr>
                <w:tcW w:w="536" w:type="pct"/>
                <w:shd w:val="clear" w:color="auto" w:fill="auto"/>
                <w:vAlign w:val="bottom"/>
              </w:tcPr>
            </w:tcPrChange>
          </w:tcPr>
          <w:p w:rsidR="00483B97" w:rsidDel="00F01A69" w:rsidRDefault="00483B97">
            <w:pPr>
              <w:rPr>
                <w:del w:id="1016" w:author="Ashraf Abuleil" w:date="2013-10-02T16:53:00Z"/>
                <w:rFonts w:ascii="Arial" w:hAnsi="Arial" w:cs="Arial"/>
                <w:color w:val="000000"/>
                <w:sz w:val="16"/>
                <w:szCs w:val="16"/>
              </w:rPr>
            </w:pPr>
            <w:del w:id="1017" w:author="Ashraf Abuleil" w:date="2013-10-02T16:53:00Z">
              <w:r w:rsidDel="00F01A69">
                <w:rPr>
                  <w:rFonts w:ascii="Arial" w:hAnsi="Arial" w:cs="Arial"/>
                  <w:color w:val="000000"/>
                  <w:sz w:val="16"/>
                  <w:szCs w:val="16"/>
                </w:rPr>
                <w:delText>Ver 19.0</w:delText>
              </w:r>
            </w:del>
          </w:p>
        </w:tc>
        <w:tc>
          <w:tcPr>
            <w:tcW w:w="1633" w:type="pct"/>
            <w:shd w:val="clear" w:color="auto" w:fill="auto"/>
            <w:vAlign w:val="bottom"/>
            <w:tcPrChange w:id="1018" w:author="Ashraf Abuleil" w:date="2013-10-02T16:53:00Z">
              <w:tcPr>
                <w:tcW w:w="1633" w:type="pct"/>
                <w:shd w:val="clear" w:color="auto" w:fill="auto"/>
                <w:vAlign w:val="bottom"/>
              </w:tcPr>
            </w:tcPrChange>
          </w:tcPr>
          <w:p w:rsidR="00483B97" w:rsidDel="00F01A69" w:rsidRDefault="00483B97">
            <w:pPr>
              <w:rPr>
                <w:del w:id="1019" w:author="Ashraf Abuleil" w:date="2013-10-02T16:53:00Z"/>
                <w:rFonts w:ascii="Arial" w:hAnsi="Arial" w:cs="Arial"/>
                <w:color w:val="000000"/>
                <w:sz w:val="16"/>
                <w:szCs w:val="16"/>
              </w:rPr>
            </w:pPr>
            <w:del w:id="1020" w:author="Ashraf Abuleil" w:date="2013-10-02T16:53:00Z">
              <w:r w:rsidDel="00F01A69">
                <w:rPr>
                  <w:rFonts w:ascii="Arial" w:hAnsi="Arial" w:cs="Arial"/>
                  <w:color w:val="000000"/>
                  <w:sz w:val="16"/>
                  <w:szCs w:val="16"/>
                </w:rPr>
                <w:delText>NUA issue: Subscriber charged multiple times when moving BAN after purchasing TOPUP</w:delText>
              </w:r>
            </w:del>
          </w:p>
        </w:tc>
        <w:tc>
          <w:tcPr>
            <w:tcW w:w="649" w:type="pct"/>
            <w:tcPrChange w:id="1021" w:author="Ashraf Abuleil" w:date="2013-10-02T16:53:00Z">
              <w:tcPr>
                <w:tcW w:w="653" w:type="pct"/>
              </w:tcPr>
            </w:tcPrChange>
          </w:tcPr>
          <w:p w:rsidR="00483B97" w:rsidDel="00F01A69" w:rsidRDefault="00483B97">
            <w:pPr>
              <w:rPr>
                <w:del w:id="1022" w:author="Ashraf Abuleil" w:date="2013-10-02T16:53:00Z"/>
              </w:rPr>
            </w:pPr>
            <w:del w:id="1023" w:author="Ashraf Abuleil" w:date="2013-10-02T16:53:00Z">
              <w:r w:rsidRPr="00FB0EEF" w:rsidDel="00F01A69">
                <w:rPr>
                  <w:rFonts w:ascii="Arial" w:hAnsi="Arial" w:cs="Arial"/>
                  <w:sz w:val="16"/>
                  <w:szCs w:val="16"/>
                  <w:lang w:eastAsia="nb-NO" w:bidi="ar-SA"/>
                </w:rPr>
                <w:delText>30/09/2013</w:delText>
              </w:r>
            </w:del>
          </w:p>
        </w:tc>
      </w:tr>
      <w:tr w:rsidR="00421966" w:rsidRPr="00E55FDF" w:rsidTr="00F01A69">
        <w:trPr>
          <w:cantSplit/>
          <w:trPrChange w:id="1024" w:author="Ashraf Abuleil" w:date="2013-10-02T16:53:00Z">
            <w:trPr>
              <w:cantSplit/>
            </w:trPr>
          </w:trPrChange>
        </w:trPr>
        <w:tc>
          <w:tcPr>
            <w:tcW w:w="622" w:type="pct"/>
            <w:shd w:val="clear" w:color="auto" w:fill="auto"/>
            <w:vAlign w:val="bottom"/>
            <w:tcPrChange w:id="1025"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Billing</w:t>
            </w:r>
          </w:p>
        </w:tc>
        <w:tc>
          <w:tcPr>
            <w:tcW w:w="488" w:type="pct"/>
            <w:shd w:val="clear" w:color="auto" w:fill="auto"/>
            <w:vAlign w:val="bottom"/>
            <w:tcPrChange w:id="1026"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7453</w:t>
            </w:r>
          </w:p>
        </w:tc>
        <w:tc>
          <w:tcPr>
            <w:tcW w:w="536" w:type="pct"/>
            <w:shd w:val="clear" w:color="auto" w:fill="auto"/>
            <w:vAlign w:val="bottom"/>
            <w:tcPrChange w:id="1027"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028"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29"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1030"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CIT4355 - Unbilled show wrong RC for new customer created first day in cycle (CR-1220)</w:t>
            </w:r>
          </w:p>
        </w:tc>
        <w:tc>
          <w:tcPr>
            <w:tcW w:w="649" w:type="pct"/>
            <w:tcPrChange w:id="1031" w:author="Ashraf Abuleil" w:date="2013-10-02T16:53:00Z">
              <w:tcPr>
                <w:tcW w:w="653" w:type="pct"/>
              </w:tcPr>
            </w:tcPrChange>
          </w:tcPr>
          <w:p w:rsidR="00421966" w:rsidRDefault="00C90E4B">
            <w:r>
              <w:rPr>
                <w:rFonts w:ascii="Arial" w:hAnsi="Arial" w:cs="Arial"/>
                <w:sz w:val="16"/>
                <w:szCs w:val="16"/>
                <w:lang w:eastAsia="nb-NO" w:bidi="ar-SA"/>
              </w:rPr>
              <w:t>16/09/2013</w:t>
            </w:r>
          </w:p>
        </w:tc>
      </w:tr>
      <w:tr w:rsidR="00421966" w:rsidRPr="00E55FDF" w:rsidTr="00F01A69">
        <w:trPr>
          <w:cantSplit/>
          <w:trPrChange w:id="1032" w:author="Ashraf Abuleil" w:date="2013-10-02T16:53:00Z">
            <w:trPr>
              <w:cantSplit/>
            </w:trPr>
          </w:trPrChange>
        </w:trPr>
        <w:tc>
          <w:tcPr>
            <w:tcW w:w="622" w:type="pct"/>
            <w:shd w:val="clear" w:color="auto" w:fill="auto"/>
            <w:vAlign w:val="bottom"/>
            <w:tcPrChange w:id="1033"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1034"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7461</w:t>
            </w:r>
          </w:p>
        </w:tc>
        <w:tc>
          <w:tcPr>
            <w:tcW w:w="536" w:type="pct"/>
            <w:shd w:val="clear" w:color="auto" w:fill="auto"/>
            <w:vAlign w:val="bottom"/>
            <w:tcPrChange w:id="1035"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1036"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Client_Telia</w:t>
            </w:r>
          </w:p>
        </w:tc>
        <w:tc>
          <w:tcPr>
            <w:tcW w:w="536" w:type="pct"/>
            <w:shd w:val="clear" w:color="auto" w:fill="auto"/>
            <w:vAlign w:val="bottom"/>
            <w:tcPrChange w:id="1037"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1038"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CR1353 - CR1461: Waive fee ind = 'Y' doesn't waive charge, instead it charges and credits.</w:t>
            </w:r>
          </w:p>
        </w:tc>
        <w:tc>
          <w:tcPr>
            <w:tcW w:w="649" w:type="pct"/>
            <w:tcPrChange w:id="1039" w:author="Ashraf Abuleil" w:date="2013-10-02T16:53:00Z">
              <w:tcPr>
                <w:tcW w:w="653" w:type="pct"/>
              </w:tcPr>
            </w:tcPrChange>
          </w:tcPr>
          <w:p w:rsidR="00421966" w:rsidRDefault="00C90E4B">
            <w:r>
              <w:rPr>
                <w:rFonts w:ascii="Arial" w:hAnsi="Arial" w:cs="Arial"/>
                <w:sz w:val="16"/>
                <w:szCs w:val="16"/>
                <w:lang w:eastAsia="nb-NO" w:bidi="ar-SA"/>
              </w:rPr>
              <w:t>16/09/2013</w:t>
            </w:r>
          </w:p>
        </w:tc>
      </w:tr>
      <w:tr w:rsidR="00421966" w:rsidRPr="00E55FDF" w:rsidTr="00F01A69">
        <w:trPr>
          <w:cantSplit/>
          <w:trPrChange w:id="1040" w:author="Ashraf Abuleil" w:date="2013-10-02T16:53:00Z">
            <w:trPr>
              <w:cantSplit/>
            </w:trPr>
          </w:trPrChange>
        </w:trPr>
        <w:tc>
          <w:tcPr>
            <w:tcW w:w="622" w:type="pct"/>
            <w:shd w:val="clear" w:color="auto" w:fill="auto"/>
            <w:vAlign w:val="bottom"/>
            <w:tcPrChange w:id="1041"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1042"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7476</w:t>
            </w:r>
          </w:p>
        </w:tc>
        <w:tc>
          <w:tcPr>
            <w:tcW w:w="536" w:type="pct"/>
            <w:shd w:val="clear" w:color="auto" w:fill="auto"/>
            <w:vAlign w:val="bottom"/>
            <w:tcPrChange w:id="1043"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1044"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45"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46"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When search for PBS no., the same BAN appears several times</w:t>
            </w:r>
          </w:p>
        </w:tc>
        <w:tc>
          <w:tcPr>
            <w:tcW w:w="649" w:type="pct"/>
            <w:tcPrChange w:id="1047" w:author="Ashraf Abuleil" w:date="2013-10-02T16:53:00Z">
              <w:tcPr>
                <w:tcW w:w="653" w:type="pct"/>
              </w:tcPr>
            </w:tcPrChange>
          </w:tcPr>
          <w:p w:rsidR="00421966" w:rsidRDefault="00C90E4B">
            <w:r>
              <w:rPr>
                <w:rFonts w:ascii="Arial" w:hAnsi="Arial" w:cs="Arial"/>
                <w:sz w:val="16"/>
                <w:szCs w:val="16"/>
                <w:lang w:eastAsia="nb-NO" w:bidi="ar-SA"/>
              </w:rPr>
              <w:t>16/09/2013</w:t>
            </w:r>
          </w:p>
        </w:tc>
      </w:tr>
      <w:tr w:rsidR="00421966" w:rsidRPr="00E55FDF" w:rsidTr="00F01A69">
        <w:trPr>
          <w:cantSplit/>
          <w:trHeight w:val="602"/>
          <w:trPrChange w:id="1048" w:author="Ashraf Abuleil" w:date="2013-10-02T16:53:00Z">
            <w:trPr>
              <w:cantSplit/>
              <w:trHeight w:val="602"/>
            </w:trPr>
          </w:trPrChange>
        </w:trPr>
        <w:tc>
          <w:tcPr>
            <w:tcW w:w="622" w:type="pct"/>
            <w:shd w:val="clear" w:color="auto" w:fill="auto"/>
            <w:vAlign w:val="bottom"/>
            <w:tcPrChange w:id="1049"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1050"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7480</w:t>
            </w:r>
          </w:p>
        </w:tc>
        <w:tc>
          <w:tcPr>
            <w:tcW w:w="536" w:type="pct"/>
            <w:shd w:val="clear" w:color="auto" w:fill="auto"/>
            <w:vAlign w:val="bottom"/>
            <w:tcPrChange w:id="1051"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1052"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53"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54"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CIT4452 - Memo must include charge code / adjustment reason (CR1422)</w:t>
            </w:r>
          </w:p>
        </w:tc>
        <w:tc>
          <w:tcPr>
            <w:tcW w:w="649" w:type="pct"/>
            <w:tcPrChange w:id="1055" w:author="Ashraf Abuleil" w:date="2013-10-02T16:53:00Z">
              <w:tcPr>
                <w:tcW w:w="653" w:type="pct"/>
              </w:tcPr>
            </w:tcPrChange>
          </w:tcPr>
          <w:p w:rsidR="00421966" w:rsidRDefault="00483B97">
            <w:r>
              <w:rPr>
                <w:rFonts w:ascii="Arial" w:hAnsi="Arial" w:cs="Arial"/>
                <w:sz w:val="16"/>
                <w:szCs w:val="16"/>
                <w:lang w:eastAsia="nb-NO" w:bidi="ar-SA"/>
              </w:rPr>
              <w:t>30/09/2013</w:t>
            </w:r>
          </w:p>
        </w:tc>
      </w:tr>
      <w:tr w:rsidR="00421966" w:rsidRPr="00E55FDF" w:rsidTr="00F01A69">
        <w:trPr>
          <w:cantSplit/>
          <w:trPrChange w:id="1056" w:author="Ashraf Abuleil" w:date="2013-10-02T16:53:00Z">
            <w:trPr>
              <w:cantSplit/>
            </w:trPr>
          </w:trPrChange>
        </w:trPr>
        <w:tc>
          <w:tcPr>
            <w:tcW w:w="622" w:type="pct"/>
            <w:shd w:val="clear" w:color="auto" w:fill="auto"/>
            <w:vAlign w:val="bottom"/>
            <w:tcPrChange w:id="1057"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058"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7481</w:t>
            </w:r>
          </w:p>
        </w:tc>
        <w:tc>
          <w:tcPr>
            <w:tcW w:w="536" w:type="pct"/>
            <w:shd w:val="clear" w:color="auto" w:fill="auto"/>
            <w:vAlign w:val="bottom"/>
            <w:tcPrChange w:id="1059"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1060"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61"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62"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Central reprint error</w:t>
            </w:r>
          </w:p>
        </w:tc>
        <w:tc>
          <w:tcPr>
            <w:tcW w:w="649" w:type="pct"/>
            <w:tcPrChange w:id="1063" w:author="Ashraf Abuleil" w:date="2013-10-02T16:53:00Z">
              <w:tcPr>
                <w:tcW w:w="653" w:type="pct"/>
              </w:tcPr>
            </w:tcPrChange>
          </w:tcPr>
          <w:p w:rsidR="00421966" w:rsidRDefault="00C90E4B">
            <w:r>
              <w:rPr>
                <w:rFonts w:ascii="Arial" w:hAnsi="Arial" w:cs="Arial"/>
                <w:sz w:val="16"/>
                <w:szCs w:val="16"/>
                <w:lang w:eastAsia="nb-NO" w:bidi="ar-SA"/>
              </w:rPr>
              <w:t>16/09/2013</w:t>
            </w:r>
          </w:p>
        </w:tc>
      </w:tr>
      <w:tr w:rsidR="00483B97" w:rsidRPr="00E55FDF" w:rsidTr="00F01A69">
        <w:trPr>
          <w:cantSplit/>
          <w:trPrChange w:id="1064" w:author="Ashraf Abuleil" w:date="2013-10-02T16:53:00Z">
            <w:trPr>
              <w:cantSplit/>
            </w:trPr>
          </w:trPrChange>
        </w:trPr>
        <w:tc>
          <w:tcPr>
            <w:tcW w:w="622" w:type="pct"/>
            <w:shd w:val="clear" w:color="auto" w:fill="auto"/>
            <w:vAlign w:val="bottom"/>
            <w:tcPrChange w:id="1065"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lastRenderedPageBreak/>
              <w:t>Csm</w:t>
            </w:r>
          </w:p>
        </w:tc>
        <w:tc>
          <w:tcPr>
            <w:tcW w:w="488" w:type="pct"/>
            <w:shd w:val="clear" w:color="auto" w:fill="auto"/>
            <w:vAlign w:val="bottom"/>
            <w:tcPrChange w:id="1066"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7482</w:t>
            </w:r>
          </w:p>
        </w:tc>
        <w:tc>
          <w:tcPr>
            <w:tcW w:w="536" w:type="pct"/>
            <w:shd w:val="clear" w:color="auto" w:fill="auto"/>
            <w:vAlign w:val="bottom"/>
            <w:tcPrChange w:id="1067"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068"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69"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70"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 must block for change of account-type between brands</w:t>
            </w:r>
          </w:p>
        </w:tc>
        <w:tc>
          <w:tcPr>
            <w:tcW w:w="649" w:type="pct"/>
            <w:tcPrChange w:id="1071"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072" w:author="Ashraf Abuleil" w:date="2013-10-02T16:53:00Z">
            <w:trPr>
              <w:cantSplit/>
            </w:trPr>
          </w:trPrChange>
        </w:trPr>
        <w:tc>
          <w:tcPr>
            <w:tcW w:w="622" w:type="pct"/>
            <w:shd w:val="clear" w:color="auto" w:fill="auto"/>
            <w:vAlign w:val="bottom"/>
            <w:tcPrChange w:id="1073"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074"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7484</w:t>
            </w:r>
          </w:p>
        </w:tc>
        <w:tc>
          <w:tcPr>
            <w:tcW w:w="536" w:type="pct"/>
            <w:shd w:val="clear" w:color="auto" w:fill="auto"/>
            <w:vAlign w:val="bottom"/>
            <w:tcPrChange w:id="1075"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076"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77"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78"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Uneven line spacing on manual notes</w:t>
            </w:r>
          </w:p>
        </w:tc>
        <w:tc>
          <w:tcPr>
            <w:tcW w:w="649" w:type="pct"/>
            <w:tcPrChange w:id="1079"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080" w:author="Ashraf Abuleil" w:date="2013-10-02T16:53:00Z">
            <w:trPr>
              <w:cantSplit/>
            </w:trPr>
          </w:trPrChange>
        </w:trPr>
        <w:tc>
          <w:tcPr>
            <w:tcW w:w="622" w:type="pct"/>
            <w:shd w:val="clear" w:color="auto" w:fill="auto"/>
            <w:vAlign w:val="bottom"/>
            <w:tcPrChange w:id="1081"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082"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7485</w:t>
            </w:r>
          </w:p>
        </w:tc>
        <w:tc>
          <w:tcPr>
            <w:tcW w:w="536" w:type="pct"/>
            <w:shd w:val="clear" w:color="auto" w:fill="auto"/>
            <w:vAlign w:val="bottom"/>
            <w:tcPrChange w:id="108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084"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85"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86"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CIT4456 - Column antal not aligned on level 3</w:t>
            </w:r>
          </w:p>
        </w:tc>
        <w:tc>
          <w:tcPr>
            <w:tcW w:w="649" w:type="pct"/>
            <w:tcPrChange w:id="1087"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088" w:author="Ashraf Abuleil" w:date="2013-10-02T16:53:00Z">
            <w:trPr>
              <w:cantSplit/>
            </w:trPr>
          </w:trPrChange>
        </w:trPr>
        <w:tc>
          <w:tcPr>
            <w:tcW w:w="622" w:type="pct"/>
            <w:shd w:val="clear" w:color="auto" w:fill="auto"/>
            <w:vAlign w:val="bottom"/>
            <w:tcPrChange w:id="1089"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090"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7486</w:t>
            </w:r>
          </w:p>
        </w:tc>
        <w:tc>
          <w:tcPr>
            <w:tcW w:w="536" w:type="pct"/>
            <w:shd w:val="clear" w:color="auto" w:fill="auto"/>
            <w:vAlign w:val="bottom"/>
            <w:tcPrChange w:id="1091"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092"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093"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094"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CIT4457 - Column abonnement not aligned on level 2B</w:t>
            </w:r>
          </w:p>
        </w:tc>
        <w:tc>
          <w:tcPr>
            <w:tcW w:w="649" w:type="pct"/>
            <w:tcPrChange w:id="1095"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096" w:author="Ashraf Abuleil" w:date="2013-10-02T16:53:00Z">
            <w:trPr>
              <w:cantSplit/>
            </w:trPr>
          </w:trPrChange>
        </w:trPr>
        <w:tc>
          <w:tcPr>
            <w:tcW w:w="622" w:type="pct"/>
            <w:shd w:val="clear" w:color="auto" w:fill="auto"/>
            <w:vAlign w:val="bottom"/>
            <w:tcPrChange w:id="1097"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098"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7488</w:t>
            </w:r>
          </w:p>
        </w:tc>
        <w:tc>
          <w:tcPr>
            <w:tcW w:w="536" w:type="pct"/>
            <w:shd w:val="clear" w:color="auto" w:fill="auto"/>
            <w:vAlign w:val="bottom"/>
            <w:tcPrChange w:id="1099"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100"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01"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102"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PBS-file has duplicate section header if the customer only has vat free ban level charges</w:t>
            </w:r>
          </w:p>
        </w:tc>
        <w:tc>
          <w:tcPr>
            <w:tcW w:w="649" w:type="pct"/>
            <w:tcPrChange w:id="1103"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Del="0025184E" w:rsidTr="00F01A69">
        <w:trPr>
          <w:cantSplit/>
          <w:del w:id="1104" w:author="Ashraf Abuleil" w:date="2013-09-30T13:27:00Z"/>
          <w:trPrChange w:id="1105" w:author="Ashraf Abuleil" w:date="2013-10-02T16:53:00Z">
            <w:trPr>
              <w:cantSplit/>
            </w:trPr>
          </w:trPrChange>
        </w:trPr>
        <w:tc>
          <w:tcPr>
            <w:tcW w:w="622" w:type="pct"/>
            <w:shd w:val="clear" w:color="auto" w:fill="auto"/>
            <w:vAlign w:val="bottom"/>
            <w:tcPrChange w:id="1106" w:author="Ashraf Abuleil" w:date="2013-10-02T16:53:00Z">
              <w:tcPr>
                <w:tcW w:w="618" w:type="pct"/>
                <w:shd w:val="clear" w:color="auto" w:fill="auto"/>
                <w:vAlign w:val="bottom"/>
              </w:tcPr>
            </w:tcPrChange>
          </w:tcPr>
          <w:p w:rsidR="00483B97" w:rsidDel="0025184E" w:rsidRDefault="00483B97">
            <w:pPr>
              <w:rPr>
                <w:del w:id="1107" w:author="Ashraf Abuleil" w:date="2013-09-30T13:27:00Z"/>
                <w:rFonts w:ascii="Arial" w:hAnsi="Arial" w:cs="Arial"/>
                <w:color w:val="000000"/>
                <w:sz w:val="16"/>
                <w:szCs w:val="16"/>
              </w:rPr>
            </w:pPr>
            <w:del w:id="1108" w:author="Ashraf Abuleil" w:date="2013-09-30T13:27:00Z">
              <w:r w:rsidDel="0025184E">
                <w:rPr>
                  <w:rFonts w:ascii="Arial" w:hAnsi="Arial" w:cs="Arial"/>
                  <w:color w:val="000000"/>
                  <w:sz w:val="16"/>
                  <w:szCs w:val="16"/>
                </w:rPr>
                <w:delText>Billing</w:delText>
              </w:r>
            </w:del>
          </w:p>
        </w:tc>
        <w:tc>
          <w:tcPr>
            <w:tcW w:w="488" w:type="pct"/>
            <w:shd w:val="clear" w:color="auto" w:fill="auto"/>
            <w:vAlign w:val="bottom"/>
            <w:tcPrChange w:id="1109" w:author="Ashraf Abuleil" w:date="2013-10-02T16:53:00Z">
              <w:tcPr>
                <w:tcW w:w="488" w:type="pct"/>
                <w:shd w:val="clear" w:color="auto" w:fill="auto"/>
                <w:vAlign w:val="bottom"/>
              </w:tcPr>
            </w:tcPrChange>
          </w:tcPr>
          <w:p w:rsidR="00483B97" w:rsidDel="0025184E" w:rsidRDefault="00483B97">
            <w:pPr>
              <w:jc w:val="right"/>
              <w:rPr>
                <w:del w:id="1110" w:author="Ashraf Abuleil" w:date="2013-09-30T13:27:00Z"/>
                <w:rFonts w:ascii="Arial" w:hAnsi="Arial" w:cs="Arial"/>
                <w:color w:val="000000"/>
                <w:sz w:val="16"/>
                <w:szCs w:val="16"/>
              </w:rPr>
            </w:pPr>
            <w:del w:id="1111" w:author="Ashraf Abuleil" w:date="2013-09-30T13:27:00Z">
              <w:r w:rsidDel="0025184E">
                <w:rPr>
                  <w:rFonts w:ascii="Arial" w:hAnsi="Arial" w:cs="Arial"/>
                  <w:color w:val="000000"/>
                  <w:sz w:val="16"/>
                  <w:szCs w:val="16"/>
                </w:rPr>
                <w:delText>7489</w:delText>
              </w:r>
            </w:del>
          </w:p>
        </w:tc>
        <w:tc>
          <w:tcPr>
            <w:tcW w:w="536" w:type="pct"/>
            <w:shd w:val="clear" w:color="auto" w:fill="auto"/>
            <w:vAlign w:val="bottom"/>
            <w:tcPrChange w:id="1112" w:author="Ashraf Abuleil" w:date="2013-10-02T16:53:00Z">
              <w:tcPr>
                <w:tcW w:w="536" w:type="pct"/>
                <w:shd w:val="clear" w:color="auto" w:fill="auto"/>
                <w:vAlign w:val="bottom"/>
              </w:tcPr>
            </w:tcPrChange>
          </w:tcPr>
          <w:p w:rsidR="00483B97" w:rsidDel="0025184E" w:rsidRDefault="00483B97">
            <w:pPr>
              <w:rPr>
                <w:del w:id="1113" w:author="Ashraf Abuleil" w:date="2013-09-30T13:27:00Z"/>
                <w:rFonts w:ascii="Arial" w:hAnsi="Arial" w:cs="Arial"/>
                <w:color w:val="000000"/>
                <w:sz w:val="16"/>
                <w:szCs w:val="16"/>
              </w:rPr>
            </w:pPr>
            <w:del w:id="1114" w:author="Ashraf Abuleil" w:date="2013-09-30T13:27:00Z">
              <w:r w:rsidDel="0025184E">
                <w:rPr>
                  <w:rFonts w:ascii="Arial" w:hAnsi="Arial" w:cs="Arial"/>
                  <w:color w:val="000000"/>
                  <w:sz w:val="16"/>
                  <w:szCs w:val="16"/>
                </w:rPr>
                <w:delText>3-Medium</w:delText>
              </w:r>
            </w:del>
          </w:p>
        </w:tc>
        <w:tc>
          <w:tcPr>
            <w:tcW w:w="537" w:type="pct"/>
            <w:shd w:val="clear" w:color="auto" w:fill="auto"/>
            <w:vAlign w:val="bottom"/>
            <w:tcPrChange w:id="1115" w:author="Ashraf Abuleil" w:date="2013-10-02T16:53:00Z">
              <w:tcPr>
                <w:tcW w:w="537" w:type="pct"/>
                <w:shd w:val="clear" w:color="auto" w:fill="auto"/>
                <w:vAlign w:val="bottom"/>
              </w:tcPr>
            </w:tcPrChange>
          </w:tcPr>
          <w:p w:rsidR="00483B97" w:rsidDel="0025184E" w:rsidRDefault="00483B97">
            <w:pPr>
              <w:rPr>
                <w:del w:id="1116" w:author="Ashraf Abuleil" w:date="2013-09-30T13:27:00Z"/>
                <w:rFonts w:ascii="Arial" w:hAnsi="Arial" w:cs="Arial"/>
                <w:color w:val="000000"/>
                <w:sz w:val="16"/>
                <w:szCs w:val="16"/>
              </w:rPr>
            </w:pPr>
            <w:del w:id="1117" w:author="Ashraf Abuleil" w:date="2013-09-30T13:27:00Z">
              <w:r w:rsidDel="0025184E">
                <w:rPr>
                  <w:rFonts w:ascii="Arial" w:hAnsi="Arial" w:cs="Arial"/>
                  <w:color w:val="000000"/>
                  <w:sz w:val="16"/>
                  <w:szCs w:val="16"/>
                </w:rPr>
                <w:delText>Telia_Site</w:delText>
              </w:r>
            </w:del>
          </w:p>
        </w:tc>
        <w:tc>
          <w:tcPr>
            <w:tcW w:w="536" w:type="pct"/>
            <w:shd w:val="clear" w:color="auto" w:fill="auto"/>
            <w:vAlign w:val="bottom"/>
            <w:tcPrChange w:id="1118" w:author="Ashraf Abuleil" w:date="2013-10-02T16:53:00Z">
              <w:tcPr>
                <w:tcW w:w="536" w:type="pct"/>
                <w:shd w:val="clear" w:color="auto" w:fill="auto"/>
                <w:vAlign w:val="bottom"/>
              </w:tcPr>
            </w:tcPrChange>
          </w:tcPr>
          <w:p w:rsidR="00483B97" w:rsidDel="0025184E" w:rsidRDefault="00483B97">
            <w:pPr>
              <w:rPr>
                <w:del w:id="1119" w:author="Ashraf Abuleil" w:date="2013-09-30T13:27:00Z"/>
                <w:rFonts w:ascii="Arial" w:hAnsi="Arial" w:cs="Arial"/>
                <w:color w:val="000000"/>
                <w:sz w:val="16"/>
                <w:szCs w:val="16"/>
              </w:rPr>
            </w:pPr>
            <w:del w:id="1120" w:author="Ashraf Abuleil" w:date="2013-09-30T13:27:00Z">
              <w:r w:rsidDel="0025184E">
                <w:rPr>
                  <w:rFonts w:ascii="Arial" w:hAnsi="Arial" w:cs="Arial"/>
                  <w:color w:val="000000"/>
                  <w:sz w:val="16"/>
                  <w:szCs w:val="16"/>
                </w:rPr>
                <w:delText>Ver 19.0</w:delText>
              </w:r>
            </w:del>
          </w:p>
        </w:tc>
        <w:tc>
          <w:tcPr>
            <w:tcW w:w="1633" w:type="pct"/>
            <w:shd w:val="clear" w:color="auto" w:fill="auto"/>
            <w:vAlign w:val="bottom"/>
            <w:tcPrChange w:id="1121" w:author="Ashraf Abuleil" w:date="2013-10-02T16:53:00Z">
              <w:tcPr>
                <w:tcW w:w="1633" w:type="pct"/>
                <w:shd w:val="clear" w:color="auto" w:fill="auto"/>
                <w:vAlign w:val="bottom"/>
              </w:tcPr>
            </w:tcPrChange>
          </w:tcPr>
          <w:p w:rsidR="00483B97" w:rsidDel="0025184E" w:rsidRDefault="00483B97">
            <w:pPr>
              <w:rPr>
                <w:del w:id="1122" w:author="Ashraf Abuleil" w:date="2013-09-30T13:27:00Z"/>
                <w:rFonts w:ascii="Arial" w:hAnsi="Arial" w:cs="Arial"/>
                <w:color w:val="000000"/>
                <w:sz w:val="16"/>
                <w:szCs w:val="16"/>
              </w:rPr>
            </w:pPr>
            <w:del w:id="1123" w:author="Ashraf Abuleil" w:date="2013-09-30T13:27:00Z">
              <w:r w:rsidDel="0025184E">
                <w:rPr>
                  <w:rFonts w:ascii="Arial" w:hAnsi="Arial" w:cs="Arial"/>
                  <w:color w:val="000000"/>
                  <w:sz w:val="16"/>
                  <w:szCs w:val="16"/>
                </w:rPr>
                <w:delText>CIT4364 - duplicate invoice fee generated for change of address last day in cycle</w:delText>
              </w:r>
            </w:del>
          </w:p>
        </w:tc>
        <w:tc>
          <w:tcPr>
            <w:tcW w:w="649" w:type="pct"/>
            <w:tcPrChange w:id="1124" w:author="Ashraf Abuleil" w:date="2013-10-02T16:53:00Z">
              <w:tcPr>
                <w:tcW w:w="653" w:type="pct"/>
              </w:tcPr>
            </w:tcPrChange>
          </w:tcPr>
          <w:p w:rsidR="00483B97" w:rsidDel="0025184E" w:rsidRDefault="00483B97">
            <w:pPr>
              <w:rPr>
                <w:del w:id="1125" w:author="Ashraf Abuleil" w:date="2013-09-30T13:27:00Z"/>
              </w:rPr>
            </w:pPr>
            <w:del w:id="1126" w:author="Ashraf Abuleil" w:date="2013-09-30T13:27:00Z">
              <w:r w:rsidRPr="00C373CB" w:rsidDel="0025184E">
                <w:rPr>
                  <w:rFonts w:ascii="Arial" w:hAnsi="Arial" w:cs="Arial"/>
                  <w:sz w:val="16"/>
                  <w:szCs w:val="16"/>
                  <w:lang w:eastAsia="nb-NO" w:bidi="ar-SA"/>
                </w:rPr>
                <w:delText>30/09/2013</w:delText>
              </w:r>
            </w:del>
          </w:p>
        </w:tc>
      </w:tr>
      <w:tr w:rsidR="00483B97" w:rsidRPr="00E55FDF" w:rsidTr="00F01A69">
        <w:trPr>
          <w:cantSplit/>
          <w:trPrChange w:id="1127" w:author="Ashraf Abuleil" w:date="2013-10-02T16:53:00Z">
            <w:trPr>
              <w:cantSplit/>
            </w:trPr>
          </w:trPrChange>
        </w:trPr>
        <w:tc>
          <w:tcPr>
            <w:tcW w:w="622" w:type="pct"/>
            <w:shd w:val="clear" w:color="auto" w:fill="auto"/>
            <w:vAlign w:val="bottom"/>
            <w:tcPrChange w:id="1128"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129"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7490</w:t>
            </w:r>
          </w:p>
        </w:tc>
        <w:tc>
          <w:tcPr>
            <w:tcW w:w="536" w:type="pct"/>
            <w:shd w:val="clear" w:color="auto" w:fill="auto"/>
            <w:vAlign w:val="bottom"/>
            <w:tcPrChange w:id="1130"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131"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32"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1133"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CIT4458 - Amount missing in level 3 of bill image but printed in actual bill</w:t>
            </w:r>
          </w:p>
        </w:tc>
        <w:tc>
          <w:tcPr>
            <w:tcW w:w="649" w:type="pct"/>
            <w:tcPrChange w:id="1134"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135" w:author="Ashraf Abuleil" w:date="2013-10-02T16:53:00Z">
            <w:trPr>
              <w:cantSplit/>
            </w:trPr>
          </w:trPrChange>
        </w:trPr>
        <w:tc>
          <w:tcPr>
            <w:tcW w:w="622" w:type="pct"/>
            <w:shd w:val="clear" w:color="auto" w:fill="auto"/>
            <w:vAlign w:val="bottom"/>
            <w:tcPrChange w:id="1136"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1137"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7492</w:t>
            </w:r>
          </w:p>
        </w:tc>
        <w:tc>
          <w:tcPr>
            <w:tcW w:w="536" w:type="pct"/>
            <w:shd w:val="clear" w:color="auto" w:fill="auto"/>
            <w:vAlign w:val="bottom"/>
            <w:tcPrChange w:id="1138"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2-High</w:t>
            </w:r>
          </w:p>
        </w:tc>
        <w:tc>
          <w:tcPr>
            <w:tcW w:w="537" w:type="pct"/>
            <w:shd w:val="clear" w:color="auto" w:fill="auto"/>
            <w:vAlign w:val="bottom"/>
            <w:tcPrChange w:id="1139"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40"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141"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Fraud/stolen suspension is disregarded when reopening suspended BAN</w:t>
            </w:r>
          </w:p>
        </w:tc>
        <w:tc>
          <w:tcPr>
            <w:tcW w:w="649" w:type="pct"/>
            <w:tcPrChange w:id="1142"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83B97" w:rsidRPr="00E55FDF" w:rsidTr="00F01A69">
        <w:trPr>
          <w:cantSplit/>
          <w:trPrChange w:id="1143" w:author="Ashraf Abuleil" w:date="2013-10-02T16:53:00Z">
            <w:trPr>
              <w:cantSplit/>
            </w:trPr>
          </w:trPrChange>
        </w:trPr>
        <w:tc>
          <w:tcPr>
            <w:tcW w:w="622" w:type="pct"/>
            <w:shd w:val="clear" w:color="auto" w:fill="auto"/>
            <w:vAlign w:val="bottom"/>
            <w:tcPrChange w:id="1144" w:author="Ashraf Abuleil" w:date="2013-10-02T16:53:00Z">
              <w:tcPr>
                <w:tcW w:w="618"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Csm</w:t>
            </w:r>
          </w:p>
        </w:tc>
        <w:tc>
          <w:tcPr>
            <w:tcW w:w="488" w:type="pct"/>
            <w:shd w:val="clear" w:color="auto" w:fill="auto"/>
            <w:vAlign w:val="bottom"/>
            <w:tcPrChange w:id="1145" w:author="Ashraf Abuleil" w:date="2013-10-02T16:53:00Z">
              <w:tcPr>
                <w:tcW w:w="488" w:type="pct"/>
                <w:shd w:val="clear" w:color="auto" w:fill="auto"/>
                <w:vAlign w:val="bottom"/>
              </w:tcPr>
            </w:tcPrChange>
          </w:tcPr>
          <w:p w:rsidR="00483B97" w:rsidRDefault="00483B97">
            <w:pPr>
              <w:jc w:val="right"/>
              <w:rPr>
                <w:rFonts w:ascii="Arial" w:hAnsi="Arial" w:cs="Arial"/>
                <w:color w:val="000000"/>
                <w:sz w:val="16"/>
                <w:szCs w:val="16"/>
              </w:rPr>
            </w:pPr>
            <w:r>
              <w:rPr>
                <w:rFonts w:ascii="Arial" w:hAnsi="Arial" w:cs="Arial"/>
                <w:color w:val="000000"/>
                <w:sz w:val="16"/>
                <w:szCs w:val="16"/>
              </w:rPr>
              <w:t>7496</w:t>
            </w:r>
          </w:p>
        </w:tc>
        <w:tc>
          <w:tcPr>
            <w:tcW w:w="536" w:type="pct"/>
            <w:shd w:val="clear" w:color="auto" w:fill="auto"/>
            <w:vAlign w:val="bottom"/>
            <w:tcPrChange w:id="1146"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3-Medium</w:t>
            </w:r>
          </w:p>
        </w:tc>
        <w:tc>
          <w:tcPr>
            <w:tcW w:w="537" w:type="pct"/>
            <w:shd w:val="clear" w:color="auto" w:fill="auto"/>
            <w:vAlign w:val="bottom"/>
            <w:tcPrChange w:id="1147" w:author="Ashraf Abuleil" w:date="2013-10-02T16:53:00Z">
              <w:tcPr>
                <w:tcW w:w="537"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48" w:author="Ashraf Abuleil" w:date="2013-10-02T16:53:00Z">
              <w:tcPr>
                <w:tcW w:w="536"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Ver 19.0</w:t>
            </w:r>
          </w:p>
        </w:tc>
        <w:tc>
          <w:tcPr>
            <w:tcW w:w="1633" w:type="pct"/>
            <w:shd w:val="clear" w:color="auto" w:fill="auto"/>
            <w:vAlign w:val="bottom"/>
            <w:tcPrChange w:id="1149" w:author="Ashraf Abuleil" w:date="2013-10-02T16:53:00Z">
              <w:tcPr>
                <w:tcW w:w="1633" w:type="pct"/>
                <w:shd w:val="clear" w:color="auto" w:fill="auto"/>
                <w:vAlign w:val="bottom"/>
              </w:tcPr>
            </w:tcPrChange>
          </w:tcPr>
          <w:p w:rsidR="00483B97" w:rsidRDefault="00483B97">
            <w:pPr>
              <w:rPr>
                <w:rFonts w:ascii="Arial" w:hAnsi="Arial" w:cs="Arial"/>
                <w:color w:val="000000"/>
                <w:sz w:val="16"/>
                <w:szCs w:val="16"/>
              </w:rPr>
            </w:pPr>
            <w:r>
              <w:rPr>
                <w:rFonts w:ascii="Arial" w:hAnsi="Arial" w:cs="Arial"/>
                <w:color w:val="000000"/>
                <w:sz w:val="16"/>
                <w:szCs w:val="16"/>
              </w:rPr>
              <w:t>Unbilled  / Billed - description column is too wide</w:t>
            </w:r>
          </w:p>
        </w:tc>
        <w:tc>
          <w:tcPr>
            <w:tcW w:w="649" w:type="pct"/>
            <w:tcPrChange w:id="1150" w:author="Ashraf Abuleil" w:date="2013-10-02T16:53:00Z">
              <w:tcPr>
                <w:tcW w:w="653" w:type="pct"/>
              </w:tcPr>
            </w:tcPrChange>
          </w:tcPr>
          <w:p w:rsidR="00483B97" w:rsidRDefault="00483B97">
            <w:r w:rsidRPr="00C373CB">
              <w:rPr>
                <w:rFonts w:ascii="Arial" w:hAnsi="Arial" w:cs="Arial"/>
                <w:sz w:val="16"/>
                <w:szCs w:val="16"/>
                <w:lang w:eastAsia="nb-NO" w:bidi="ar-SA"/>
              </w:rPr>
              <w:t>30/09/2013</w:t>
            </w:r>
          </w:p>
        </w:tc>
      </w:tr>
      <w:tr w:rsidR="00421966" w:rsidRPr="00E55FDF" w:rsidTr="00F01A69">
        <w:trPr>
          <w:cantSplit/>
          <w:trPrChange w:id="1151" w:author="Ashraf Abuleil" w:date="2013-10-02T16:53:00Z">
            <w:trPr>
              <w:cantSplit/>
            </w:trPr>
          </w:trPrChange>
        </w:trPr>
        <w:tc>
          <w:tcPr>
            <w:tcW w:w="622" w:type="pct"/>
            <w:shd w:val="clear" w:color="auto" w:fill="auto"/>
            <w:vAlign w:val="bottom"/>
            <w:tcPrChange w:id="1152"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1153"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7499</w:t>
            </w:r>
          </w:p>
        </w:tc>
        <w:tc>
          <w:tcPr>
            <w:tcW w:w="536" w:type="pct"/>
            <w:shd w:val="clear" w:color="auto" w:fill="auto"/>
            <w:vAlign w:val="bottom"/>
            <w:tcPrChange w:id="1154"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155"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56"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157"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Incorrect "not processed BANs" report from  ARFTELECRDCRE job</w:t>
            </w:r>
          </w:p>
        </w:tc>
        <w:tc>
          <w:tcPr>
            <w:tcW w:w="649" w:type="pct"/>
            <w:tcPrChange w:id="1158" w:author="Ashraf Abuleil" w:date="2013-10-02T16:53:00Z">
              <w:tcPr>
                <w:tcW w:w="653" w:type="pct"/>
              </w:tcPr>
            </w:tcPrChange>
          </w:tcPr>
          <w:p w:rsidR="00421966" w:rsidRPr="00966BD4" w:rsidRDefault="00C90E4B">
            <w:pPr>
              <w:rPr>
                <w:rFonts w:ascii="Arial" w:hAnsi="Arial" w:cs="Arial"/>
                <w:sz w:val="16"/>
                <w:szCs w:val="16"/>
                <w:lang w:eastAsia="nb-NO" w:bidi="ar-SA"/>
              </w:rPr>
            </w:pPr>
            <w:r>
              <w:rPr>
                <w:rFonts w:ascii="Arial" w:hAnsi="Arial" w:cs="Arial"/>
                <w:sz w:val="16"/>
                <w:szCs w:val="16"/>
                <w:lang w:eastAsia="nb-NO" w:bidi="ar-SA"/>
              </w:rPr>
              <w:t>16/09/2013</w:t>
            </w:r>
          </w:p>
        </w:tc>
      </w:tr>
      <w:tr w:rsidR="00421966" w:rsidRPr="00E55FDF" w:rsidTr="00F01A69">
        <w:trPr>
          <w:cantSplit/>
          <w:trPrChange w:id="1159" w:author="Ashraf Abuleil" w:date="2013-10-02T16:53:00Z">
            <w:trPr>
              <w:cantSplit/>
            </w:trPr>
          </w:trPrChange>
        </w:trPr>
        <w:tc>
          <w:tcPr>
            <w:tcW w:w="622" w:type="pct"/>
            <w:shd w:val="clear" w:color="auto" w:fill="auto"/>
            <w:vAlign w:val="bottom"/>
            <w:tcPrChange w:id="1160" w:author="Ashraf Abuleil" w:date="2013-10-02T16:53:00Z">
              <w:tcPr>
                <w:tcW w:w="618"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AR</w:t>
            </w:r>
          </w:p>
        </w:tc>
        <w:tc>
          <w:tcPr>
            <w:tcW w:w="488" w:type="pct"/>
            <w:shd w:val="clear" w:color="auto" w:fill="auto"/>
            <w:vAlign w:val="bottom"/>
            <w:tcPrChange w:id="1161" w:author="Ashraf Abuleil" w:date="2013-10-02T16:53:00Z">
              <w:tcPr>
                <w:tcW w:w="488" w:type="pct"/>
                <w:shd w:val="clear" w:color="auto" w:fill="auto"/>
                <w:vAlign w:val="bottom"/>
              </w:tcPr>
            </w:tcPrChange>
          </w:tcPr>
          <w:p w:rsidR="00421966" w:rsidRDefault="00421966">
            <w:pPr>
              <w:jc w:val="right"/>
              <w:rPr>
                <w:rFonts w:ascii="Arial" w:hAnsi="Arial" w:cs="Arial"/>
                <w:color w:val="000000"/>
                <w:sz w:val="16"/>
                <w:szCs w:val="16"/>
              </w:rPr>
            </w:pPr>
            <w:r>
              <w:rPr>
                <w:rFonts w:ascii="Arial" w:hAnsi="Arial" w:cs="Arial"/>
                <w:color w:val="000000"/>
                <w:sz w:val="16"/>
                <w:szCs w:val="16"/>
              </w:rPr>
              <w:t>7508</w:t>
            </w:r>
          </w:p>
        </w:tc>
        <w:tc>
          <w:tcPr>
            <w:tcW w:w="536" w:type="pct"/>
            <w:shd w:val="clear" w:color="auto" w:fill="auto"/>
            <w:vAlign w:val="bottom"/>
            <w:tcPrChange w:id="1162"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163" w:author="Ashraf Abuleil" w:date="2013-10-02T16:53:00Z">
              <w:tcPr>
                <w:tcW w:w="537"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64" w:author="Ashraf Abuleil" w:date="2013-10-02T16:53:00Z">
              <w:tcPr>
                <w:tcW w:w="536"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165" w:author="Ashraf Abuleil" w:date="2013-10-02T16:53:00Z">
              <w:tcPr>
                <w:tcW w:w="1633" w:type="pct"/>
                <w:shd w:val="clear" w:color="auto" w:fill="auto"/>
                <w:vAlign w:val="bottom"/>
              </w:tcPr>
            </w:tcPrChange>
          </w:tcPr>
          <w:p w:rsidR="00421966" w:rsidRDefault="00421966">
            <w:pPr>
              <w:rPr>
                <w:rFonts w:ascii="Arial" w:hAnsi="Arial" w:cs="Arial"/>
                <w:color w:val="000000"/>
                <w:sz w:val="16"/>
                <w:szCs w:val="16"/>
              </w:rPr>
            </w:pPr>
            <w:r>
              <w:rPr>
                <w:rFonts w:ascii="Arial" w:hAnsi="Arial" w:cs="Arial"/>
                <w:color w:val="000000"/>
                <w:sz w:val="16"/>
                <w:szCs w:val="16"/>
              </w:rPr>
              <w:t>F-tele write garbage characters in not-processed output file</w:t>
            </w:r>
          </w:p>
        </w:tc>
        <w:tc>
          <w:tcPr>
            <w:tcW w:w="649" w:type="pct"/>
            <w:tcPrChange w:id="1166" w:author="Ashraf Abuleil" w:date="2013-10-02T16:53:00Z">
              <w:tcPr>
                <w:tcW w:w="653" w:type="pct"/>
              </w:tcPr>
            </w:tcPrChange>
          </w:tcPr>
          <w:p w:rsidR="00421966" w:rsidRPr="00966BD4" w:rsidRDefault="00C90E4B">
            <w:pPr>
              <w:rPr>
                <w:rFonts w:ascii="Arial" w:hAnsi="Arial" w:cs="Arial"/>
                <w:sz w:val="16"/>
                <w:szCs w:val="16"/>
                <w:lang w:eastAsia="nb-NO" w:bidi="ar-SA"/>
              </w:rPr>
            </w:pPr>
            <w:r>
              <w:rPr>
                <w:rFonts w:ascii="Arial" w:hAnsi="Arial" w:cs="Arial"/>
                <w:sz w:val="16"/>
                <w:szCs w:val="16"/>
                <w:lang w:eastAsia="nb-NO" w:bidi="ar-SA"/>
              </w:rPr>
              <w:t>16/09/2013</w:t>
            </w:r>
          </w:p>
        </w:tc>
      </w:tr>
      <w:tr w:rsidR="00D75874" w:rsidRPr="00E55FDF" w:rsidTr="00F01A69">
        <w:trPr>
          <w:cantSplit/>
          <w:trPrChange w:id="1167" w:author="Ashraf Abuleil" w:date="2013-10-02T16:53:00Z">
            <w:trPr>
              <w:cantSplit/>
            </w:trPr>
          </w:trPrChange>
        </w:trPr>
        <w:tc>
          <w:tcPr>
            <w:tcW w:w="622" w:type="pct"/>
            <w:shd w:val="clear" w:color="auto" w:fill="auto"/>
            <w:vAlign w:val="bottom"/>
            <w:tcPrChange w:id="1168" w:author="Ashraf Abuleil" w:date="2013-10-02T16:53:00Z">
              <w:tcPr>
                <w:tcW w:w="618" w:type="pct"/>
                <w:shd w:val="clear" w:color="auto" w:fill="auto"/>
                <w:vAlign w:val="bottom"/>
              </w:tcPr>
            </w:tcPrChange>
          </w:tcPr>
          <w:p w:rsidR="00D75874" w:rsidRDefault="00D75874" w:rsidP="00025B70">
            <w:pPr>
              <w:rPr>
                <w:rFonts w:ascii="Arial" w:hAnsi="Arial" w:cs="Arial"/>
                <w:color w:val="000000"/>
                <w:sz w:val="16"/>
                <w:szCs w:val="16"/>
              </w:rPr>
            </w:pPr>
            <w:r>
              <w:rPr>
                <w:rFonts w:ascii="Arial" w:hAnsi="Arial" w:cs="Arial"/>
                <w:color w:val="000000"/>
                <w:sz w:val="16"/>
                <w:szCs w:val="16"/>
              </w:rPr>
              <w:t>Bill Formater</w:t>
            </w:r>
          </w:p>
        </w:tc>
        <w:tc>
          <w:tcPr>
            <w:tcW w:w="488" w:type="pct"/>
            <w:shd w:val="clear" w:color="auto" w:fill="auto"/>
            <w:vAlign w:val="bottom"/>
            <w:tcPrChange w:id="1169" w:author="Ashraf Abuleil" w:date="2013-10-02T16:53:00Z">
              <w:tcPr>
                <w:tcW w:w="488" w:type="pct"/>
                <w:shd w:val="clear" w:color="auto" w:fill="auto"/>
                <w:vAlign w:val="bottom"/>
              </w:tcPr>
            </w:tcPrChange>
          </w:tcPr>
          <w:p w:rsidR="00D75874" w:rsidRDefault="00D75874">
            <w:pPr>
              <w:jc w:val="right"/>
              <w:rPr>
                <w:rFonts w:ascii="Arial" w:hAnsi="Arial" w:cs="Arial"/>
                <w:color w:val="000000"/>
                <w:sz w:val="16"/>
                <w:szCs w:val="16"/>
              </w:rPr>
            </w:pPr>
            <w:r>
              <w:rPr>
                <w:rFonts w:ascii="Arial" w:hAnsi="Arial" w:cs="Arial"/>
                <w:color w:val="000000"/>
                <w:sz w:val="16"/>
                <w:szCs w:val="16"/>
              </w:rPr>
              <w:t>7509</w:t>
            </w:r>
          </w:p>
        </w:tc>
        <w:tc>
          <w:tcPr>
            <w:tcW w:w="536" w:type="pct"/>
            <w:shd w:val="clear" w:color="auto" w:fill="auto"/>
            <w:vAlign w:val="bottom"/>
            <w:tcPrChange w:id="1170" w:author="Ashraf Abuleil" w:date="2013-10-02T16:53:00Z">
              <w:tcPr>
                <w:tcW w:w="536" w:type="pct"/>
                <w:shd w:val="clear" w:color="auto" w:fill="auto"/>
                <w:vAlign w:val="bottom"/>
              </w:tcPr>
            </w:tcPrChange>
          </w:tcPr>
          <w:p w:rsidR="00D75874" w:rsidRDefault="00D75874" w:rsidP="00025B70">
            <w:pPr>
              <w:rPr>
                <w:rFonts w:ascii="Arial" w:hAnsi="Arial" w:cs="Arial"/>
                <w:color w:val="000000"/>
                <w:sz w:val="16"/>
                <w:szCs w:val="16"/>
              </w:rPr>
            </w:pPr>
            <w:r>
              <w:rPr>
                <w:rFonts w:ascii="Arial" w:hAnsi="Arial" w:cs="Arial"/>
                <w:color w:val="000000"/>
                <w:sz w:val="16"/>
                <w:szCs w:val="16"/>
              </w:rPr>
              <w:t>4-Low</w:t>
            </w:r>
          </w:p>
        </w:tc>
        <w:tc>
          <w:tcPr>
            <w:tcW w:w="537" w:type="pct"/>
            <w:shd w:val="clear" w:color="auto" w:fill="auto"/>
            <w:vAlign w:val="bottom"/>
            <w:tcPrChange w:id="1171" w:author="Ashraf Abuleil" w:date="2013-10-02T16:53:00Z">
              <w:tcPr>
                <w:tcW w:w="537" w:type="pct"/>
                <w:shd w:val="clear" w:color="auto" w:fill="auto"/>
                <w:vAlign w:val="bottom"/>
              </w:tcPr>
            </w:tcPrChange>
          </w:tcPr>
          <w:p w:rsidR="00D75874" w:rsidRDefault="00D75874" w:rsidP="00025B70">
            <w:pPr>
              <w:rPr>
                <w:rFonts w:ascii="Arial" w:hAnsi="Arial" w:cs="Arial"/>
                <w:color w:val="000000"/>
                <w:sz w:val="16"/>
                <w:szCs w:val="16"/>
              </w:rPr>
            </w:pPr>
            <w:r>
              <w:rPr>
                <w:rFonts w:ascii="Arial" w:hAnsi="Arial" w:cs="Arial"/>
                <w:color w:val="000000"/>
                <w:sz w:val="16"/>
                <w:szCs w:val="16"/>
              </w:rPr>
              <w:t>Telia_Site</w:t>
            </w:r>
          </w:p>
        </w:tc>
        <w:tc>
          <w:tcPr>
            <w:tcW w:w="536" w:type="pct"/>
            <w:shd w:val="clear" w:color="auto" w:fill="auto"/>
            <w:vAlign w:val="bottom"/>
            <w:tcPrChange w:id="1172" w:author="Ashraf Abuleil" w:date="2013-10-02T16:53:00Z">
              <w:tcPr>
                <w:tcW w:w="536" w:type="pct"/>
                <w:shd w:val="clear" w:color="auto" w:fill="auto"/>
                <w:vAlign w:val="bottom"/>
              </w:tcPr>
            </w:tcPrChange>
          </w:tcPr>
          <w:p w:rsidR="00D75874" w:rsidRDefault="00D75874" w:rsidP="00025B70">
            <w:pPr>
              <w:rPr>
                <w:rFonts w:ascii="Arial" w:hAnsi="Arial" w:cs="Arial"/>
                <w:color w:val="000000"/>
                <w:sz w:val="16"/>
                <w:szCs w:val="16"/>
              </w:rPr>
            </w:pPr>
            <w:r>
              <w:rPr>
                <w:rFonts w:ascii="Arial" w:hAnsi="Arial" w:cs="Arial"/>
                <w:color w:val="000000"/>
                <w:sz w:val="16"/>
                <w:szCs w:val="16"/>
              </w:rPr>
              <w:t>Ver 20.0</w:t>
            </w:r>
          </w:p>
        </w:tc>
        <w:tc>
          <w:tcPr>
            <w:tcW w:w="1633" w:type="pct"/>
            <w:shd w:val="clear" w:color="auto" w:fill="auto"/>
            <w:vAlign w:val="bottom"/>
            <w:tcPrChange w:id="1173" w:author="Ashraf Abuleil" w:date="2013-10-02T16:53:00Z">
              <w:tcPr>
                <w:tcW w:w="1633" w:type="pct"/>
                <w:shd w:val="clear" w:color="auto" w:fill="auto"/>
                <w:vAlign w:val="bottom"/>
              </w:tcPr>
            </w:tcPrChange>
          </w:tcPr>
          <w:p w:rsidR="00D75874" w:rsidRDefault="00D75874">
            <w:pPr>
              <w:rPr>
                <w:rFonts w:ascii="Arial" w:hAnsi="Arial" w:cs="Arial"/>
                <w:color w:val="000000"/>
                <w:sz w:val="16"/>
                <w:szCs w:val="16"/>
              </w:rPr>
            </w:pPr>
            <w:r w:rsidRPr="00D75874">
              <w:rPr>
                <w:rFonts w:ascii="Arial" w:hAnsi="Arial" w:cs="Arial"/>
                <w:color w:val="000000"/>
                <w:sz w:val="16"/>
                <w:szCs w:val="16"/>
              </w:rPr>
              <w:t>CIT4453 - level 4 print wrong carrier in case of call to roamer</w:t>
            </w:r>
          </w:p>
        </w:tc>
        <w:tc>
          <w:tcPr>
            <w:tcW w:w="649" w:type="pct"/>
            <w:tcPrChange w:id="1174" w:author="Ashraf Abuleil" w:date="2013-10-02T16:53:00Z">
              <w:tcPr>
                <w:tcW w:w="653" w:type="pct"/>
              </w:tcPr>
            </w:tcPrChange>
          </w:tcPr>
          <w:p w:rsidR="00D75874" w:rsidRPr="00966BD4" w:rsidRDefault="00483B97">
            <w:pPr>
              <w:rPr>
                <w:rFonts w:ascii="Arial" w:hAnsi="Arial" w:cs="Arial"/>
                <w:sz w:val="16"/>
                <w:szCs w:val="16"/>
                <w:lang w:eastAsia="nb-NO" w:bidi="ar-SA"/>
              </w:rPr>
            </w:pPr>
            <w:r>
              <w:rPr>
                <w:rFonts w:ascii="Arial" w:hAnsi="Arial" w:cs="Arial"/>
                <w:sz w:val="16"/>
                <w:szCs w:val="16"/>
                <w:lang w:eastAsia="nb-NO" w:bidi="ar-SA"/>
              </w:rPr>
              <w:t>30/09/2013</w:t>
            </w:r>
          </w:p>
        </w:tc>
      </w:tr>
    </w:tbl>
    <w:p w:rsidR="00EF1354" w:rsidRPr="00EF1354" w:rsidRDefault="00EF1354" w:rsidP="00EF1354">
      <w:pPr>
        <w:pStyle w:val="BodyText"/>
      </w:pPr>
    </w:p>
    <w:p w:rsidR="00CA61F7" w:rsidRDefault="00CA61F7" w:rsidP="00AC51CB">
      <w:pPr>
        <w:pStyle w:val="Heading3"/>
        <w:numPr>
          <w:ilvl w:val="2"/>
          <w:numId w:val="21"/>
        </w:numPr>
        <w:tabs>
          <w:tab w:val="left" w:pos="2160"/>
        </w:tabs>
      </w:pPr>
      <w:bookmarkStart w:id="1175" w:name="_Toc226777323"/>
      <w:bookmarkStart w:id="1176" w:name="_Toc229831443"/>
      <w:bookmarkStart w:id="1177" w:name="_Toc269970391"/>
      <w:bookmarkStart w:id="1178" w:name="_Toc367095377"/>
      <w:r>
        <w:t>Telia Total Defects</w:t>
      </w:r>
      <w:bookmarkEnd w:id="1175"/>
      <w:bookmarkEnd w:id="1176"/>
      <w:bookmarkEnd w:id="1177"/>
      <w:bookmarkEnd w:id="1178"/>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20"/>
        <w:gridCol w:w="2640"/>
      </w:tblGrid>
      <w:tr w:rsidR="00DC509E" w:rsidRPr="00EF1354" w:rsidTr="00434ECB">
        <w:trPr>
          <w:cantSplit/>
          <w:tblHeader/>
        </w:trPr>
        <w:tc>
          <w:tcPr>
            <w:tcW w:w="1320" w:type="dxa"/>
            <w:tcBorders>
              <w:top w:val="single" w:sz="4" w:space="0" w:color="auto"/>
              <w:left w:val="single" w:sz="4" w:space="0" w:color="auto"/>
              <w:bottom w:val="single" w:sz="12" w:space="0" w:color="auto"/>
              <w:right w:val="single" w:sz="4" w:space="0" w:color="auto"/>
            </w:tcBorders>
            <w:shd w:val="clear" w:color="auto" w:fill="auto"/>
            <w:vAlign w:val="bottom"/>
          </w:tcPr>
          <w:p w:rsidR="00DC509E" w:rsidRPr="00EF1354" w:rsidRDefault="00DC509E" w:rsidP="00434ECB">
            <w:pPr>
              <w:spacing w:before="40" w:after="40"/>
              <w:rPr>
                <w:b/>
                <w:bCs/>
                <w:color w:val="003366"/>
                <w:sz w:val="20"/>
                <w:szCs w:val="20"/>
                <w:lang w:eastAsia="nb-NO" w:bidi="ar-SA"/>
              </w:rPr>
            </w:pPr>
            <w:r w:rsidRPr="00EF1354">
              <w:rPr>
                <w:b/>
                <w:bCs/>
                <w:color w:val="003366"/>
                <w:sz w:val="20"/>
                <w:lang w:eastAsia="nb-NO" w:bidi="ar-SA"/>
              </w:rPr>
              <w:t>Severity</w:t>
            </w:r>
          </w:p>
        </w:tc>
        <w:tc>
          <w:tcPr>
            <w:tcW w:w="2640" w:type="dxa"/>
            <w:tcBorders>
              <w:top w:val="single" w:sz="4" w:space="0" w:color="auto"/>
              <w:left w:val="single" w:sz="4" w:space="0" w:color="auto"/>
              <w:bottom w:val="single" w:sz="12" w:space="0" w:color="auto"/>
              <w:right w:val="single" w:sz="4" w:space="0" w:color="auto"/>
            </w:tcBorders>
            <w:shd w:val="clear" w:color="auto" w:fill="auto"/>
            <w:vAlign w:val="bottom"/>
          </w:tcPr>
          <w:p w:rsidR="00DC509E" w:rsidRPr="00EF1354" w:rsidRDefault="00DC509E" w:rsidP="00434ECB">
            <w:pPr>
              <w:spacing w:before="40" w:after="40"/>
              <w:rPr>
                <w:b/>
                <w:bCs/>
                <w:color w:val="003366"/>
                <w:sz w:val="20"/>
                <w:szCs w:val="20"/>
                <w:lang w:eastAsia="nb-NO" w:bidi="ar-SA"/>
              </w:rPr>
            </w:pPr>
            <w:r w:rsidRPr="00EF1354">
              <w:rPr>
                <w:b/>
                <w:bCs/>
                <w:color w:val="003366"/>
                <w:sz w:val="20"/>
                <w:lang w:eastAsia="nb-NO" w:bidi="ar-SA"/>
              </w:rPr>
              <w:t>Number of Defects</w:t>
            </w:r>
          </w:p>
        </w:tc>
      </w:tr>
      <w:tr w:rsidR="00DC509E" w:rsidRPr="00EF1354" w:rsidTr="00434ECB">
        <w:trPr>
          <w:cantSplit/>
        </w:trPr>
        <w:tc>
          <w:tcPr>
            <w:tcW w:w="1320" w:type="dxa"/>
            <w:tcBorders>
              <w:top w:val="single" w:sz="12"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Critical</w:t>
            </w:r>
          </w:p>
        </w:tc>
        <w:tc>
          <w:tcPr>
            <w:tcW w:w="2640" w:type="dxa"/>
            <w:tcBorders>
              <w:top w:val="single" w:sz="12" w:space="0" w:color="auto"/>
              <w:left w:val="single" w:sz="4" w:space="0" w:color="auto"/>
              <w:bottom w:val="single" w:sz="4" w:space="0" w:color="auto"/>
              <w:right w:val="single" w:sz="4" w:space="0" w:color="auto"/>
            </w:tcBorders>
            <w:shd w:val="clear" w:color="auto" w:fill="auto"/>
          </w:tcPr>
          <w:p w:rsidR="00DC509E" w:rsidRPr="00EF1354" w:rsidRDefault="00CB5F7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0</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High</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71273A" w:rsidP="00434ECB">
            <w:pPr>
              <w:spacing w:before="40" w:after="40"/>
              <w:jc w:val="center"/>
              <w:rPr>
                <w:rFonts w:ascii="Arial" w:hAnsi="Arial" w:cs="Arial"/>
                <w:sz w:val="20"/>
                <w:szCs w:val="20"/>
                <w:lang w:eastAsia="nb-NO" w:bidi="ar-SA"/>
              </w:rPr>
            </w:pPr>
            <w:del w:id="1179" w:author="Ashraf Abuleil" w:date="2013-10-02T16:56:00Z">
              <w:r w:rsidDel="00F01A69">
                <w:rPr>
                  <w:rFonts w:ascii="Arial" w:hAnsi="Arial" w:cs="Arial"/>
                  <w:sz w:val="20"/>
                  <w:szCs w:val="20"/>
                  <w:lang w:eastAsia="nb-NO" w:bidi="ar-SA"/>
                </w:rPr>
                <w:delText>6</w:delText>
              </w:r>
            </w:del>
            <w:ins w:id="1180" w:author="Ashraf Abuleil" w:date="2013-10-02T16:56:00Z">
              <w:r w:rsidR="00F01A69">
                <w:rPr>
                  <w:rFonts w:ascii="Arial" w:hAnsi="Arial" w:cs="Arial"/>
                  <w:sz w:val="20"/>
                  <w:szCs w:val="20"/>
                  <w:lang w:eastAsia="nb-NO" w:bidi="ar-SA"/>
                </w:rPr>
                <w:t>5</w:t>
              </w:r>
            </w:ins>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Medium</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CB5F7E" w:rsidP="00434ECB">
            <w:pPr>
              <w:spacing w:before="40" w:after="40"/>
              <w:jc w:val="center"/>
              <w:rPr>
                <w:rFonts w:ascii="Arial" w:hAnsi="Arial" w:cs="Arial"/>
                <w:sz w:val="20"/>
                <w:szCs w:val="20"/>
                <w:lang w:eastAsia="nb-NO" w:bidi="ar-SA"/>
              </w:rPr>
            </w:pPr>
            <w:del w:id="1181" w:author="Ashraf Abuleil" w:date="2013-09-30T14:39:00Z">
              <w:r w:rsidDel="00025B70">
                <w:rPr>
                  <w:rFonts w:ascii="Arial" w:hAnsi="Arial" w:cs="Arial"/>
                  <w:sz w:val="20"/>
                  <w:szCs w:val="20"/>
                  <w:lang w:eastAsia="nb-NO" w:bidi="ar-SA"/>
                </w:rPr>
                <w:delText>10</w:delText>
              </w:r>
            </w:del>
            <w:ins w:id="1182" w:author="Ashraf Abuleil" w:date="2013-10-02T16:55:00Z">
              <w:r w:rsidR="00F01A69">
                <w:rPr>
                  <w:rFonts w:ascii="Arial" w:hAnsi="Arial" w:cs="Arial"/>
                  <w:sz w:val="20"/>
                  <w:szCs w:val="20"/>
                  <w:lang w:eastAsia="nb-NO" w:bidi="ar-SA"/>
                </w:rPr>
                <w:t>7</w:t>
              </w:r>
            </w:ins>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sz w:val="20"/>
                <w:szCs w:val="20"/>
                <w:lang w:eastAsia="nb-NO" w:bidi="ar-SA"/>
              </w:rPr>
            </w:pPr>
            <w:r w:rsidRPr="00EF1354">
              <w:rPr>
                <w:rFonts w:ascii="Arial" w:hAnsi="Arial" w:cs="Arial"/>
                <w:sz w:val="20"/>
                <w:szCs w:val="20"/>
                <w:lang w:eastAsia="nb-NO" w:bidi="ar-SA"/>
              </w:rPr>
              <w:t>Low</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CB5F7E" w:rsidP="00434ECB">
            <w:pPr>
              <w:spacing w:before="40" w:after="40"/>
              <w:jc w:val="center"/>
              <w:rPr>
                <w:rFonts w:ascii="Arial" w:hAnsi="Arial" w:cs="Arial"/>
                <w:sz w:val="20"/>
                <w:szCs w:val="20"/>
                <w:lang w:eastAsia="nb-NO" w:bidi="ar-SA"/>
              </w:rPr>
            </w:pPr>
            <w:r>
              <w:rPr>
                <w:rFonts w:ascii="Arial" w:hAnsi="Arial" w:cs="Arial"/>
                <w:sz w:val="20"/>
                <w:szCs w:val="20"/>
                <w:lang w:eastAsia="nb-NO" w:bidi="ar-SA"/>
              </w:rPr>
              <w:t>1</w:t>
            </w:r>
            <w:r w:rsidR="00D75874">
              <w:rPr>
                <w:rFonts w:ascii="Arial" w:hAnsi="Arial" w:cs="Arial"/>
                <w:sz w:val="20"/>
                <w:szCs w:val="20"/>
                <w:lang w:eastAsia="nb-NO" w:bidi="ar-SA"/>
              </w:rPr>
              <w:t>5</w:t>
            </w:r>
          </w:p>
        </w:tc>
      </w:tr>
      <w:tr w:rsidR="00DC509E" w:rsidRPr="00EF1354" w:rsidTr="00434ECB">
        <w:trPr>
          <w:cantSplit/>
        </w:trPr>
        <w:tc>
          <w:tcPr>
            <w:tcW w:w="132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DC509E" w:rsidP="00434ECB">
            <w:pPr>
              <w:spacing w:before="40" w:after="40"/>
              <w:jc w:val="center"/>
              <w:rPr>
                <w:rFonts w:ascii="Arial" w:hAnsi="Arial" w:cs="Arial"/>
                <w:b/>
                <w:bCs/>
                <w:sz w:val="20"/>
                <w:szCs w:val="20"/>
                <w:lang w:eastAsia="nb-NO" w:bidi="ar-SA"/>
              </w:rPr>
            </w:pPr>
            <w:r w:rsidRPr="00EF1354">
              <w:rPr>
                <w:rFonts w:ascii="Arial" w:hAnsi="Arial" w:cs="Arial"/>
                <w:b/>
                <w:bCs/>
                <w:sz w:val="20"/>
                <w:szCs w:val="20"/>
                <w:lang w:eastAsia="nb-NO" w:bidi="ar-SA"/>
              </w:rPr>
              <w:t>Total</w:t>
            </w: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DC509E" w:rsidRPr="00EF1354" w:rsidRDefault="0071273A" w:rsidP="00C611C7">
            <w:pPr>
              <w:spacing w:before="40" w:after="40"/>
              <w:jc w:val="center"/>
              <w:rPr>
                <w:rFonts w:ascii="Arial" w:hAnsi="Arial" w:cs="Arial"/>
                <w:b/>
                <w:bCs/>
                <w:sz w:val="20"/>
                <w:szCs w:val="20"/>
                <w:lang w:eastAsia="nb-NO" w:bidi="ar-SA"/>
              </w:rPr>
            </w:pPr>
            <w:del w:id="1183" w:author="Ashraf Abuleil" w:date="2013-09-30T14:39:00Z">
              <w:r w:rsidDel="00025B70">
                <w:rPr>
                  <w:rFonts w:ascii="Arial" w:hAnsi="Arial" w:cs="Arial"/>
                  <w:b/>
                  <w:bCs/>
                  <w:sz w:val="20"/>
                  <w:szCs w:val="20"/>
                  <w:lang w:eastAsia="nb-NO" w:bidi="ar-SA"/>
                </w:rPr>
                <w:delText>3</w:delText>
              </w:r>
              <w:r w:rsidR="00D75874" w:rsidDel="00025B70">
                <w:rPr>
                  <w:rFonts w:ascii="Arial" w:hAnsi="Arial" w:cs="Arial"/>
                  <w:b/>
                  <w:bCs/>
                  <w:sz w:val="20"/>
                  <w:szCs w:val="20"/>
                  <w:lang w:eastAsia="nb-NO" w:bidi="ar-SA"/>
                </w:rPr>
                <w:delText>1</w:delText>
              </w:r>
            </w:del>
            <w:ins w:id="1184" w:author="Ashraf Abuleil" w:date="2013-10-02T16:56:00Z">
              <w:r w:rsidR="00F01A69">
                <w:rPr>
                  <w:rFonts w:ascii="Arial" w:hAnsi="Arial" w:cs="Arial"/>
                  <w:b/>
                  <w:bCs/>
                  <w:sz w:val="20"/>
                  <w:szCs w:val="20"/>
                  <w:lang w:eastAsia="nb-NO" w:bidi="ar-SA"/>
                </w:rPr>
                <w:t>27</w:t>
              </w:r>
            </w:ins>
          </w:p>
        </w:tc>
      </w:tr>
    </w:tbl>
    <w:p w:rsidR="00CA61F7" w:rsidRDefault="00CA61F7" w:rsidP="00CA61F7">
      <w:pPr>
        <w:pStyle w:val="BodyText"/>
      </w:pPr>
    </w:p>
    <w:p w:rsidR="00EF1354" w:rsidRDefault="003A7574" w:rsidP="003A7574">
      <w:pPr>
        <w:pStyle w:val="Heading3"/>
      </w:pPr>
      <w:bookmarkStart w:id="1185" w:name="_Toc367095378"/>
      <w:r w:rsidRPr="008A1DD8">
        <w:t xml:space="preserve">Total </w:t>
      </w:r>
      <w:r>
        <w:t xml:space="preserve">Rejected </w:t>
      </w:r>
      <w:r w:rsidRPr="008A1DD8">
        <w:t>Defects</w:t>
      </w:r>
      <w:bookmarkEnd w:id="1185"/>
    </w:p>
    <w:tbl>
      <w:tblPr>
        <w:tblW w:w="5612" w:type="pct"/>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7"/>
        <w:gridCol w:w="1125"/>
        <w:gridCol w:w="1235"/>
        <w:gridCol w:w="1237"/>
        <w:gridCol w:w="1235"/>
        <w:gridCol w:w="3764"/>
      </w:tblGrid>
      <w:tr w:rsidR="003A7574" w:rsidRPr="003C33E4" w:rsidTr="00786661">
        <w:trPr>
          <w:cantSplit/>
          <w:tblHeader/>
        </w:trPr>
        <w:tc>
          <w:tcPr>
            <w:tcW w:w="690"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Project</w:t>
            </w:r>
          </w:p>
        </w:tc>
        <w:tc>
          <w:tcPr>
            <w:tcW w:w="564"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Defect ID</w:t>
            </w:r>
          </w:p>
        </w:tc>
        <w:tc>
          <w:tcPr>
            <w:tcW w:w="619"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Severity</w:t>
            </w:r>
          </w:p>
        </w:tc>
        <w:tc>
          <w:tcPr>
            <w:tcW w:w="620"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Detected on Site</w:t>
            </w:r>
          </w:p>
        </w:tc>
        <w:tc>
          <w:tcPr>
            <w:tcW w:w="619"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Detected in</w:t>
            </w:r>
          </w:p>
        </w:tc>
        <w:tc>
          <w:tcPr>
            <w:tcW w:w="1887" w:type="pct"/>
            <w:tcBorders>
              <w:bottom w:val="single" w:sz="12" w:space="0" w:color="auto"/>
            </w:tcBorders>
            <w:shd w:val="clear" w:color="auto" w:fill="auto"/>
            <w:vAlign w:val="bottom"/>
          </w:tcPr>
          <w:p w:rsidR="003A7574" w:rsidRPr="003C33E4" w:rsidRDefault="003A7574" w:rsidP="00D34BBC">
            <w:pPr>
              <w:pStyle w:val="TableHeader"/>
              <w:jc w:val="center"/>
            </w:pPr>
            <w:r w:rsidRPr="003C33E4">
              <w:t>Summary</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Dealer</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2877</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4-Low</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8.1</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CPP with no reason codes</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Dealer</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3105</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4-Low</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8.8</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Different date's on AIM of IMEI and CPP activities with future activity date</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Csm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3194</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4-Low</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9.0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loan/leasing error message</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Switch</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6088</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15.2</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S-BGPR (bar GPRS when roaming) enables GPRS use</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Csm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6953</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4-Low</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18.0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UAT_R4_Netcom Chess UAT - CSM issue when resuming canceled subscriber</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7195</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2-High</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18.0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Chess-PT - international traffic are listed as domestic traffic in sparkle</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Csm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7264</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Telia_Site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18.0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CIT3967 - unintended backdated cancellation restriction</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MPS</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7291</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Telia_Site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18.0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FM - usage is not tagged with the service feature sequence number</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lastRenderedPageBreak/>
              <w:t>Csm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7328</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2-High</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Client_Netcom</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18.0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Penalty not charged for subscribers ported from Netcom to Chess</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MPS</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7347</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Telia_Site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19.0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CIT3872 - Soc GPRS4U with steps seems to be with strange behaviour</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Maf</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7362</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Netcom-site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19.0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critical error on NSMSC_sccp_dest_addr_gt_addr-field</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Csm</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7452</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Telia_Site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19.0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At times opening bill detail for ban without any bills errors out in CSM OL</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AR</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7474</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3-Medium</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Telia_Site</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20.0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When I create an adjustment, CR1422 should give me a new message with Final amount, but this is not the case</w:t>
            </w:r>
          </w:p>
        </w:tc>
      </w:tr>
      <w:tr w:rsidR="00346DE3" w:rsidTr="00786661">
        <w:trPr>
          <w:cantSplit/>
        </w:trPr>
        <w:tc>
          <w:tcPr>
            <w:tcW w:w="69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Billing</w:t>
            </w:r>
          </w:p>
        </w:tc>
        <w:tc>
          <w:tcPr>
            <w:tcW w:w="564" w:type="pct"/>
            <w:shd w:val="clear" w:color="auto" w:fill="auto"/>
            <w:vAlign w:val="bottom"/>
          </w:tcPr>
          <w:p w:rsidR="00346DE3" w:rsidRDefault="00346DE3">
            <w:pPr>
              <w:jc w:val="right"/>
              <w:rPr>
                <w:rFonts w:ascii="Arial" w:hAnsi="Arial" w:cs="Arial"/>
                <w:color w:val="000000"/>
                <w:sz w:val="16"/>
                <w:szCs w:val="16"/>
              </w:rPr>
            </w:pPr>
            <w:r>
              <w:rPr>
                <w:rFonts w:ascii="Arial" w:hAnsi="Arial" w:cs="Arial"/>
                <w:color w:val="000000"/>
                <w:sz w:val="16"/>
                <w:szCs w:val="16"/>
              </w:rPr>
              <w:t>7477</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2-High</w:t>
            </w:r>
          </w:p>
        </w:tc>
        <w:tc>
          <w:tcPr>
            <w:tcW w:w="620"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Client_Telia</w:t>
            </w:r>
          </w:p>
        </w:tc>
        <w:tc>
          <w:tcPr>
            <w:tcW w:w="619"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Ver 20.0</w:t>
            </w:r>
          </w:p>
        </w:tc>
        <w:tc>
          <w:tcPr>
            <w:tcW w:w="1887" w:type="pct"/>
            <w:shd w:val="clear" w:color="auto" w:fill="auto"/>
            <w:vAlign w:val="bottom"/>
          </w:tcPr>
          <w:p w:rsidR="00346DE3" w:rsidRDefault="00346DE3">
            <w:pPr>
              <w:rPr>
                <w:rFonts w:ascii="Arial" w:hAnsi="Arial" w:cs="Arial"/>
                <w:color w:val="000000"/>
                <w:sz w:val="16"/>
                <w:szCs w:val="16"/>
              </w:rPr>
            </w:pPr>
            <w:r>
              <w:rPr>
                <w:rFonts w:ascii="Arial" w:hAnsi="Arial" w:cs="Arial"/>
                <w:color w:val="000000"/>
                <w:sz w:val="16"/>
                <w:szCs w:val="16"/>
              </w:rPr>
              <w:t>CR1445 - Billing produced bills for cases where it shouldnt have PBS/less than 2 subscribers for new customer type Company Employee</w:t>
            </w:r>
          </w:p>
        </w:tc>
      </w:tr>
      <w:tr w:rsidR="0058720E" w:rsidTr="00786661">
        <w:trPr>
          <w:cantSplit/>
          <w:ins w:id="1186" w:author="Ashraf Abuleil" w:date="2013-09-27T14:35:00Z"/>
        </w:trPr>
        <w:tc>
          <w:tcPr>
            <w:tcW w:w="690" w:type="pct"/>
            <w:shd w:val="clear" w:color="auto" w:fill="auto"/>
            <w:vAlign w:val="bottom"/>
          </w:tcPr>
          <w:p w:rsidR="0058720E" w:rsidRDefault="0058720E">
            <w:pPr>
              <w:rPr>
                <w:ins w:id="1187" w:author="Ashraf Abuleil" w:date="2013-09-27T14:35:00Z"/>
                <w:rFonts w:ascii="Arial" w:hAnsi="Arial" w:cs="Arial"/>
                <w:color w:val="000000"/>
                <w:sz w:val="16"/>
                <w:szCs w:val="16"/>
              </w:rPr>
            </w:pPr>
            <w:ins w:id="1188" w:author="Ashraf Abuleil" w:date="2013-09-27T14:35:00Z">
              <w:r>
                <w:rPr>
                  <w:rFonts w:ascii="Arial" w:hAnsi="Arial" w:cs="Arial"/>
                  <w:color w:val="000000"/>
                  <w:sz w:val="16"/>
                  <w:szCs w:val="16"/>
                </w:rPr>
                <w:t>CSM</w:t>
              </w:r>
            </w:ins>
          </w:p>
        </w:tc>
        <w:tc>
          <w:tcPr>
            <w:tcW w:w="564" w:type="pct"/>
            <w:shd w:val="clear" w:color="auto" w:fill="auto"/>
            <w:vAlign w:val="bottom"/>
          </w:tcPr>
          <w:p w:rsidR="0058720E" w:rsidRDefault="0058720E">
            <w:pPr>
              <w:jc w:val="right"/>
              <w:rPr>
                <w:ins w:id="1189" w:author="Ashraf Abuleil" w:date="2013-09-27T14:35:00Z"/>
                <w:rFonts w:ascii="Arial" w:hAnsi="Arial" w:cs="Arial"/>
                <w:color w:val="000000"/>
                <w:sz w:val="16"/>
                <w:szCs w:val="16"/>
              </w:rPr>
            </w:pPr>
            <w:ins w:id="1190" w:author="Ashraf Abuleil" w:date="2013-09-27T14:35:00Z">
              <w:r>
                <w:rPr>
                  <w:rFonts w:ascii="Arial" w:hAnsi="Arial" w:cs="Arial"/>
                  <w:color w:val="000000"/>
                  <w:sz w:val="16"/>
                  <w:szCs w:val="16"/>
                </w:rPr>
                <w:t>7375</w:t>
              </w:r>
            </w:ins>
          </w:p>
        </w:tc>
        <w:tc>
          <w:tcPr>
            <w:tcW w:w="619" w:type="pct"/>
            <w:shd w:val="clear" w:color="auto" w:fill="auto"/>
            <w:vAlign w:val="bottom"/>
          </w:tcPr>
          <w:p w:rsidR="0058720E" w:rsidRDefault="0058720E">
            <w:pPr>
              <w:rPr>
                <w:ins w:id="1191" w:author="Ashraf Abuleil" w:date="2013-09-27T14:35:00Z"/>
                <w:rFonts w:ascii="Arial" w:hAnsi="Arial" w:cs="Arial"/>
                <w:color w:val="000000"/>
                <w:sz w:val="16"/>
                <w:szCs w:val="16"/>
              </w:rPr>
            </w:pPr>
            <w:ins w:id="1192" w:author="Ashraf Abuleil" w:date="2013-09-27T14:35:00Z">
              <w:r>
                <w:rPr>
                  <w:rFonts w:ascii="Arial" w:hAnsi="Arial" w:cs="Arial"/>
                  <w:color w:val="000000"/>
                  <w:sz w:val="16"/>
                  <w:szCs w:val="16"/>
                </w:rPr>
                <w:t>3-Medium</w:t>
              </w:r>
            </w:ins>
          </w:p>
        </w:tc>
        <w:tc>
          <w:tcPr>
            <w:tcW w:w="620" w:type="pct"/>
            <w:shd w:val="clear" w:color="auto" w:fill="auto"/>
            <w:vAlign w:val="bottom"/>
          </w:tcPr>
          <w:p w:rsidR="0058720E" w:rsidRDefault="0058720E">
            <w:pPr>
              <w:rPr>
                <w:ins w:id="1193" w:author="Ashraf Abuleil" w:date="2013-09-27T14:35:00Z"/>
                <w:rFonts w:ascii="Arial" w:hAnsi="Arial" w:cs="Arial"/>
                <w:color w:val="000000"/>
                <w:sz w:val="16"/>
                <w:szCs w:val="16"/>
              </w:rPr>
            </w:pPr>
            <w:ins w:id="1194" w:author="Ashraf Abuleil" w:date="2013-09-27T14:35:00Z">
              <w:r>
                <w:rPr>
                  <w:rFonts w:ascii="Arial" w:hAnsi="Arial" w:cs="Arial"/>
                  <w:color w:val="000000"/>
                  <w:sz w:val="16"/>
                  <w:szCs w:val="16"/>
                </w:rPr>
                <w:t>Netcom-site</w:t>
              </w:r>
            </w:ins>
          </w:p>
        </w:tc>
        <w:tc>
          <w:tcPr>
            <w:tcW w:w="619" w:type="pct"/>
            <w:shd w:val="clear" w:color="auto" w:fill="auto"/>
            <w:vAlign w:val="bottom"/>
          </w:tcPr>
          <w:p w:rsidR="0058720E" w:rsidRDefault="0058720E">
            <w:pPr>
              <w:rPr>
                <w:ins w:id="1195" w:author="Ashraf Abuleil" w:date="2013-09-27T14:35:00Z"/>
                <w:rFonts w:ascii="Arial" w:hAnsi="Arial" w:cs="Arial"/>
                <w:color w:val="000000"/>
                <w:sz w:val="16"/>
                <w:szCs w:val="16"/>
              </w:rPr>
            </w:pPr>
            <w:ins w:id="1196" w:author="Ashraf Abuleil" w:date="2013-09-27T14:35:00Z">
              <w:r>
                <w:rPr>
                  <w:rFonts w:ascii="Arial" w:hAnsi="Arial" w:cs="Arial"/>
                  <w:color w:val="000000"/>
                  <w:sz w:val="16"/>
                  <w:szCs w:val="16"/>
                </w:rPr>
                <w:t>Ver 19.0</w:t>
              </w:r>
            </w:ins>
          </w:p>
        </w:tc>
        <w:tc>
          <w:tcPr>
            <w:tcW w:w="1887" w:type="pct"/>
            <w:shd w:val="clear" w:color="auto" w:fill="auto"/>
            <w:vAlign w:val="bottom"/>
          </w:tcPr>
          <w:p w:rsidR="0058720E" w:rsidRDefault="0058720E">
            <w:pPr>
              <w:rPr>
                <w:ins w:id="1197" w:author="Ashraf Abuleil" w:date="2013-09-27T14:35:00Z"/>
                <w:rFonts w:ascii="Arial" w:hAnsi="Arial" w:cs="Arial"/>
                <w:color w:val="000000"/>
                <w:sz w:val="16"/>
                <w:szCs w:val="16"/>
              </w:rPr>
            </w:pPr>
            <w:ins w:id="1198" w:author="Ashraf Abuleil" w:date="2013-09-27T14:35:00Z">
              <w:r w:rsidRPr="0058720E">
                <w:rPr>
                  <w:rFonts w:ascii="Arial" w:hAnsi="Arial" w:cs="Arial"/>
                  <w:color w:val="000000"/>
                  <w:sz w:val="16"/>
                  <w:szCs w:val="16"/>
                </w:rPr>
                <w:t>User name in voicemail should not set special charachters</w:t>
              </w:r>
            </w:ins>
          </w:p>
        </w:tc>
      </w:tr>
      <w:tr w:rsidR="0025184E" w:rsidTr="00786661">
        <w:trPr>
          <w:cantSplit/>
          <w:ins w:id="1199" w:author="Ashraf Abuleil" w:date="2013-09-30T13:27:00Z"/>
        </w:trPr>
        <w:tc>
          <w:tcPr>
            <w:tcW w:w="690" w:type="pct"/>
            <w:shd w:val="clear" w:color="auto" w:fill="auto"/>
            <w:vAlign w:val="bottom"/>
          </w:tcPr>
          <w:p w:rsidR="0025184E" w:rsidRDefault="0025184E">
            <w:pPr>
              <w:rPr>
                <w:ins w:id="1200" w:author="Ashraf Abuleil" w:date="2013-09-30T13:27:00Z"/>
                <w:rFonts w:ascii="Arial" w:hAnsi="Arial" w:cs="Arial"/>
                <w:color w:val="000000"/>
                <w:sz w:val="16"/>
                <w:szCs w:val="16"/>
              </w:rPr>
            </w:pPr>
            <w:ins w:id="1201" w:author="Ashraf Abuleil" w:date="2013-09-30T13:27:00Z">
              <w:r>
                <w:rPr>
                  <w:rFonts w:ascii="Arial" w:hAnsi="Arial" w:cs="Arial"/>
                  <w:color w:val="000000"/>
                  <w:sz w:val="16"/>
                  <w:szCs w:val="16"/>
                </w:rPr>
                <w:t>Billing</w:t>
              </w:r>
            </w:ins>
          </w:p>
        </w:tc>
        <w:tc>
          <w:tcPr>
            <w:tcW w:w="564" w:type="pct"/>
            <w:shd w:val="clear" w:color="auto" w:fill="auto"/>
            <w:vAlign w:val="bottom"/>
          </w:tcPr>
          <w:p w:rsidR="0025184E" w:rsidRDefault="0025184E">
            <w:pPr>
              <w:jc w:val="right"/>
              <w:rPr>
                <w:ins w:id="1202" w:author="Ashraf Abuleil" w:date="2013-09-30T13:27:00Z"/>
                <w:rFonts w:ascii="Arial" w:hAnsi="Arial" w:cs="Arial"/>
                <w:color w:val="000000"/>
                <w:sz w:val="16"/>
                <w:szCs w:val="16"/>
              </w:rPr>
            </w:pPr>
            <w:ins w:id="1203" w:author="Ashraf Abuleil" w:date="2013-09-30T13:27:00Z">
              <w:r>
                <w:rPr>
                  <w:rFonts w:ascii="Arial" w:hAnsi="Arial" w:cs="Arial"/>
                  <w:color w:val="000000"/>
                  <w:sz w:val="16"/>
                  <w:szCs w:val="16"/>
                </w:rPr>
                <w:t>7489</w:t>
              </w:r>
            </w:ins>
          </w:p>
        </w:tc>
        <w:tc>
          <w:tcPr>
            <w:tcW w:w="619" w:type="pct"/>
            <w:shd w:val="clear" w:color="auto" w:fill="auto"/>
            <w:vAlign w:val="bottom"/>
          </w:tcPr>
          <w:p w:rsidR="0025184E" w:rsidRDefault="0025184E">
            <w:pPr>
              <w:rPr>
                <w:ins w:id="1204" w:author="Ashraf Abuleil" w:date="2013-09-30T13:27:00Z"/>
                <w:rFonts w:ascii="Arial" w:hAnsi="Arial" w:cs="Arial"/>
                <w:color w:val="000000"/>
                <w:sz w:val="16"/>
                <w:szCs w:val="16"/>
              </w:rPr>
            </w:pPr>
            <w:ins w:id="1205" w:author="Ashraf Abuleil" w:date="2013-09-30T13:27:00Z">
              <w:r>
                <w:rPr>
                  <w:rFonts w:ascii="Arial" w:hAnsi="Arial" w:cs="Arial"/>
                  <w:color w:val="000000"/>
                  <w:sz w:val="16"/>
                  <w:szCs w:val="16"/>
                </w:rPr>
                <w:t>3-Medium</w:t>
              </w:r>
            </w:ins>
          </w:p>
        </w:tc>
        <w:tc>
          <w:tcPr>
            <w:tcW w:w="620" w:type="pct"/>
            <w:shd w:val="clear" w:color="auto" w:fill="auto"/>
            <w:vAlign w:val="bottom"/>
          </w:tcPr>
          <w:p w:rsidR="0025184E" w:rsidRDefault="0025184E">
            <w:pPr>
              <w:rPr>
                <w:ins w:id="1206" w:author="Ashraf Abuleil" w:date="2013-09-30T13:27:00Z"/>
                <w:rFonts w:ascii="Arial" w:hAnsi="Arial" w:cs="Arial"/>
                <w:color w:val="000000"/>
                <w:sz w:val="16"/>
                <w:szCs w:val="16"/>
              </w:rPr>
            </w:pPr>
            <w:ins w:id="1207" w:author="Ashraf Abuleil" w:date="2013-09-30T13:27:00Z">
              <w:r>
                <w:rPr>
                  <w:rFonts w:ascii="Arial" w:hAnsi="Arial" w:cs="Arial"/>
                  <w:color w:val="000000"/>
                  <w:sz w:val="16"/>
                  <w:szCs w:val="16"/>
                </w:rPr>
                <w:t>Telia_Site</w:t>
              </w:r>
            </w:ins>
          </w:p>
        </w:tc>
        <w:tc>
          <w:tcPr>
            <w:tcW w:w="619" w:type="pct"/>
            <w:shd w:val="clear" w:color="auto" w:fill="auto"/>
            <w:vAlign w:val="bottom"/>
          </w:tcPr>
          <w:p w:rsidR="0025184E" w:rsidRDefault="0025184E">
            <w:pPr>
              <w:rPr>
                <w:ins w:id="1208" w:author="Ashraf Abuleil" w:date="2013-09-30T13:27:00Z"/>
                <w:rFonts w:ascii="Arial" w:hAnsi="Arial" w:cs="Arial"/>
                <w:color w:val="000000"/>
                <w:sz w:val="16"/>
                <w:szCs w:val="16"/>
              </w:rPr>
            </w:pPr>
            <w:ins w:id="1209" w:author="Ashraf Abuleil" w:date="2013-09-30T13:27:00Z">
              <w:r>
                <w:rPr>
                  <w:rFonts w:ascii="Arial" w:hAnsi="Arial" w:cs="Arial"/>
                  <w:color w:val="000000"/>
                  <w:sz w:val="16"/>
                  <w:szCs w:val="16"/>
                </w:rPr>
                <w:t>Ver 19.0</w:t>
              </w:r>
            </w:ins>
          </w:p>
        </w:tc>
        <w:tc>
          <w:tcPr>
            <w:tcW w:w="1887" w:type="pct"/>
            <w:shd w:val="clear" w:color="auto" w:fill="auto"/>
            <w:vAlign w:val="bottom"/>
          </w:tcPr>
          <w:p w:rsidR="0025184E" w:rsidRPr="0058720E" w:rsidRDefault="0025184E">
            <w:pPr>
              <w:rPr>
                <w:ins w:id="1210" w:author="Ashraf Abuleil" w:date="2013-09-30T13:27:00Z"/>
                <w:rFonts w:ascii="Arial" w:hAnsi="Arial" w:cs="Arial"/>
                <w:color w:val="000000"/>
                <w:sz w:val="16"/>
                <w:szCs w:val="16"/>
              </w:rPr>
            </w:pPr>
            <w:ins w:id="1211" w:author="Ashraf Abuleil" w:date="2013-09-30T13:27:00Z">
              <w:r>
                <w:rPr>
                  <w:rFonts w:ascii="Arial" w:hAnsi="Arial" w:cs="Arial"/>
                  <w:color w:val="000000"/>
                  <w:sz w:val="16"/>
                  <w:szCs w:val="16"/>
                </w:rPr>
                <w:t>CIT4364 - duplicate invoice fee generated for change of address last day in cycle</w:t>
              </w:r>
            </w:ins>
          </w:p>
        </w:tc>
      </w:tr>
    </w:tbl>
    <w:p w:rsidR="003A7574" w:rsidRPr="003A7574" w:rsidRDefault="003A7574" w:rsidP="003A7574">
      <w:pPr>
        <w:pStyle w:val="BodyText"/>
      </w:pPr>
    </w:p>
    <w:p w:rsidR="00DE6451" w:rsidRPr="008A1DD8" w:rsidRDefault="00DE6451" w:rsidP="00F96918">
      <w:pPr>
        <w:pStyle w:val="Heading1"/>
      </w:pPr>
      <w:bookmarkStart w:id="1212" w:name="_Toc499003128"/>
      <w:bookmarkStart w:id="1213" w:name="_Toc108756925"/>
      <w:bookmarkStart w:id="1214" w:name="_Toc108852781"/>
      <w:bookmarkStart w:id="1215" w:name="_Toc196208368"/>
      <w:bookmarkStart w:id="1216" w:name="_Toc243101168"/>
      <w:bookmarkStart w:id="1217" w:name="_Toc367095379"/>
      <w:r w:rsidRPr="008A1DD8">
        <w:lastRenderedPageBreak/>
        <w:t>Application Functional Changes</w:t>
      </w:r>
      <w:bookmarkEnd w:id="1212"/>
      <w:bookmarkEnd w:id="1213"/>
      <w:bookmarkEnd w:id="1214"/>
      <w:bookmarkEnd w:id="1215"/>
      <w:bookmarkEnd w:id="1216"/>
      <w:bookmarkEnd w:id="1217"/>
    </w:p>
    <w:bookmarkEnd w:id="460"/>
    <w:p w:rsidR="00DE6451" w:rsidRPr="008A1DD8" w:rsidRDefault="00DE6451" w:rsidP="00546129">
      <w:pPr>
        <w:pStyle w:val="BodyText"/>
      </w:pPr>
      <w:r w:rsidRPr="008A1DD8">
        <w:t>The following sections present all functional chan</w:t>
      </w:r>
      <w:r w:rsidR="00FE005D" w:rsidRPr="008A1DD8">
        <w:t>ges in the version</w:t>
      </w:r>
      <w:r w:rsidR="00546129" w:rsidRPr="008A1DD8">
        <w:t>,</w:t>
      </w:r>
      <w:r w:rsidR="00FE005D" w:rsidRPr="008A1DD8">
        <w:t xml:space="preserve"> </w:t>
      </w:r>
      <w:r w:rsidR="00546129" w:rsidRPr="008A1DD8">
        <w:t xml:space="preserve">in accordance with </w:t>
      </w:r>
      <w:r w:rsidR="005B1FC9" w:rsidRPr="008A1DD8">
        <w:t xml:space="preserve">the </w:t>
      </w:r>
      <w:r w:rsidR="00546129" w:rsidRPr="008A1DD8">
        <w:t xml:space="preserve">customer’s </w:t>
      </w:r>
      <w:r w:rsidR="005B1FC9" w:rsidRPr="008A1DD8">
        <w:t>r</w:t>
      </w:r>
      <w:r w:rsidR="00FE005D" w:rsidRPr="008A1DD8">
        <w:t>equest</w:t>
      </w:r>
      <w:r w:rsidR="008411B1" w:rsidRPr="008A1DD8">
        <w:t>.</w:t>
      </w:r>
    </w:p>
    <w:p w:rsidR="00DE6451" w:rsidRPr="008A1DD8" w:rsidRDefault="009709D0" w:rsidP="006005FC">
      <w:pPr>
        <w:pStyle w:val="Note"/>
        <w:ind w:right="1469"/>
      </w:pPr>
      <w:r>
        <w:rPr>
          <w:noProof/>
        </w:rPr>
        <w:drawing>
          <wp:inline distT="0" distB="0" distL="0" distR="0" wp14:anchorId="361122A0" wp14:editId="4A6A153D">
            <wp:extent cx="304800" cy="342900"/>
            <wp:effectExtent l="19050" t="0" r="0" b="0"/>
            <wp:docPr id="2" name="Picture 2" descr="Descrip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Note"/>
                    <pic:cNvPicPr>
                      <a:picLocks noChangeAspect="1" noChangeArrowheads="1"/>
                    </pic:cNvPicPr>
                  </pic:nvPicPr>
                  <pic:blipFill>
                    <a:blip r:embed="rId63" cstate="print"/>
                    <a:srcRect/>
                    <a:stretch>
                      <a:fillRect/>
                    </a:stretch>
                  </pic:blipFill>
                  <pic:spPr bwMode="auto">
                    <a:xfrm>
                      <a:off x="0" y="0"/>
                      <a:ext cx="304800" cy="342900"/>
                    </a:xfrm>
                    <a:prstGeom prst="rect">
                      <a:avLst/>
                    </a:prstGeom>
                    <a:noFill/>
                    <a:ln w="9525">
                      <a:noFill/>
                      <a:miter lim="800000"/>
                      <a:headEnd/>
                      <a:tailEnd/>
                    </a:ln>
                  </pic:spPr>
                </pic:pic>
              </a:graphicData>
            </a:graphic>
          </wp:inline>
        </w:drawing>
      </w:r>
      <w:r w:rsidR="00DE6451" w:rsidRPr="008A1DD8">
        <w:tab/>
        <w:t>Some requirements impact more than one application.</w:t>
      </w:r>
    </w:p>
    <w:p w:rsidR="00DE6451" w:rsidRPr="008A1DD8" w:rsidRDefault="00DE6451" w:rsidP="00B11932">
      <w:pPr>
        <w:pStyle w:val="BodyText"/>
      </w:pPr>
      <w:r w:rsidRPr="008A1DD8">
        <w:t>The following sections with associated information are available for each item:</w:t>
      </w:r>
    </w:p>
    <w:p w:rsidR="00B91C21" w:rsidRPr="008A1DD8" w:rsidRDefault="00B91C21" w:rsidP="00B91C21">
      <w:pPr>
        <w:pStyle w:val="Bullet1square"/>
      </w:pPr>
      <w:bookmarkStart w:id="1218" w:name="_Toc161631382"/>
      <w:bookmarkStart w:id="1219" w:name="_Toc161631429"/>
      <w:bookmarkEnd w:id="1218"/>
      <w:bookmarkEnd w:id="1219"/>
      <w:r w:rsidRPr="008A1DD8">
        <w:t>Requirement Overview</w:t>
      </w:r>
    </w:p>
    <w:p w:rsidR="00B91C21" w:rsidRPr="008A1DD8" w:rsidRDefault="00B91C21" w:rsidP="00B91C21">
      <w:pPr>
        <w:pStyle w:val="Bullet1square"/>
      </w:pPr>
      <w:r w:rsidRPr="008A1DD8">
        <w:t>Market-Specific Notes – Specifies whether the change affects both NetCom and Telia markets, or only one of them.</w:t>
      </w:r>
    </w:p>
    <w:p w:rsidR="00B91C21" w:rsidRPr="008A1DD8" w:rsidRDefault="00B91C21" w:rsidP="00B91C21">
      <w:pPr>
        <w:pStyle w:val="Bullet1square"/>
      </w:pPr>
      <w:r w:rsidRPr="008A1DD8">
        <w:t xml:space="preserve">Functional Specifications – Outlines the functionality modifications performed to </w:t>
      </w:r>
      <w:r w:rsidR="00E00172" w:rsidRPr="008A1DD8">
        <w:t>fulfil</w:t>
      </w:r>
      <w:r w:rsidRPr="008A1DD8">
        <w:t xml:space="preserve"> the requirement.</w:t>
      </w:r>
    </w:p>
    <w:p w:rsidR="00B91C21" w:rsidRPr="008A1DD8" w:rsidRDefault="00B91C21" w:rsidP="00B91C21">
      <w:pPr>
        <w:pStyle w:val="Bullet1square"/>
      </w:pPr>
      <w:r w:rsidRPr="008A1DD8">
        <w:t>Impact on Other Applications – Specifies the impact on other applications, both inside and outside Fokus (such as Ninja). This section is optional.</w:t>
      </w:r>
    </w:p>
    <w:p w:rsidR="00B91C21" w:rsidRPr="008A1DD8" w:rsidRDefault="00B91C21" w:rsidP="00B91C21">
      <w:pPr>
        <w:pStyle w:val="Bullet1square"/>
      </w:pPr>
      <w:r w:rsidRPr="008A1DD8">
        <w:t>Assumptions and Constraints</w:t>
      </w:r>
    </w:p>
    <w:p w:rsidR="00B91C21" w:rsidRPr="008A1DD8" w:rsidRDefault="00B91C21" w:rsidP="00B91C21">
      <w:pPr>
        <w:pStyle w:val="Bullet1square"/>
      </w:pPr>
      <w:r w:rsidRPr="008A1DD8">
        <w:t>Implementation, BPT CR, and Training Notes – Lists required reference data changes (also known as BPT CRs).</w:t>
      </w:r>
    </w:p>
    <w:p w:rsidR="00B91C21" w:rsidRPr="008A1DD8" w:rsidRDefault="00B91C21" w:rsidP="00B91C21">
      <w:pPr>
        <w:pStyle w:val="Bullet1square"/>
      </w:pPr>
      <w:r w:rsidRPr="008A1DD8">
        <w:t>File and Record Changes – Describes changes to the input/output file structure (this section is optional).</w:t>
      </w:r>
    </w:p>
    <w:p w:rsidR="00B91C21" w:rsidRDefault="00B91C21" w:rsidP="00B91C21">
      <w:pPr>
        <w:pStyle w:val="Bullet1square"/>
      </w:pPr>
      <w:r w:rsidRPr="008A1DD8">
        <w:t>Database Structural Changes</w:t>
      </w:r>
    </w:p>
    <w:p w:rsidR="00C25151" w:rsidRDefault="00C25151" w:rsidP="00C25151">
      <w:pPr>
        <w:pStyle w:val="Bullet1square"/>
        <w:numPr>
          <w:ilvl w:val="0"/>
          <w:numId w:val="0"/>
        </w:numPr>
        <w:ind w:left="1800" w:hanging="360"/>
      </w:pPr>
    </w:p>
    <w:p w:rsidR="00C25151" w:rsidRPr="00D422CA" w:rsidRDefault="00C25151" w:rsidP="00C25151">
      <w:pPr>
        <w:pStyle w:val="Heading2"/>
      </w:pPr>
      <w:bookmarkStart w:id="1220" w:name="_Toc367095380"/>
      <w:r w:rsidRPr="00D422CA">
        <w:t>CR 14</w:t>
      </w:r>
      <w:r>
        <w:t>06</w:t>
      </w:r>
      <w:r w:rsidRPr="00D422CA">
        <w:t xml:space="preserve"> – </w:t>
      </w:r>
      <w:r>
        <w:t>Payment Confirmation SMS</w:t>
      </w:r>
      <w:bookmarkEnd w:id="1220"/>
      <w:r w:rsidRPr="00D422CA">
        <w:t xml:space="preserve"> </w:t>
      </w:r>
    </w:p>
    <w:p w:rsidR="00C25151" w:rsidRDefault="00C25151" w:rsidP="00C25151">
      <w:pPr>
        <w:pStyle w:val="Heading3"/>
      </w:pPr>
      <w:bookmarkStart w:id="1221" w:name="_Toc367095381"/>
      <w:r w:rsidRPr="002B6462">
        <w:t>Requirement Overview</w:t>
      </w:r>
      <w:bookmarkEnd w:id="1221"/>
    </w:p>
    <w:p w:rsidR="00C25151" w:rsidRPr="00263478" w:rsidRDefault="00C25151" w:rsidP="00C25151">
      <w:pPr>
        <w:pStyle w:val="Bullet1square"/>
      </w:pPr>
      <w:r w:rsidRPr="00263478">
        <w:t>FR1: The system should send a “payment received” SMS to a customer if he makes a payment and comes out of collection and late notice was sent to him.</w:t>
      </w:r>
    </w:p>
    <w:p w:rsidR="00C25151" w:rsidRPr="00263478" w:rsidRDefault="00C25151" w:rsidP="00C25151">
      <w:pPr>
        <w:pStyle w:val="Bullet1square"/>
      </w:pPr>
      <w:r w:rsidRPr="00263478">
        <w:t>FR2: It should be possible to change the SMS text.</w:t>
      </w:r>
    </w:p>
    <w:p w:rsidR="00C25151" w:rsidRPr="00962864" w:rsidRDefault="00C25151" w:rsidP="00C25151">
      <w:pPr>
        <w:pStyle w:val="Bullet1square"/>
      </w:pPr>
      <w:r w:rsidRPr="00263478">
        <w:t xml:space="preserve">FR3: The </w:t>
      </w:r>
      <w:r>
        <w:t>‘</w:t>
      </w:r>
      <w:r w:rsidRPr="00263478">
        <w:t>payment received</w:t>
      </w:r>
      <w:r>
        <w:t>’</w:t>
      </w:r>
      <w:r w:rsidRPr="00263478">
        <w:t xml:space="preserve"> SMS should not be sent if the BAN was suspended and is reopened due to the payment. This is because the current process already sends an SMS when the BAN is reopened</w:t>
      </w:r>
      <w:r>
        <w:t xml:space="preserve">. </w:t>
      </w:r>
    </w:p>
    <w:p w:rsidR="00C25151" w:rsidRPr="00962864" w:rsidRDefault="00C25151" w:rsidP="00C25151">
      <w:pPr>
        <w:pStyle w:val="Bullet1square"/>
        <w:numPr>
          <w:ilvl w:val="0"/>
          <w:numId w:val="0"/>
        </w:numPr>
        <w:ind w:left="1800"/>
      </w:pPr>
    </w:p>
    <w:p w:rsidR="00C25151" w:rsidRPr="002B6462" w:rsidRDefault="00C25151" w:rsidP="00C25151">
      <w:pPr>
        <w:pStyle w:val="Heading3"/>
      </w:pPr>
      <w:bookmarkStart w:id="1222" w:name="_Toc367095382"/>
      <w:r w:rsidRPr="002B6462">
        <w:t>Market-Specific Notes</w:t>
      </w:r>
      <w:bookmarkEnd w:id="1222"/>
    </w:p>
    <w:p w:rsidR="00C25151" w:rsidRPr="002B6462" w:rsidRDefault="00C25151" w:rsidP="00C25151">
      <w:pPr>
        <w:pStyle w:val="BodyText"/>
      </w:pPr>
      <w:r w:rsidRPr="00263478">
        <w:t>The item for customization is part of the Fokus customized module, and is therefore available to Netcom only</w:t>
      </w:r>
      <w:r>
        <w:t>.</w:t>
      </w:r>
    </w:p>
    <w:p w:rsidR="00C25151" w:rsidRDefault="00C25151" w:rsidP="00C25151">
      <w:pPr>
        <w:pStyle w:val="Heading3"/>
      </w:pPr>
      <w:bookmarkStart w:id="1223" w:name="_Toc367095383"/>
      <w:r w:rsidRPr="002B6462">
        <w:lastRenderedPageBreak/>
        <w:t>Existing Functionality</w:t>
      </w:r>
      <w:bookmarkEnd w:id="1223"/>
    </w:p>
    <w:p w:rsidR="00C25151" w:rsidRPr="00962864" w:rsidRDefault="00C25151" w:rsidP="00C25151">
      <w:pPr>
        <w:pStyle w:val="BodyText"/>
      </w:pPr>
      <w:r w:rsidRPr="00263478">
        <w:t xml:space="preserve">Currently, there is no functionality to send an SMS informing the customer that a payment has been received and </w:t>
      </w:r>
      <w:r>
        <w:t xml:space="preserve">that </w:t>
      </w:r>
      <w:r w:rsidRPr="00263478">
        <w:t>he is out of collection</w:t>
      </w:r>
      <w:r>
        <w:t>.</w:t>
      </w:r>
    </w:p>
    <w:p w:rsidR="00C25151" w:rsidRDefault="00C25151" w:rsidP="00C25151">
      <w:pPr>
        <w:pStyle w:val="Heading3"/>
      </w:pPr>
      <w:bookmarkStart w:id="1224" w:name="_Toc367095384"/>
      <w:r w:rsidRPr="002B6462">
        <w:t>Proposed Solution Functional Specifications</w:t>
      </w:r>
      <w:bookmarkEnd w:id="1224"/>
    </w:p>
    <w:p w:rsidR="00C25151" w:rsidRPr="00263478" w:rsidRDefault="00C25151" w:rsidP="00C25151">
      <w:pPr>
        <w:pStyle w:val="Heading4"/>
      </w:pPr>
      <w:bookmarkStart w:id="1225" w:name="_Toc327970919"/>
      <w:r w:rsidRPr="00263478">
        <w:t>AR</w:t>
      </w:r>
      <w:bookmarkEnd w:id="1225"/>
    </w:p>
    <w:p w:rsidR="00C25151" w:rsidRPr="00263478" w:rsidRDefault="00C25151" w:rsidP="00C25151">
      <w:pPr>
        <w:pStyle w:val="BodyText"/>
      </w:pPr>
      <w:r w:rsidRPr="00263478">
        <w:t>The AR application will be enhanced as follows:</w:t>
      </w:r>
    </w:p>
    <w:p w:rsidR="00C25151" w:rsidRPr="00263478" w:rsidRDefault="00C25151" w:rsidP="00C25151">
      <w:pPr>
        <w:pStyle w:val="Bullet1square"/>
      </w:pPr>
      <w:r w:rsidRPr="00263478">
        <w:t xml:space="preserve">The collection </w:t>
      </w:r>
      <w:r w:rsidR="00987785" w:rsidRPr="00263478">
        <w:t>on-going</w:t>
      </w:r>
      <w:r w:rsidRPr="00263478">
        <w:t xml:space="preserve"> process will be modified to send an SMS to a customer when he becomes non-delinquent due to a payment.</w:t>
      </w:r>
    </w:p>
    <w:p w:rsidR="00C25151" w:rsidRPr="00263478" w:rsidRDefault="00C25151" w:rsidP="00C25151">
      <w:pPr>
        <w:pStyle w:val="Bullet1square"/>
      </w:pPr>
      <w:r w:rsidRPr="00263478">
        <w:t xml:space="preserve">The new SMS will be sent only if </w:t>
      </w:r>
      <w:r>
        <w:t xml:space="preserve">a </w:t>
      </w:r>
      <w:r w:rsidRPr="00263478">
        <w:t>payment reminder has been sent to the customer</w:t>
      </w:r>
      <w:r>
        <w:t>; that is, if the</w:t>
      </w:r>
      <w:r w:rsidRPr="00263478">
        <w:t xml:space="preserve"> Late Notice step was part of the collection process.</w:t>
      </w:r>
    </w:p>
    <w:p w:rsidR="00C25151" w:rsidRPr="00263478" w:rsidRDefault="00C25151" w:rsidP="00C25151">
      <w:pPr>
        <w:pStyle w:val="Bullet1square"/>
      </w:pPr>
      <w:r w:rsidRPr="00263478">
        <w:t xml:space="preserve">The new SMS will be sent to the BAN only if </w:t>
      </w:r>
      <w:r>
        <w:t>the BAN</w:t>
      </w:r>
      <w:r w:rsidRPr="00263478">
        <w:t xml:space="preserve"> was in open status (BILLING_ACCOUNT.BAN_STATUS = ‘O’) before it </w:t>
      </w:r>
      <w:r>
        <w:t>was</w:t>
      </w:r>
      <w:r w:rsidRPr="00263478">
        <w:t xml:space="preserve"> made non-delinquent. </w:t>
      </w:r>
    </w:p>
    <w:p w:rsidR="00C25151" w:rsidRPr="00263478" w:rsidRDefault="00C25151" w:rsidP="00C25151">
      <w:pPr>
        <w:pStyle w:val="Bullet1square"/>
      </w:pPr>
      <w:r w:rsidRPr="00263478">
        <w:t>The new SMS will only be sent to Net</w:t>
      </w:r>
      <w:r>
        <w:t>C</w:t>
      </w:r>
      <w:r w:rsidRPr="00263478">
        <w:t>om Private Customers.</w:t>
      </w:r>
    </w:p>
    <w:p w:rsidR="00C25151" w:rsidRDefault="00C25151" w:rsidP="00C25151">
      <w:pPr>
        <w:pStyle w:val="Bullet1square"/>
      </w:pPr>
      <w:r w:rsidRPr="00263478">
        <w:t>A new SMS code</w:t>
      </w:r>
      <w:r w:rsidR="00BD4A01">
        <w:t xml:space="preserve"> - </w:t>
      </w:r>
      <w:r w:rsidR="00BD4A01" w:rsidRPr="00263478">
        <w:t>‘DSMS’</w:t>
      </w:r>
      <w:r w:rsidRPr="00263478">
        <w:t xml:space="preserve"> </w:t>
      </w:r>
      <w:r w:rsidR="00BD4A01">
        <w:t xml:space="preserve">- </w:t>
      </w:r>
      <w:r w:rsidRPr="00263478">
        <w:t>will be added to the SMS_TEXT table for the new SMS.</w:t>
      </w:r>
    </w:p>
    <w:p w:rsidR="00C25151" w:rsidRPr="002B6462" w:rsidRDefault="00C25151" w:rsidP="00C25151">
      <w:pPr>
        <w:pStyle w:val="Heading3"/>
      </w:pPr>
      <w:bookmarkStart w:id="1226" w:name="_Toc367095385"/>
      <w:r w:rsidRPr="002B6462">
        <w:t>Impact on Other Applications</w:t>
      </w:r>
      <w:bookmarkEnd w:id="1226"/>
    </w:p>
    <w:p w:rsidR="00C25151" w:rsidRPr="002B6462" w:rsidRDefault="00C25151" w:rsidP="00C25151">
      <w:pPr>
        <w:pStyle w:val="BodyText"/>
      </w:pPr>
      <w:r>
        <w:t>N/A</w:t>
      </w:r>
    </w:p>
    <w:p w:rsidR="00C25151" w:rsidRPr="002B6462" w:rsidRDefault="00C25151" w:rsidP="00C25151">
      <w:pPr>
        <w:pStyle w:val="Heading3"/>
      </w:pPr>
      <w:bookmarkStart w:id="1227" w:name="_Toc367095386"/>
      <w:r w:rsidRPr="002B6462">
        <w:t>Collection Assumptions and Constraints</w:t>
      </w:r>
      <w:bookmarkEnd w:id="1227"/>
    </w:p>
    <w:p w:rsidR="00C25151" w:rsidRPr="002B6462" w:rsidRDefault="00C25151" w:rsidP="00C25151">
      <w:pPr>
        <w:pStyle w:val="BodyText"/>
        <w:keepNext/>
        <w:keepLines/>
      </w:pPr>
      <w:r>
        <w:t>N/A</w:t>
      </w:r>
    </w:p>
    <w:p w:rsidR="00C25151" w:rsidRPr="008B659A" w:rsidRDefault="00C25151" w:rsidP="00C25151">
      <w:pPr>
        <w:pStyle w:val="Heading3"/>
      </w:pPr>
      <w:bookmarkStart w:id="1228" w:name="_Toc367095387"/>
      <w:r w:rsidRPr="008B659A">
        <w:t>Implementation, BPT CR, and Training Notes</w:t>
      </w:r>
      <w:bookmarkEnd w:id="1228"/>
    </w:p>
    <w:p w:rsidR="00C25151" w:rsidRPr="008B659A" w:rsidRDefault="008B659A" w:rsidP="00BD4A01">
      <w:pPr>
        <w:pStyle w:val="BodyText"/>
      </w:pPr>
      <w:r w:rsidRPr="008B659A">
        <w:t xml:space="preserve">Amdocs will create a new entry in the SMS_TEXT table for SMS code ‘DSMS’ and </w:t>
      </w:r>
      <w:r w:rsidR="00BD4A01" w:rsidRPr="008B659A">
        <w:t>text “</w:t>
      </w:r>
      <w:r w:rsidRPr="008B659A">
        <w:t>Vi har i dag mottatt din betaling a</w:t>
      </w:r>
      <w:r w:rsidR="00BD4A01">
        <w:t>v forfalte faktura. Mvh NetCom” this is relevant</w:t>
      </w:r>
      <w:r w:rsidRPr="008B659A">
        <w:t xml:space="preserve"> only for Netcom.</w:t>
      </w:r>
      <w:r w:rsidR="00BD4A01">
        <w:t xml:space="preserve"> </w:t>
      </w:r>
      <w:r w:rsidRPr="008B659A">
        <w:t xml:space="preserve">BPT 2931 </w:t>
      </w:r>
      <w:r w:rsidR="00BD4A01">
        <w:t xml:space="preserve">was </w:t>
      </w:r>
      <w:r w:rsidRPr="008B659A">
        <w:t>created for this</w:t>
      </w:r>
      <w:r w:rsidR="00BD4A01">
        <w:t>.</w:t>
      </w:r>
    </w:p>
    <w:p w:rsidR="00C25151" w:rsidRPr="002B6462" w:rsidRDefault="00C25151" w:rsidP="00C25151">
      <w:pPr>
        <w:pStyle w:val="Heading3"/>
      </w:pPr>
      <w:bookmarkStart w:id="1229" w:name="_Toc367095388"/>
      <w:r w:rsidRPr="002B6462">
        <w:t>Telia</w:t>
      </w:r>
      <w:r>
        <w:t>/Netcom</w:t>
      </w:r>
      <w:r w:rsidRPr="002B6462">
        <w:t xml:space="preserve"> Responsibility</w:t>
      </w:r>
      <w:bookmarkEnd w:id="1229"/>
    </w:p>
    <w:p w:rsidR="00C25151" w:rsidRPr="002B6462" w:rsidRDefault="00C25151" w:rsidP="00C25151">
      <w:pPr>
        <w:pStyle w:val="Bullet1square"/>
        <w:numPr>
          <w:ilvl w:val="0"/>
          <w:numId w:val="0"/>
        </w:numPr>
        <w:ind w:left="1800"/>
      </w:pPr>
      <w:r>
        <w:t>N/A</w:t>
      </w:r>
    </w:p>
    <w:p w:rsidR="00C25151" w:rsidRDefault="00C25151" w:rsidP="00C25151">
      <w:pPr>
        <w:pStyle w:val="Heading3"/>
      </w:pPr>
      <w:bookmarkStart w:id="1230" w:name="_Toc367095389"/>
      <w:r w:rsidRPr="002B6462">
        <w:t>File and Record Changes</w:t>
      </w:r>
      <w:bookmarkEnd w:id="1230"/>
    </w:p>
    <w:p w:rsidR="00C25151" w:rsidRPr="00D94E76" w:rsidRDefault="00C25151" w:rsidP="00C25151">
      <w:pPr>
        <w:pStyle w:val="BodyText"/>
      </w:pPr>
      <w:r>
        <w:t>N/A</w:t>
      </w:r>
    </w:p>
    <w:p w:rsidR="00C25151" w:rsidRDefault="00C25151" w:rsidP="00C25151">
      <w:pPr>
        <w:pStyle w:val="Heading3"/>
      </w:pPr>
      <w:bookmarkStart w:id="1231" w:name="_Toc367095390"/>
      <w:r w:rsidRPr="002B6462">
        <w:t>Database Structural Changes</w:t>
      </w:r>
      <w:bookmarkEnd w:id="1231"/>
    </w:p>
    <w:p w:rsidR="00C25151" w:rsidRPr="009E73C1" w:rsidRDefault="00C25151" w:rsidP="00C25151">
      <w:pPr>
        <w:pStyle w:val="BodyText"/>
      </w:pPr>
      <w:r>
        <w:t>N/A</w:t>
      </w:r>
    </w:p>
    <w:p w:rsidR="00C25151" w:rsidRDefault="00C25151" w:rsidP="00C25151">
      <w:pPr>
        <w:pStyle w:val="Heading3"/>
      </w:pPr>
      <w:bookmarkStart w:id="1232" w:name="_Toc367095391"/>
      <w:r w:rsidRPr="002B6462">
        <w:lastRenderedPageBreak/>
        <w:t>Test Instruction</w:t>
      </w:r>
      <w:bookmarkEnd w:id="1232"/>
    </w:p>
    <w:p w:rsidR="00C25151" w:rsidRPr="00263478" w:rsidRDefault="00C25151" w:rsidP="00C25151">
      <w:pPr>
        <w:pStyle w:val="BodyText"/>
        <w:keepNext/>
        <w:keepLines/>
      </w:pPr>
      <w:r w:rsidRPr="00263478">
        <w:t>Testers should perform the following procedure:</w:t>
      </w:r>
    </w:p>
    <w:p w:rsidR="00C25151" w:rsidRPr="00263478" w:rsidRDefault="00C25151" w:rsidP="00C25151">
      <w:pPr>
        <w:pStyle w:val="Bullet1square"/>
      </w:pPr>
      <w:r w:rsidRPr="00263478">
        <w:t xml:space="preserve">Make </w:t>
      </w:r>
      <w:r>
        <w:t xml:space="preserve">a </w:t>
      </w:r>
      <w:r w:rsidRPr="00263478">
        <w:t>payment on</w:t>
      </w:r>
      <w:r>
        <w:t xml:space="preserve"> a</w:t>
      </w:r>
      <w:r w:rsidRPr="00263478">
        <w:t xml:space="preserve"> BAN </w:t>
      </w:r>
      <w:r>
        <w:t>that</w:t>
      </w:r>
      <w:r w:rsidRPr="00263478">
        <w:t xml:space="preserve"> is in collection and has received </w:t>
      </w:r>
      <w:r>
        <w:t xml:space="preserve">a </w:t>
      </w:r>
      <w:r w:rsidRPr="00263478">
        <w:t xml:space="preserve">Late Notice but is not suspended. The payment amount should be such that the BAN </w:t>
      </w:r>
      <w:r>
        <w:t>will be taken</w:t>
      </w:r>
      <w:r w:rsidRPr="00263478">
        <w:t xml:space="preserve"> out of collection. </w:t>
      </w:r>
      <w:r>
        <w:t xml:space="preserve">An </w:t>
      </w:r>
      <w:r w:rsidRPr="00263478">
        <w:t>SMS should be created in the SMS_SEND table when the payment is posted.</w:t>
      </w:r>
    </w:p>
    <w:p w:rsidR="00C25151" w:rsidRPr="00263478" w:rsidRDefault="00C25151" w:rsidP="00C25151">
      <w:pPr>
        <w:pStyle w:val="Bullet1square"/>
      </w:pPr>
      <w:r w:rsidRPr="00263478">
        <w:t xml:space="preserve">Make </w:t>
      </w:r>
      <w:r>
        <w:t xml:space="preserve">a </w:t>
      </w:r>
      <w:r w:rsidRPr="00263478">
        <w:t>payment on</w:t>
      </w:r>
      <w:r>
        <w:t xml:space="preserve"> a</w:t>
      </w:r>
      <w:r w:rsidRPr="00263478">
        <w:t xml:space="preserve"> BAN </w:t>
      </w:r>
      <w:r>
        <w:t>that</w:t>
      </w:r>
      <w:r w:rsidRPr="00263478">
        <w:t xml:space="preserve"> is in collection and has received</w:t>
      </w:r>
      <w:r>
        <w:t xml:space="preserve"> a</w:t>
      </w:r>
      <w:r w:rsidRPr="00263478">
        <w:t xml:space="preserve"> Late Notice but is not suspended. The payment amount should be such that the BAN remains in collection. </w:t>
      </w:r>
      <w:r>
        <w:t xml:space="preserve">An </w:t>
      </w:r>
      <w:r w:rsidRPr="00263478">
        <w:t>SMS should not be created.</w:t>
      </w:r>
    </w:p>
    <w:p w:rsidR="00C25151" w:rsidRPr="00263478" w:rsidRDefault="00C25151" w:rsidP="00C25151">
      <w:pPr>
        <w:pStyle w:val="Bullet1square"/>
      </w:pPr>
      <w:r w:rsidRPr="00263478">
        <w:t xml:space="preserve">Make </w:t>
      </w:r>
      <w:r>
        <w:t xml:space="preserve">a </w:t>
      </w:r>
      <w:r w:rsidRPr="00263478">
        <w:t xml:space="preserve">payment on a BAN </w:t>
      </w:r>
      <w:r>
        <w:t>that</w:t>
      </w:r>
      <w:r w:rsidRPr="00263478">
        <w:t xml:space="preserve"> is suspended in collection. The payment should bring the BAN out of collection and restore it from suspension. The new </w:t>
      </w:r>
      <w:r>
        <w:t>‘</w:t>
      </w:r>
      <w:r w:rsidRPr="00263478">
        <w:t>payment received</w:t>
      </w:r>
      <w:r>
        <w:t>’</w:t>
      </w:r>
      <w:r w:rsidRPr="00263478">
        <w:t xml:space="preserve"> SMS should not be created.</w:t>
      </w:r>
    </w:p>
    <w:p w:rsidR="00C25151" w:rsidRPr="00263478" w:rsidRDefault="00C25151" w:rsidP="00C25151">
      <w:pPr>
        <w:pStyle w:val="Bullet1square"/>
      </w:pPr>
      <w:r w:rsidRPr="00263478">
        <w:t>Make</w:t>
      </w:r>
      <w:r>
        <w:t xml:space="preserve"> a</w:t>
      </w:r>
      <w:r w:rsidRPr="00263478">
        <w:t xml:space="preserve"> payment on a BAN cancelled in collection. The payment should bring the BAN out of collection. The new </w:t>
      </w:r>
      <w:r>
        <w:t>‘</w:t>
      </w:r>
      <w:r w:rsidRPr="00263478">
        <w:t>payment received</w:t>
      </w:r>
      <w:r>
        <w:t>’</w:t>
      </w:r>
      <w:r w:rsidRPr="00263478">
        <w:t xml:space="preserve"> SMS should not be created.</w:t>
      </w:r>
      <w:r>
        <w:t xml:space="preserve"> </w:t>
      </w:r>
    </w:p>
    <w:p w:rsidR="00C25151" w:rsidRDefault="00C25151" w:rsidP="00C25151">
      <w:pPr>
        <w:pStyle w:val="Bullet1square"/>
      </w:pPr>
      <w:r w:rsidRPr="00263478">
        <w:t xml:space="preserve">Run a payments file </w:t>
      </w:r>
      <w:r>
        <w:t>that</w:t>
      </w:r>
      <w:r w:rsidRPr="00263478">
        <w:t xml:space="preserve"> contains delinquent BANs. The new </w:t>
      </w:r>
      <w:r>
        <w:t>‘</w:t>
      </w:r>
      <w:r w:rsidRPr="00263478">
        <w:t>payment received</w:t>
      </w:r>
      <w:r>
        <w:t>’</w:t>
      </w:r>
      <w:r w:rsidRPr="00263478">
        <w:t xml:space="preserve"> SMS should be created for the BANs that bec</w:t>
      </w:r>
      <w:r>
        <w:t>a</w:t>
      </w:r>
      <w:r w:rsidRPr="00263478">
        <w:t xml:space="preserve">me non-delinquent and have received </w:t>
      </w:r>
      <w:r>
        <w:t xml:space="preserve">a </w:t>
      </w:r>
      <w:r w:rsidRPr="00263478">
        <w:t>late notice and</w:t>
      </w:r>
      <w:r>
        <w:t xml:space="preserve"> are</w:t>
      </w:r>
      <w:r w:rsidRPr="00263478">
        <w:t xml:space="preserve"> in </w:t>
      </w:r>
      <w:r>
        <w:t>O</w:t>
      </w:r>
      <w:r w:rsidRPr="00263478">
        <w:t xml:space="preserve">pen status. </w:t>
      </w:r>
    </w:p>
    <w:p w:rsidR="00C25151" w:rsidRDefault="00C25151" w:rsidP="00C25151">
      <w:pPr>
        <w:pStyle w:val="Bullet1square"/>
      </w:pPr>
      <w:r w:rsidRPr="00263478">
        <w:t xml:space="preserve">There should not be any impact on performance of the </w:t>
      </w:r>
      <w:r>
        <w:t>Collection process</w:t>
      </w:r>
      <w:r w:rsidRPr="00263478">
        <w:t xml:space="preserve"> due to</w:t>
      </w:r>
      <w:r>
        <w:t xml:space="preserve"> the</w:t>
      </w:r>
      <w:r w:rsidRPr="00263478">
        <w:t xml:space="preserve"> new changes</w:t>
      </w:r>
      <w:r>
        <w:t xml:space="preserve"> introduced by implementation of this CR.</w:t>
      </w:r>
    </w:p>
    <w:p w:rsidR="00B92AF1" w:rsidRPr="008A1DD8" w:rsidRDefault="00B92AF1" w:rsidP="00B92AF1">
      <w:pPr>
        <w:pStyle w:val="Bullet1square"/>
        <w:numPr>
          <w:ilvl w:val="0"/>
          <w:numId w:val="0"/>
        </w:numPr>
        <w:ind w:left="1800" w:hanging="360"/>
      </w:pPr>
    </w:p>
    <w:p w:rsidR="00B92AF1" w:rsidRDefault="00B92AF1" w:rsidP="00B92AF1">
      <w:pPr>
        <w:pStyle w:val="Heading2"/>
      </w:pPr>
      <w:bookmarkStart w:id="1233" w:name="_Toc358376338"/>
      <w:bookmarkStart w:id="1234" w:name="_Toc367095392"/>
      <w:bookmarkStart w:id="1235" w:name="_Toc495391168"/>
      <w:bookmarkStart w:id="1236" w:name="_Toc496499477"/>
      <w:bookmarkStart w:id="1237" w:name="_Toc499003134"/>
      <w:bookmarkStart w:id="1238" w:name="_Toc108756935"/>
      <w:bookmarkStart w:id="1239" w:name="_Toc108852828"/>
      <w:bookmarkStart w:id="1240" w:name="_Toc196208415"/>
      <w:bookmarkStart w:id="1241" w:name="_Toc243101225"/>
      <w:r>
        <w:t xml:space="preserve">CR 1464 – Mobile Office </w:t>
      </w:r>
      <w:r w:rsidRPr="00EC1609">
        <w:t>BW format Implementation</w:t>
      </w:r>
      <w:bookmarkEnd w:id="1233"/>
      <w:bookmarkEnd w:id="1234"/>
    </w:p>
    <w:p w:rsidR="00B92AF1" w:rsidRDefault="00B92AF1" w:rsidP="00B92AF1">
      <w:pPr>
        <w:pStyle w:val="Heading3"/>
      </w:pPr>
      <w:bookmarkStart w:id="1242" w:name="_Toc233022481"/>
      <w:bookmarkStart w:id="1243" w:name="_Toc244592455"/>
      <w:bookmarkStart w:id="1244" w:name="_Toc244928241"/>
      <w:bookmarkStart w:id="1245" w:name="_Toc309918505"/>
      <w:bookmarkStart w:id="1246" w:name="_Toc350872999"/>
      <w:bookmarkStart w:id="1247" w:name="_Toc358376339"/>
      <w:bookmarkStart w:id="1248" w:name="_Toc367095393"/>
      <w:r>
        <w:t>Customer Requirements</w:t>
      </w:r>
      <w:bookmarkEnd w:id="1242"/>
      <w:bookmarkEnd w:id="1243"/>
      <w:bookmarkEnd w:id="1244"/>
      <w:bookmarkEnd w:id="1245"/>
      <w:bookmarkEnd w:id="1246"/>
      <w:bookmarkEnd w:id="1247"/>
      <w:bookmarkEnd w:id="1248"/>
    </w:p>
    <w:p w:rsidR="00B92AF1" w:rsidRPr="003943FF" w:rsidRDefault="00B92AF1" w:rsidP="00B92AF1">
      <w:pPr>
        <w:pStyle w:val="BodyText"/>
      </w:pPr>
      <w:r w:rsidRPr="003943FF">
        <w:t>Sometime during 2013 the existing Trådløs Bedrift (TB) IN system will be replaced with a new system called BroadWorks from a company called BroadSoft. The project is called Mobile Office. Today the charging of TB customers is done using CDRs from the core network (Huawei MSS). The new BroadWorks system will generate CDRs that should be used for end customer charging. At the same time CDRs will still be generated by the Huawei MSS. These Huawei CDRs should not be sent to usage.</w:t>
      </w:r>
    </w:p>
    <w:p w:rsidR="00B92AF1" w:rsidRPr="006A21A7" w:rsidRDefault="00B92AF1" w:rsidP="00B92AF1">
      <w:pPr>
        <w:pStyle w:val="BodyText"/>
      </w:pPr>
      <w:r w:rsidRPr="003943FF">
        <w:t>During the migration period there will be customers on both the old TB IN and the new BroadWorks platform. Thus some customers will still be charged using the traditional Huawei CDRs</w:t>
      </w:r>
      <w:r>
        <w:t>,</w:t>
      </w:r>
      <w:r w:rsidRPr="003943FF">
        <w:t xml:space="preserve"> while some customers should be charged based on CDRs from the BroadWorks platform</w:t>
      </w:r>
    </w:p>
    <w:p w:rsidR="00B92AF1" w:rsidRPr="002B6462" w:rsidRDefault="00B92AF1" w:rsidP="00B92AF1">
      <w:pPr>
        <w:pStyle w:val="Heading3"/>
      </w:pPr>
      <w:bookmarkStart w:id="1249" w:name="_Toc358376340"/>
      <w:bookmarkStart w:id="1250" w:name="_Toc367095394"/>
      <w:r w:rsidRPr="002B6462">
        <w:t>Requirement Overview</w:t>
      </w:r>
      <w:bookmarkEnd w:id="1249"/>
      <w:bookmarkEnd w:id="1250"/>
    </w:p>
    <w:p w:rsidR="00B92AF1" w:rsidRPr="002B6462" w:rsidRDefault="00B92AF1" w:rsidP="00B92AF1">
      <w:pPr>
        <w:pStyle w:val="BodyText"/>
      </w:pPr>
      <w:r w:rsidRPr="002B6462">
        <w:t>Describe here the requirements as received from the customer</w:t>
      </w:r>
    </w:p>
    <w:p w:rsidR="00B92AF1" w:rsidRPr="00AE011A" w:rsidRDefault="00B92AF1" w:rsidP="00B92AF1">
      <w:pPr>
        <w:pStyle w:val="Bullet1square"/>
        <w:rPr>
          <w:b/>
          <w:u w:val="single"/>
        </w:rPr>
      </w:pPr>
      <w:r>
        <w:t xml:space="preserve">[FR01] </w:t>
      </w:r>
      <w:r w:rsidRPr="00AE011A">
        <w:rPr>
          <w:b/>
          <w:u w:val="single"/>
        </w:rPr>
        <w:t xml:space="preserve">File </w:t>
      </w:r>
      <w:r>
        <w:rPr>
          <w:b/>
          <w:u w:val="single"/>
        </w:rPr>
        <w:t>S</w:t>
      </w:r>
      <w:r w:rsidRPr="00AE011A">
        <w:rPr>
          <w:b/>
          <w:u w:val="single"/>
        </w:rPr>
        <w:t xml:space="preserve">tructure </w:t>
      </w:r>
    </w:p>
    <w:p w:rsidR="00B92AF1" w:rsidRDefault="00B92AF1" w:rsidP="00B92AF1">
      <w:pPr>
        <w:pStyle w:val="List2alpha"/>
        <w:numPr>
          <w:ilvl w:val="1"/>
          <w:numId w:val="13"/>
        </w:numPr>
      </w:pPr>
      <w:r>
        <w:lastRenderedPageBreak/>
        <w:t xml:space="preserve">The CDR format is CSV. Included fields and their length can be found in </w:t>
      </w:r>
      <w:hyperlink w:anchor="_BW_00_Layout" w:history="1">
        <w:r w:rsidRPr="00965F75">
          <w:rPr>
            <w:rStyle w:val="Hyperlink"/>
          </w:rPr>
          <w:t>BroadWorks CDR format - list of fields v.1.0.xlsx</w:t>
        </w:r>
      </w:hyperlink>
      <w:r>
        <w:rPr>
          <w:rStyle w:val="Hyperlink"/>
        </w:rPr>
        <w:t>.</w:t>
      </w:r>
    </w:p>
    <w:p w:rsidR="00B92AF1" w:rsidRDefault="00B92AF1" w:rsidP="00B92AF1">
      <w:pPr>
        <w:pStyle w:val="List2alpha"/>
        <w:numPr>
          <w:ilvl w:val="1"/>
          <w:numId w:val="13"/>
        </w:numPr>
      </w:pPr>
      <w:r>
        <w:t>Each CDR file will start with a Header record (type = H) and end with a Trailer record (type = T). These records should be skipped by MAF.</w:t>
      </w:r>
    </w:p>
    <w:p w:rsidR="00B92AF1" w:rsidRDefault="00B92AF1" w:rsidP="00B92AF1">
      <w:pPr>
        <w:pStyle w:val="List2alpha"/>
        <w:numPr>
          <w:ilvl w:val="1"/>
          <w:numId w:val="13"/>
        </w:numPr>
      </w:pPr>
      <w:r>
        <w:t>Currently the “Normal” CDR type has 84 fields. The “Normal” CDRs will start with an “N”. If a CDR contains more than 84 fields, MAF should still be able to read/decode the CDR file. Any additional field after the 84 defined fields will be ignored.</w:t>
      </w:r>
    </w:p>
    <w:p w:rsidR="00B92AF1" w:rsidRPr="00AE011A" w:rsidRDefault="00B92AF1" w:rsidP="00B92AF1">
      <w:pPr>
        <w:pStyle w:val="Bullet1square"/>
        <w:rPr>
          <w:b/>
          <w:u w:val="single"/>
        </w:rPr>
      </w:pPr>
      <w:r>
        <w:t xml:space="preserve">[FR02] </w:t>
      </w:r>
      <w:r w:rsidRPr="00AE011A">
        <w:rPr>
          <w:b/>
          <w:u w:val="single"/>
        </w:rPr>
        <w:t>Huawei vs. BroadWorks CDRs</w:t>
      </w:r>
    </w:p>
    <w:p w:rsidR="00B92AF1" w:rsidRDefault="00B92AF1" w:rsidP="00B92AF1">
      <w:pPr>
        <w:pStyle w:val="Bullet2round"/>
      </w:pPr>
      <w:r>
        <w:t>Mobile Office subscribers will generate CDRs both on the BroadWorks platform and in the Huawei MSS. Mobile Office subscribers should be charged using the BroadWorks CDRs. Thus the corresponding CDRs from Huawei MSS should not be sent to MAFUSAGE. Subscribers still active on the old Trådløs Bedrift IN system should still be charged using the Huawei CDRs.</w:t>
      </w:r>
    </w:p>
    <w:p w:rsidR="00B92AF1" w:rsidRDefault="00B92AF1" w:rsidP="00B92AF1">
      <w:pPr>
        <w:pStyle w:val="Bullet2round"/>
      </w:pPr>
      <w:r>
        <w:t xml:space="preserve">The Service Key in the Huawei CDRs, together with the IMSI, should be used to distinguish those CDRs that should not be sent to MAFUSAGE. IF Huawei.serviceKey IN {To Be Decided} AND Huawei.servedIMSI IS a NetCom IMSI (range 24202%) </w:t>
      </w:r>
      <w:r w:rsidRPr="009745FC">
        <w:t>AND (HUAWEI.moCallRecord or HUAWEI.forwardCallRecord)</w:t>
      </w:r>
      <w:r>
        <w:t xml:space="preserve"> then the CDRs should NOT be sent to </w:t>
      </w:r>
      <w:r w:rsidRPr="00016F13">
        <w:t>MAFUSAGE</w:t>
      </w:r>
      <w:r>
        <w:t xml:space="preserve">. </w:t>
      </w:r>
    </w:p>
    <w:p w:rsidR="00B92AF1" w:rsidRDefault="00B92AF1" w:rsidP="00B92AF1">
      <w:pPr>
        <w:pStyle w:val="Bullet2round"/>
      </w:pPr>
      <w:r>
        <w:t>Other mapping for Huawei CDRs, such as the mapping to WH_CDR, should remain as is.</w:t>
      </w:r>
    </w:p>
    <w:p w:rsidR="00B92AF1" w:rsidRDefault="00B92AF1" w:rsidP="00B92AF1">
      <w:pPr>
        <w:pStyle w:val="Bullet1square"/>
      </w:pPr>
      <w:r>
        <w:t xml:space="preserve">[FR03] </w:t>
      </w:r>
      <w:r w:rsidRPr="00611BCA">
        <w:rPr>
          <w:b/>
          <w:u w:val="single"/>
        </w:rPr>
        <w:t>BroadWorks recordTypes</w:t>
      </w:r>
    </w:p>
    <w:p w:rsidR="00B92AF1" w:rsidRDefault="00B92AF1" w:rsidP="00B92AF1">
      <w:pPr>
        <w:pStyle w:val="Bullet2round"/>
      </w:pPr>
      <w:r>
        <w:t>The following record types are currently defined:</w:t>
      </w:r>
    </w:p>
    <w:p w:rsidR="00B92AF1" w:rsidRDefault="00B92AF1" w:rsidP="00B92AF1">
      <w:pPr>
        <w:pStyle w:val="Bullet2round"/>
      </w:pPr>
      <w:r>
        <w:t>01 = Originating Call Record (OCR)</w:t>
      </w:r>
    </w:p>
    <w:p w:rsidR="00B92AF1" w:rsidRDefault="00B92AF1" w:rsidP="00B92AF1">
      <w:pPr>
        <w:pStyle w:val="Bullet2round"/>
      </w:pPr>
      <w:r>
        <w:t>02 = Terminating Call Record (TCR)</w:t>
      </w:r>
    </w:p>
    <w:p w:rsidR="00B92AF1" w:rsidRDefault="00B92AF1" w:rsidP="00B92AF1">
      <w:pPr>
        <w:pStyle w:val="Bullet2round"/>
      </w:pPr>
      <w:r>
        <w:t>03 = Forwarding Call Record (FCR)</w:t>
      </w:r>
    </w:p>
    <w:p w:rsidR="00B92AF1" w:rsidRDefault="00B92AF1" w:rsidP="00B92AF1">
      <w:pPr>
        <w:pStyle w:val="Bullet2round"/>
      </w:pPr>
      <w:r>
        <w:t>11 = Originating Call Attempt Record (OCAR)</w:t>
      </w:r>
    </w:p>
    <w:p w:rsidR="00B92AF1" w:rsidRDefault="00B92AF1" w:rsidP="00B92AF1">
      <w:pPr>
        <w:pStyle w:val="Bullet2round"/>
      </w:pPr>
      <w:r>
        <w:t>12 = Terminating Call Attempt Record (TCAR)</w:t>
      </w:r>
    </w:p>
    <w:p w:rsidR="00B92AF1" w:rsidRDefault="00B92AF1" w:rsidP="00B92AF1">
      <w:pPr>
        <w:pStyle w:val="Bullet2round"/>
      </w:pPr>
      <w:r>
        <w:t>13 = Forwarding Call Attempt Record (FCAR)</w:t>
      </w:r>
    </w:p>
    <w:p w:rsidR="00B92AF1" w:rsidRDefault="00B92AF1" w:rsidP="00B92AF1">
      <w:pPr>
        <w:pStyle w:val="Bullet1square"/>
      </w:pPr>
      <w:r>
        <w:t xml:space="preserve">[FR04] </w:t>
      </w:r>
      <w:r w:rsidRPr="00611BCA">
        <w:rPr>
          <w:b/>
          <w:u w:val="single"/>
        </w:rPr>
        <w:t>Forward Type</w:t>
      </w:r>
    </w:p>
    <w:p w:rsidR="00B92AF1" w:rsidRDefault="00B92AF1" w:rsidP="00B92AF1">
      <w:pPr>
        <w:pStyle w:val="Bullet2round"/>
      </w:pPr>
      <w:r>
        <w:t>If BW.source = BW AND BW.trafficDirection = O then MAF.FORWARD_TYPE = O</w:t>
      </w:r>
    </w:p>
    <w:p w:rsidR="00B92AF1" w:rsidRDefault="00B92AF1" w:rsidP="00B92AF1">
      <w:pPr>
        <w:pStyle w:val="Bullet2round"/>
      </w:pPr>
      <w:r>
        <w:t>If BW.source = BW AND BW.trafficDirection = T then MAF.FORWARD_TYPE = I</w:t>
      </w:r>
    </w:p>
    <w:p w:rsidR="00B92AF1" w:rsidRDefault="00B92AF1" w:rsidP="00B92AF1">
      <w:pPr>
        <w:pStyle w:val="Bullet2round"/>
      </w:pPr>
      <w:r>
        <w:t>If BW.source = BW AND BW.trafficDirection = F then MAF.FORWARD_TYPE = F</w:t>
      </w:r>
    </w:p>
    <w:p w:rsidR="00B92AF1" w:rsidRDefault="00B92AF1" w:rsidP="00B92AF1">
      <w:pPr>
        <w:pStyle w:val="Bullet1square"/>
      </w:pPr>
      <w:r>
        <w:t xml:space="preserve">[FR05] </w:t>
      </w:r>
      <w:r w:rsidRPr="00611BCA">
        <w:rPr>
          <w:b/>
          <w:u w:val="single"/>
        </w:rPr>
        <w:t>Service</w:t>
      </w:r>
    </w:p>
    <w:p w:rsidR="00B92AF1" w:rsidRDefault="00B92AF1" w:rsidP="00B92AF1">
      <w:pPr>
        <w:pStyle w:val="Bullet2round"/>
      </w:pPr>
      <w:r>
        <w:t xml:space="preserve">IF BW.serviceType = 0 AND BW.serviceCode = 11 </w:t>
      </w:r>
    </w:p>
    <w:p w:rsidR="00B92AF1" w:rsidRDefault="00B92AF1" w:rsidP="00B92AF1">
      <w:pPr>
        <w:pStyle w:val="Bullet2round"/>
        <w:numPr>
          <w:ilvl w:val="0"/>
          <w:numId w:val="0"/>
        </w:numPr>
        <w:ind w:left="2160"/>
      </w:pPr>
      <w:r>
        <w:t>THEN MAF SERVICE = VOICE</w:t>
      </w:r>
    </w:p>
    <w:p w:rsidR="00B92AF1" w:rsidRDefault="00B92AF1" w:rsidP="00B92AF1">
      <w:pPr>
        <w:pStyle w:val="Bullet2round"/>
      </w:pPr>
      <w:r>
        <w:lastRenderedPageBreak/>
        <w:t>In the future we expect other serviceCodes to appear in the CDR files. These will then be the same as that of HUAWEI.teleServiceCode.</w:t>
      </w:r>
    </w:p>
    <w:p w:rsidR="00B92AF1" w:rsidRDefault="00B92AF1" w:rsidP="00B92AF1">
      <w:pPr>
        <w:pStyle w:val="Bullet2round"/>
        <w:numPr>
          <w:ilvl w:val="0"/>
          <w:numId w:val="0"/>
        </w:numPr>
        <w:ind w:left="2160"/>
      </w:pPr>
      <w:r>
        <w:t>We suggest that you implement the same WORK.service mapping for BW as is already implemented for HUAWEI.teleServiceCode. E.g. if BW.serviceCode = 22 THEN WORK.service = SMS</w:t>
      </w:r>
    </w:p>
    <w:p w:rsidR="00B92AF1" w:rsidRDefault="00B92AF1" w:rsidP="00B92AF1">
      <w:pPr>
        <w:pStyle w:val="Bullet1square"/>
        <w:numPr>
          <w:ilvl w:val="0"/>
          <w:numId w:val="0"/>
        </w:numPr>
        <w:ind w:left="1800" w:hanging="360"/>
      </w:pPr>
      <w:r>
        <w:t xml:space="preserve">[FR06] </w:t>
      </w:r>
      <w:r w:rsidRPr="00611BCA">
        <w:rPr>
          <w:b/>
          <w:u w:val="single"/>
        </w:rPr>
        <w:t>Message Identifier</w:t>
      </w:r>
    </w:p>
    <w:p w:rsidR="00B92AF1" w:rsidRDefault="00B92AF1" w:rsidP="00B92AF1">
      <w:pPr>
        <w:pStyle w:val="Bullet2round"/>
      </w:pPr>
      <w:r>
        <w:t>The unique message identifier for each BW record is called “BW.recordId”.</w:t>
      </w:r>
    </w:p>
    <w:p w:rsidR="00B92AF1" w:rsidRDefault="00B92AF1" w:rsidP="00B92AF1">
      <w:pPr>
        <w:pStyle w:val="Bullet2round"/>
      </w:pPr>
      <w:r>
        <w:t>In Call Forwarding scenarios, the thirdParty or the actual callingNumber (the number that calls the party who has done call forwarding) is mapped to the MESSAGE_IDENTIFIER field after the specific message identifier value separated with a semicolon “;”.</w:t>
      </w:r>
    </w:p>
    <w:p w:rsidR="00B92AF1" w:rsidRDefault="00B92AF1" w:rsidP="00B92AF1">
      <w:pPr>
        <w:pStyle w:val="Bullet1square"/>
        <w:numPr>
          <w:ilvl w:val="0"/>
          <w:numId w:val="0"/>
        </w:numPr>
        <w:ind w:left="2160"/>
      </w:pPr>
      <w:r>
        <w:t>In the case of a BroadWorks call forwarding record (BW.recordType = 03 or 13), then the value found in the BW.callingNumber should be mapped to the message identifier field.</w:t>
      </w:r>
    </w:p>
    <w:p w:rsidR="00B92AF1" w:rsidRDefault="00B92AF1" w:rsidP="00B92AF1">
      <w:pPr>
        <w:pStyle w:val="Bullet1square"/>
        <w:numPr>
          <w:ilvl w:val="0"/>
          <w:numId w:val="0"/>
        </w:numPr>
        <w:ind w:left="2160"/>
      </w:pPr>
      <w:r>
        <w:t>Example: BW.source = BW AND BW.recordId = 7FFFFFFF AND BW.callingNumber = 46735000000 then we will get:</w:t>
      </w:r>
    </w:p>
    <w:p w:rsidR="00B92AF1" w:rsidRDefault="00B92AF1" w:rsidP="00B92AF1">
      <w:pPr>
        <w:pStyle w:val="Bullet1square"/>
        <w:numPr>
          <w:ilvl w:val="0"/>
          <w:numId w:val="0"/>
        </w:numPr>
        <w:ind w:left="2160"/>
      </w:pPr>
      <w:r>
        <w:t>FOKUS.MESSAGE_IDENTIFIER =7FFFFFF;46735000000</w:t>
      </w:r>
    </w:p>
    <w:p w:rsidR="00B92AF1" w:rsidRPr="005679F9" w:rsidRDefault="00B92AF1" w:rsidP="00B92AF1">
      <w:pPr>
        <w:pStyle w:val="Bullet1square"/>
        <w:rPr>
          <w:b/>
          <w:u w:val="single"/>
        </w:rPr>
      </w:pPr>
      <w:r>
        <w:t xml:space="preserve">[FR07] </w:t>
      </w:r>
      <w:r w:rsidRPr="005679F9">
        <w:rPr>
          <w:b/>
          <w:u w:val="single"/>
        </w:rPr>
        <w:t>Number Normalization</w:t>
      </w:r>
    </w:p>
    <w:p w:rsidR="00B92AF1" w:rsidRDefault="00B92AF1" w:rsidP="00B92AF1">
      <w:pPr>
        <w:pStyle w:val="Bullet2round"/>
      </w:pPr>
      <w:r>
        <w:t xml:space="preserve">Numbers such as callingNumber, calledNumber, and so on are represented in international format </w:t>
      </w:r>
      <w:r w:rsidRPr="0086570D">
        <w:t>(the “+” has been removed)</w:t>
      </w:r>
      <w:r>
        <w:rPr>
          <w:color w:val="1F497D"/>
        </w:rPr>
        <w:t xml:space="preserve"> </w:t>
      </w:r>
      <w:r>
        <w:t xml:space="preserve">with a country code, if not otherwise specified. </w:t>
      </w:r>
    </w:p>
    <w:p w:rsidR="00B92AF1" w:rsidRDefault="00B92AF1" w:rsidP="00B92AF1">
      <w:pPr>
        <w:pStyle w:val="Bullet1square"/>
        <w:keepNext/>
        <w:keepLines/>
        <w:numPr>
          <w:ilvl w:val="0"/>
          <w:numId w:val="0"/>
        </w:numPr>
        <w:ind w:left="1800"/>
      </w:pPr>
      <w:r>
        <w:t xml:space="preserve">[FR08] </w:t>
      </w:r>
      <w:r w:rsidRPr="005679F9">
        <w:rPr>
          <w:b/>
          <w:u w:val="single"/>
        </w:rPr>
        <w:t>Mapping to MAFUSAGE</w:t>
      </w:r>
    </w:p>
    <w:p w:rsidR="00B92AF1" w:rsidRDefault="00B92AF1" w:rsidP="00B92AF1">
      <w:pPr>
        <w:pStyle w:val="Bullet2round"/>
        <w:keepNext/>
        <w:keepLines/>
      </w:pPr>
      <w:r>
        <w:t xml:space="preserve">See attached Excel sheet </w:t>
      </w:r>
      <w:hyperlink w:anchor="_Mapping_Fields" w:history="1">
        <w:r w:rsidRPr="005679F9">
          <w:rPr>
            <w:rStyle w:val="Hyperlink"/>
          </w:rPr>
          <w:t>“Mapping from BW CDR to MAFUSAGE v1.0.xlsx”.</w:t>
        </w:r>
      </w:hyperlink>
    </w:p>
    <w:p w:rsidR="00B92AF1" w:rsidRPr="005679F9" w:rsidRDefault="00B92AF1" w:rsidP="00B92AF1">
      <w:pPr>
        <w:pStyle w:val="Bullet1square"/>
        <w:rPr>
          <w:b/>
          <w:u w:val="single"/>
        </w:rPr>
      </w:pPr>
      <w:r>
        <w:t xml:space="preserve">[FR09] </w:t>
      </w:r>
      <w:r w:rsidRPr="005679F9">
        <w:rPr>
          <w:b/>
          <w:u w:val="single"/>
        </w:rPr>
        <w:t>Mapping to WH</w:t>
      </w:r>
    </w:p>
    <w:p w:rsidR="00B92AF1" w:rsidRDefault="00B92AF1" w:rsidP="00B92AF1">
      <w:pPr>
        <w:pStyle w:val="Bullet2round"/>
      </w:pPr>
      <w:r>
        <w:t xml:space="preserve">BW.OCR, BW.TCR, BW.FCR, BW.OCAR, BW.TCAR and BW.FCAR should be mapped to WH_CDR. Mapping rules for the specific BroadWorks CDR fields can be found in the attached Excel sheet </w:t>
      </w:r>
      <w:r w:rsidRPr="00824844">
        <w:rPr>
          <w:rStyle w:val="Hyperlink"/>
        </w:rPr>
        <w:t>“Mapping of BW CDR to WH_CDR v1.0.xlsx”</w:t>
      </w:r>
      <w:r>
        <w:rPr>
          <w:rStyle w:val="Hyperlink"/>
        </w:rPr>
        <w:t>.</w:t>
      </w:r>
    </w:p>
    <w:p w:rsidR="00B92AF1" w:rsidRDefault="00B92AF1" w:rsidP="00B92AF1">
      <w:pPr>
        <w:pStyle w:val="Bullet2round"/>
      </w:pPr>
      <w:r>
        <w:t>Other rules, such as determination of WH_CDR.THIRD_PARTY_OPERATOR, WH_CDR.CALL_CHARACTERISTICS (for BW.calledNumber and BW.callingNumber) and WH_CDR.SERVICE should be similar to the Huawei implementation.</w:t>
      </w:r>
    </w:p>
    <w:p w:rsidR="00B92AF1" w:rsidRPr="005679F9" w:rsidRDefault="00B92AF1" w:rsidP="00B92AF1">
      <w:pPr>
        <w:pStyle w:val="Bullet1square"/>
        <w:rPr>
          <w:b/>
          <w:u w:val="single"/>
        </w:rPr>
      </w:pPr>
      <w:r>
        <w:t xml:space="preserve">[FR10] </w:t>
      </w:r>
      <w:r w:rsidRPr="005679F9">
        <w:rPr>
          <w:b/>
          <w:u w:val="single"/>
        </w:rPr>
        <w:t>Number Enquiry Calls</w:t>
      </w:r>
    </w:p>
    <w:p w:rsidR="00B92AF1" w:rsidRDefault="00B92AF1" w:rsidP="00B92AF1">
      <w:pPr>
        <w:pStyle w:val="Bullet2round"/>
      </w:pPr>
      <w:r>
        <w:t>BW.OCR and BW.FCR (BW.recordType IN (01,03) CDRs related to calls to the number enquiry services, 18XX (BW.calledNumber such as 4718XX), should be dropped in MAF. Thus, such CDRs should NOT be sent to MAFUSAGE.</w:t>
      </w:r>
    </w:p>
    <w:p w:rsidR="00B92AF1" w:rsidRPr="005679F9" w:rsidRDefault="00B92AF1" w:rsidP="00B92AF1">
      <w:pPr>
        <w:pStyle w:val="Bullet1square"/>
        <w:rPr>
          <w:b/>
          <w:u w:val="single"/>
        </w:rPr>
      </w:pPr>
      <w:r>
        <w:t xml:space="preserve">[FR11] </w:t>
      </w:r>
      <w:r w:rsidRPr="005679F9">
        <w:rPr>
          <w:b/>
          <w:u w:val="single"/>
        </w:rPr>
        <w:t>NPDB Lookup</w:t>
      </w:r>
    </w:p>
    <w:p w:rsidR="00B92AF1" w:rsidRDefault="00B92AF1" w:rsidP="00B92AF1">
      <w:pPr>
        <w:pStyle w:val="Bullet2round"/>
      </w:pPr>
      <w:r>
        <w:lastRenderedPageBreak/>
        <w:t>For BW.OCR and BW.FCR sent to MAFUSAGE, an NPDB lookup to determine operator ownership (CALL_CHARACTERISTIC_CD) must be performed on the BW.CalledNumber if it is a Norwegian mobile number.</w:t>
      </w:r>
    </w:p>
    <w:p w:rsidR="00B92AF1" w:rsidRPr="005679F9" w:rsidRDefault="00B92AF1" w:rsidP="00B92AF1">
      <w:pPr>
        <w:pStyle w:val="Bullet1square"/>
        <w:rPr>
          <w:b/>
          <w:u w:val="single"/>
        </w:rPr>
      </w:pPr>
      <w:r>
        <w:t xml:space="preserve">[FR12] </w:t>
      </w:r>
      <w:r w:rsidRPr="005679F9">
        <w:rPr>
          <w:b/>
          <w:u w:val="single"/>
        </w:rPr>
        <w:t>Outbound Roaming</w:t>
      </w:r>
    </w:p>
    <w:p w:rsidR="00B92AF1" w:rsidRDefault="00B92AF1" w:rsidP="00B92AF1">
      <w:pPr>
        <w:pStyle w:val="Bullet2round"/>
      </w:pPr>
      <w:r>
        <w:t>If BW.roamingMscAddress exists and is NOT a Norwegian number (such as 4673600000), then the BroadWorks record should be dropped and NOT sent to MAFUSAGE.</w:t>
      </w:r>
    </w:p>
    <w:p w:rsidR="00B92AF1" w:rsidRPr="005679F9" w:rsidRDefault="00B92AF1" w:rsidP="00B92AF1">
      <w:pPr>
        <w:pStyle w:val="Bullet1square"/>
        <w:rPr>
          <w:b/>
          <w:u w:val="single"/>
        </w:rPr>
      </w:pPr>
      <w:r>
        <w:t xml:space="preserve">[FR13] </w:t>
      </w:r>
      <w:r w:rsidRPr="005679F9">
        <w:rPr>
          <w:b/>
          <w:u w:val="single"/>
        </w:rPr>
        <w:t>Product Type</w:t>
      </w:r>
    </w:p>
    <w:p w:rsidR="00B92AF1" w:rsidRDefault="00B92AF1" w:rsidP="00B92AF1">
      <w:pPr>
        <w:pStyle w:val="Bullet2round"/>
      </w:pPr>
      <w:r>
        <w:t>Product Type must be determined based on the BW.userNumber in the CDRs.</w:t>
      </w:r>
    </w:p>
    <w:p w:rsidR="00B92AF1" w:rsidRPr="00901373" w:rsidRDefault="00B92AF1" w:rsidP="00B92AF1">
      <w:pPr>
        <w:pStyle w:val="Bullet1square"/>
        <w:rPr>
          <w:b/>
          <w:u w:val="single"/>
        </w:rPr>
      </w:pPr>
      <w:r>
        <w:t xml:space="preserve">[FR14]  </w:t>
      </w:r>
      <w:r w:rsidRPr="00901373">
        <w:rPr>
          <w:b/>
          <w:u w:val="single"/>
        </w:rPr>
        <w:t>Call Assembly</w:t>
      </w:r>
    </w:p>
    <w:p w:rsidR="00B92AF1" w:rsidRDefault="00B92AF1" w:rsidP="00B92AF1">
      <w:pPr>
        <w:pStyle w:val="Bullet2round"/>
      </w:pPr>
      <w:r>
        <w:t>No call assembly or merge of long duration calls is required. Calls sent to MAF will already be assembled.</w:t>
      </w:r>
    </w:p>
    <w:p w:rsidR="00B92AF1" w:rsidRPr="00901373" w:rsidRDefault="00B92AF1" w:rsidP="00B92AF1">
      <w:pPr>
        <w:pStyle w:val="Bullet1square"/>
        <w:rPr>
          <w:b/>
          <w:u w:val="single"/>
        </w:rPr>
      </w:pPr>
      <w:r>
        <w:t xml:space="preserve">[FR15] </w:t>
      </w:r>
      <w:r w:rsidRPr="00901373">
        <w:rPr>
          <w:b/>
          <w:u w:val="single"/>
        </w:rPr>
        <w:t>CUG/VPN</w:t>
      </w:r>
    </w:p>
    <w:p w:rsidR="00B92AF1" w:rsidRDefault="00B92AF1" w:rsidP="00B92AF1">
      <w:pPr>
        <w:pStyle w:val="Bullet2round"/>
      </w:pPr>
      <w:r>
        <w:t>The handling of CUG/VPN should be similar to the implementation for the Huawei CDR format.</w:t>
      </w:r>
    </w:p>
    <w:p w:rsidR="00B92AF1" w:rsidRPr="00901373" w:rsidRDefault="00B92AF1" w:rsidP="00B92AF1">
      <w:pPr>
        <w:pStyle w:val="Bullet1square"/>
        <w:rPr>
          <w:b/>
          <w:u w:val="single"/>
        </w:rPr>
      </w:pPr>
      <w:r>
        <w:t xml:space="preserve">[FR16] </w:t>
      </w:r>
      <w:r>
        <w:rPr>
          <w:b/>
          <w:u w:val="single"/>
        </w:rPr>
        <w:t>Ca</w:t>
      </w:r>
      <w:r w:rsidRPr="00901373">
        <w:rPr>
          <w:b/>
          <w:u w:val="single"/>
        </w:rPr>
        <w:t>ll Attempts</w:t>
      </w:r>
    </w:p>
    <w:p w:rsidR="00B92AF1" w:rsidRPr="0051048C" w:rsidRDefault="00B92AF1" w:rsidP="00B92AF1">
      <w:pPr>
        <w:pStyle w:val="Bullet2round"/>
        <w:rPr>
          <w:rStyle w:val="Hyperlink"/>
          <w:color w:val="auto"/>
          <w:u w:val="none"/>
        </w:rPr>
      </w:pPr>
      <w:r>
        <w:t xml:space="preserve">Call attempt records (no b-answer) will have BW.answerIndicator = No. recordTypes are 11, 12 and 13. Such records should NOT be sent to MAFUSAGE. Any other handling, such as mapping to WH_CDR, should be similar to call attempt records from the Huawei MSS. WH_CDR mapping for call attempts is defined in </w:t>
      </w:r>
      <w:hyperlink w:anchor="_WH_Mapping" w:history="1">
        <w:r w:rsidRPr="00EF6861">
          <w:rPr>
            <w:rStyle w:val="Hyperlink"/>
          </w:rPr>
          <w:t>“Mapping of BW CDR to WH_CDR v1.0.xlsx”.</w:t>
        </w:r>
      </w:hyperlink>
    </w:p>
    <w:p w:rsidR="00B92AF1" w:rsidRPr="0051048C" w:rsidRDefault="00B92AF1" w:rsidP="00B92AF1">
      <w:pPr>
        <w:pStyle w:val="Bullet2round"/>
        <w:rPr>
          <w:rStyle w:val="Hyperlink"/>
          <w:color w:val="auto"/>
          <w:u w:val="none"/>
        </w:rPr>
      </w:pPr>
      <w:r>
        <w:rPr>
          <w:rStyle w:val="Hyperlink"/>
        </w:rPr>
        <w:t>Original Requirement Doc and Associated Documentation</w:t>
      </w:r>
    </w:p>
    <w:bookmarkStart w:id="1251" w:name="_MON_1431777552"/>
    <w:bookmarkEnd w:id="1251"/>
    <w:p w:rsidR="00B92AF1" w:rsidRDefault="00B92AF1" w:rsidP="00B92AF1">
      <w:pPr>
        <w:pStyle w:val="Bullet2round"/>
        <w:numPr>
          <w:ilvl w:val="0"/>
          <w:numId w:val="0"/>
        </w:numPr>
        <w:ind w:left="2160" w:hanging="360"/>
        <w:rPr>
          <w:rStyle w:val="Hyperlink"/>
        </w:rPr>
      </w:pPr>
      <w:r>
        <w:rPr>
          <w:rStyle w:val="Hyperlink"/>
        </w:rPr>
        <w:object w:dxaOrig="1551" w:dyaOrig="991">
          <v:shape id="_x0000_i1044" type="#_x0000_t75" style="width:77.25pt;height:49.5pt" o:ole="">
            <v:imagedata r:id="rId64" o:title=""/>
          </v:shape>
          <o:OLEObject Type="Embed" ProgID="Word.Document.8" ShapeID="_x0000_i1044" DrawAspect="Icon" ObjectID="_1442239444" r:id="rId65">
            <o:FieldCodes>\s</o:FieldCodes>
          </o:OLEObject>
        </w:object>
      </w:r>
    </w:p>
    <w:p w:rsidR="00B92AF1" w:rsidRDefault="00B92AF1" w:rsidP="00B92AF1">
      <w:pPr>
        <w:pStyle w:val="Bullet2round"/>
        <w:numPr>
          <w:ilvl w:val="0"/>
          <w:numId w:val="0"/>
        </w:numPr>
        <w:ind w:left="2160" w:hanging="360"/>
        <w:rPr>
          <w:rStyle w:val="Hyperlink"/>
        </w:rPr>
      </w:pPr>
      <w:r>
        <w:rPr>
          <w:rStyle w:val="Hyperlink"/>
        </w:rPr>
        <w:object w:dxaOrig="2069" w:dyaOrig="1320">
          <v:shape id="_x0000_i1045" type="#_x0000_t75" style="width:103.5pt;height:66pt" o:ole="">
            <v:imagedata r:id="rId66" o:title=""/>
          </v:shape>
          <o:OLEObject Type="Embed" ProgID="Excel.Sheet.12" ShapeID="_x0000_i1045" DrawAspect="Icon" ObjectID="_1442239445" r:id="rId67"/>
        </w:object>
      </w:r>
    </w:p>
    <w:p w:rsidR="00B92AF1" w:rsidRDefault="00B92AF1" w:rsidP="00B92AF1">
      <w:pPr>
        <w:pStyle w:val="Bullet2round"/>
        <w:numPr>
          <w:ilvl w:val="0"/>
          <w:numId w:val="0"/>
        </w:numPr>
        <w:ind w:left="2160" w:hanging="360"/>
        <w:rPr>
          <w:rStyle w:val="Hyperlink"/>
        </w:rPr>
      </w:pPr>
      <w:r>
        <w:rPr>
          <w:rStyle w:val="Hyperlink"/>
        </w:rPr>
        <w:object w:dxaOrig="1551" w:dyaOrig="991">
          <v:shape id="_x0000_i1046" type="#_x0000_t75" style="width:77.25pt;height:49.5pt" o:ole="">
            <v:imagedata r:id="rId68" o:title=""/>
          </v:shape>
          <o:OLEObject Type="Embed" ProgID="Excel.Sheet.12" ShapeID="_x0000_i1046" DrawAspect="Icon" ObjectID="_1442239446" r:id="rId69"/>
        </w:object>
      </w:r>
    </w:p>
    <w:p w:rsidR="00B92AF1" w:rsidRDefault="00B92AF1" w:rsidP="00B92AF1">
      <w:pPr>
        <w:pStyle w:val="Bullet2round"/>
        <w:numPr>
          <w:ilvl w:val="0"/>
          <w:numId w:val="0"/>
        </w:numPr>
        <w:ind w:left="2160" w:hanging="360"/>
        <w:rPr>
          <w:rStyle w:val="Hyperlink"/>
        </w:rPr>
      </w:pPr>
      <w:r>
        <w:rPr>
          <w:rStyle w:val="Hyperlink"/>
        </w:rPr>
        <w:object w:dxaOrig="1551" w:dyaOrig="991">
          <v:shape id="_x0000_i1047" type="#_x0000_t75" style="width:77.25pt;height:49.5pt" o:ole="">
            <v:imagedata r:id="rId70" o:title=""/>
          </v:shape>
          <o:OLEObject Type="Embed" ProgID="Excel.Sheet.12" ShapeID="_x0000_i1047" DrawAspect="Icon" ObjectID="_1442239447" r:id="rId71"/>
        </w:object>
      </w:r>
    </w:p>
    <w:p w:rsidR="00B92AF1" w:rsidRDefault="00B92AF1" w:rsidP="00B92AF1">
      <w:pPr>
        <w:pStyle w:val="Bullet2round"/>
        <w:numPr>
          <w:ilvl w:val="0"/>
          <w:numId w:val="0"/>
        </w:numPr>
        <w:ind w:left="2160" w:hanging="360"/>
      </w:pPr>
    </w:p>
    <w:p w:rsidR="00B92AF1" w:rsidRPr="002B6462" w:rsidRDefault="00B92AF1" w:rsidP="00B92AF1">
      <w:pPr>
        <w:pStyle w:val="Heading3"/>
      </w:pPr>
      <w:bookmarkStart w:id="1252" w:name="_Toc358376341"/>
      <w:bookmarkStart w:id="1253" w:name="_Toc367095395"/>
      <w:r>
        <w:t>M</w:t>
      </w:r>
      <w:r w:rsidRPr="002B6462">
        <w:t>arket-Specific Notes</w:t>
      </w:r>
      <w:bookmarkEnd w:id="1252"/>
      <w:bookmarkEnd w:id="1253"/>
    </w:p>
    <w:p w:rsidR="00B92AF1" w:rsidRPr="002B6462" w:rsidRDefault="00B92AF1" w:rsidP="00B92AF1">
      <w:pPr>
        <w:pStyle w:val="BodyText"/>
      </w:pPr>
      <w:r>
        <w:t>This CR is part of Fokus customized module and is therefore available for Netcom only.</w:t>
      </w:r>
    </w:p>
    <w:p w:rsidR="00B92AF1" w:rsidRPr="002B6462" w:rsidRDefault="00B92AF1" w:rsidP="00B92AF1">
      <w:pPr>
        <w:pStyle w:val="Heading3"/>
      </w:pPr>
      <w:bookmarkStart w:id="1254" w:name="_Toc358376342"/>
      <w:bookmarkStart w:id="1255" w:name="_Toc367095396"/>
      <w:r w:rsidRPr="002B6462">
        <w:t>Existing Functionality</w:t>
      </w:r>
      <w:bookmarkEnd w:id="1254"/>
      <w:bookmarkEnd w:id="1255"/>
    </w:p>
    <w:p w:rsidR="00B92AF1" w:rsidRPr="002B6462" w:rsidRDefault="00B92AF1" w:rsidP="00B92AF1">
      <w:pPr>
        <w:pStyle w:val="BodyText"/>
      </w:pPr>
      <w:r>
        <w:t>This CR is about the new BW format and its implementation. Hence, there is no change in existing functionality.</w:t>
      </w:r>
    </w:p>
    <w:p w:rsidR="00B92AF1" w:rsidRDefault="00B92AF1" w:rsidP="00B92AF1">
      <w:pPr>
        <w:pStyle w:val="Heading3"/>
      </w:pPr>
      <w:bookmarkStart w:id="1256" w:name="_Toc358376343"/>
      <w:bookmarkStart w:id="1257" w:name="_Toc367095397"/>
      <w:r w:rsidRPr="002B6462">
        <w:t>Proposed Solution Functional Specifications</w:t>
      </w:r>
      <w:bookmarkEnd w:id="1256"/>
      <w:bookmarkEnd w:id="1257"/>
    </w:p>
    <w:p w:rsidR="00B92AF1" w:rsidRPr="006A21A7" w:rsidRDefault="00B92AF1" w:rsidP="00B92AF1">
      <w:pPr>
        <w:pStyle w:val="Heading4"/>
      </w:pPr>
      <w:r>
        <w:t>MAF</w:t>
      </w:r>
    </w:p>
    <w:p w:rsidR="00B92AF1" w:rsidRDefault="00B92AF1" w:rsidP="00B92AF1">
      <w:pPr>
        <w:pStyle w:val="Bullet1square"/>
      </w:pPr>
      <w:bookmarkStart w:id="1258" w:name="_Toc272402223"/>
      <w:bookmarkStart w:id="1259" w:name="_Toc286082175"/>
      <w:r>
        <w:t>MAF Listener will be enhanced to handle the BW format.</w:t>
      </w:r>
    </w:p>
    <w:p w:rsidR="00B92AF1" w:rsidRDefault="00B92AF1" w:rsidP="00B92AF1">
      <w:pPr>
        <w:pStyle w:val="Bullet1square"/>
      </w:pPr>
      <w:r>
        <w:t>The BW format will be created in RBMS and will be of “Delimiter” type, where delimiter is ‘,’ (COMMA).</w:t>
      </w:r>
    </w:p>
    <w:p w:rsidR="00B92AF1" w:rsidRDefault="00B92AF1" w:rsidP="00B92AF1">
      <w:pPr>
        <w:pStyle w:val="Bullet1square"/>
      </w:pPr>
      <w:r>
        <w:t>For this new format, four new layouts and related fields will be created in RBMS, according to the fields defined in chapter</w:t>
      </w:r>
      <w:r>
        <w:rPr>
          <w:color w:val="0000FF"/>
        </w:rPr>
        <w:t xml:space="preserve"> </w:t>
      </w:r>
      <w:r w:rsidRPr="002456E8">
        <w:rPr>
          <w:color w:val="0000FF"/>
        </w:rPr>
        <w:fldChar w:fldCharType="begin"/>
      </w:r>
      <w:r w:rsidRPr="002456E8">
        <w:rPr>
          <w:color w:val="0000FF"/>
        </w:rPr>
        <w:instrText xml:space="preserve"> REF _Ref345577817 \r \h </w:instrText>
      </w:r>
      <w:r>
        <w:rPr>
          <w:color w:val="0000FF"/>
        </w:rPr>
        <w:instrText xml:space="preserve"> \* MERGEFORMAT </w:instrText>
      </w:r>
      <w:r w:rsidRPr="002456E8">
        <w:rPr>
          <w:color w:val="0000FF"/>
        </w:rPr>
      </w:r>
      <w:r w:rsidRPr="002456E8">
        <w:rPr>
          <w:color w:val="0000FF"/>
        </w:rPr>
        <w:fldChar w:fldCharType="separate"/>
      </w:r>
      <w:r w:rsidR="00AD78B8">
        <w:rPr>
          <w:b/>
          <w:bCs/>
          <w:color w:val="0000FF"/>
          <w:lang w:val="en-US"/>
        </w:rPr>
        <w:t>Error! Reference source not found.</w:t>
      </w:r>
      <w:r w:rsidRPr="002456E8">
        <w:rPr>
          <w:color w:val="0000FF"/>
        </w:rPr>
        <w:fldChar w:fldCharType="end"/>
      </w:r>
      <w:r>
        <w:rPr>
          <w:color w:val="0000FF"/>
        </w:rPr>
        <w:t xml:space="preserve"> </w:t>
      </w:r>
      <w:r w:rsidRPr="004C4473">
        <w:rPr>
          <w:color w:val="0000FF"/>
        </w:rPr>
        <w:t>“</w:t>
      </w:r>
      <w:r>
        <w:fldChar w:fldCharType="begin"/>
      </w:r>
      <w:r>
        <w:instrText xml:space="preserve"> REF _Ref310145182 \h  \* MERGEFORMAT </w:instrText>
      </w:r>
      <w:r>
        <w:fldChar w:fldCharType="separate"/>
      </w:r>
      <w:r w:rsidR="00AD78B8">
        <w:rPr>
          <w:b/>
          <w:bCs/>
          <w:lang w:val="en-US"/>
        </w:rPr>
        <w:t>Error! Reference source not found.</w:t>
      </w:r>
      <w:r>
        <w:fldChar w:fldCharType="end"/>
      </w:r>
      <w:r w:rsidRPr="004C4473">
        <w:rPr>
          <w:color w:val="0000FF"/>
        </w:rPr>
        <w:t>”</w:t>
      </w:r>
      <w:r>
        <w:t>.</w:t>
      </w:r>
    </w:p>
    <w:p w:rsidR="00B92AF1" w:rsidRPr="00452AED" w:rsidRDefault="00B92AF1" w:rsidP="00B92AF1">
      <w:pPr>
        <w:pStyle w:val="Bullet1square"/>
      </w:pPr>
      <w:r>
        <w:t xml:space="preserve">For </w:t>
      </w:r>
      <w:r w:rsidRPr="00452AED">
        <w:t xml:space="preserve">processing of the new </w:t>
      </w:r>
      <w:r>
        <w:t xml:space="preserve">BW </w:t>
      </w:r>
      <w:r w:rsidRPr="00452AED">
        <w:t>format by MAF, new entries will be created in the MAF Reference tables for the following new file types:</w:t>
      </w:r>
    </w:p>
    <w:p w:rsidR="00B92AF1" w:rsidRPr="00810D0B" w:rsidRDefault="00B92AF1" w:rsidP="00B92AF1">
      <w:pPr>
        <w:pStyle w:val="Bullet2round"/>
        <w:rPr>
          <w:lang w:val="en-GB"/>
        </w:rPr>
      </w:pPr>
      <w:r>
        <w:rPr>
          <w:lang w:val="en-GB"/>
        </w:rPr>
        <w:t>BW</w:t>
      </w:r>
    </w:p>
    <w:p w:rsidR="00B92AF1" w:rsidRPr="00F4114C" w:rsidRDefault="00B92AF1" w:rsidP="00B92AF1">
      <w:pPr>
        <w:pStyle w:val="Bullet2round"/>
        <w:rPr>
          <w:lang w:val="en-GB"/>
        </w:rPr>
      </w:pPr>
      <w:r>
        <w:t>BW_DROP</w:t>
      </w:r>
    </w:p>
    <w:p w:rsidR="00B92AF1" w:rsidRPr="004B6E67" w:rsidRDefault="00B92AF1" w:rsidP="00B92AF1">
      <w:pPr>
        <w:pStyle w:val="Bullet2round"/>
        <w:rPr>
          <w:lang w:val="en-GB"/>
        </w:rPr>
      </w:pPr>
      <w:r>
        <w:t>BW_ERROR</w:t>
      </w:r>
    </w:p>
    <w:p w:rsidR="00B92AF1" w:rsidRPr="00212F03" w:rsidRDefault="00B92AF1" w:rsidP="00B92AF1">
      <w:pPr>
        <w:pStyle w:val="Bullet1square"/>
      </w:pPr>
      <w:r w:rsidRPr="00212F03">
        <w:t xml:space="preserve">Header and Trailer </w:t>
      </w:r>
      <w:r>
        <w:t>r</w:t>
      </w:r>
      <w:r w:rsidRPr="00212F03">
        <w:t>ecords coming in BW format wil</w:t>
      </w:r>
      <w:r>
        <w:t>l be sent to Drop (</w:t>
      </w:r>
      <w:r w:rsidRPr="006E47F8">
        <w:t>BW_DROP</w:t>
      </w:r>
      <w:r>
        <w:t>).</w:t>
      </w:r>
    </w:p>
    <w:p w:rsidR="00B92AF1" w:rsidRPr="00E31973" w:rsidRDefault="00B92AF1" w:rsidP="00B92AF1">
      <w:pPr>
        <w:pStyle w:val="Bullet1square"/>
        <w:rPr>
          <w:strike/>
        </w:rPr>
      </w:pPr>
      <w:r>
        <w:t>To populate the WORK fields, new RBMS correction/match/edit/distancing/rate rules will be written.</w:t>
      </w:r>
    </w:p>
    <w:p w:rsidR="00B92AF1" w:rsidRPr="002F22F5" w:rsidRDefault="00B92AF1" w:rsidP="00B92AF1">
      <w:pPr>
        <w:pStyle w:val="Bullet1square"/>
      </w:pPr>
      <w:r w:rsidRPr="002F22F5">
        <w:t>Since a-numbers and b-numbers do not contain porting information, nrdb_ported look up will be applied.</w:t>
      </w:r>
    </w:p>
    <w:p w:rsidR="00B92AF1" w:rsidRDefault="00B92AF1" w:rsidP="00B92AF1">
      <w:pPr>
        <w:pStyle w:val="Bullet1square"/>
      </w:pPr>
      <w:r>
        <w:t xml:space="preserve">MAF code will enhanced to support the business logic for the following: </w:t>
      </w:r>
    </w:p>
    <w:tbl>
      <w:tblPr>
        <w:tblStyle w:val="TableGrid"/>
        <w:tblW w:w="0" w:type="auto"/>
        <w:tblInd w:w="2160" w:type="dxa"/>
        <w:tblLook w:val="04A0" w:firstRow="1" w:lastRow="0" w:firstColumn="1" w:lastColumn="0" w:noHBand="0" w:noVBand="1"/>
      </w:tblPr>
      <w:tblGrid>
        <w:gridCol w:w="1530"/>
        <w:gridCol w:w="4140"/>
      </w:tblGrid>
      <w:tr w:rsidR="00B92AF1" w:rsidTr="00EC312E">
        <w:trPr>
          <w:cantSplit/>
          <w:tblHeader/>
        </w:trPr>
        <w:tc>
          <w:tcPr>
            <w:tcW w:w="1530" w:type="dxa"/>
            <w:tcBorders>
              <w:bottom w:val="single" w:sz="12" w:space="0" w:color="auto"/>
              <w:right w:val="single" w:sz="6" w:space="0" w:color="auto"/>
            </w:tcBorders>
            <w:shd w:val="clear" w:color="auto" w:fill="auto"/>
            <w:vAlign w:val="bottom"/>
          </w:tcPr>
          <w:p w:rsidR="00B92AF1" w:rsidRPr="007634CC" w:rsidRDefault="00B92AF1" w:rsidP="00EC312E">
            <w:pPr>
              <w:pStyle w:val="TableHeader"/>
            </w:pPr>
            <w:r>
              <w:t>R</w:t>
            </w:r>
            <w:r w:rsidRPr="00DF75CD">
              <w:t>ecord</w:t>
            </w:r>
            <w:r>
              <w:t xml:space="preserve"> T</w:t>
            </w:r>
            <w:r w:rsidRPr="00DF75CD">
              <w:t>ypes</w:t>
            </w:r>
          </w:p>
        </w:tc>
        <w:tc>
          <w:tcPr>
            <w:tcW w:w="4140" w:type="dxa"/>
            <w:tcBorders>
              <w:left w:val="single" w:sz="6" w:space="0" w:color="auto"/>
              <w:bottom w:val="single" w:sz="12" w:space="0" w:color="auto"/>
            </w:tcBorders>
            <w:shd w:val="clear" w:color="auto" w:fill="auto"/>
            <w:vAlign w:val="bottom"/>
          </w:tcPr>
          <w:p w:rsidR="00B92AF1" w:rsidRPr="007634CC" w:rsidRDefault="00B92AF1" w:rsidP="00EC312E">
            <w:pPr>
              <w:pStyle w:val="TableHeader"/>
            </w:pPr>
            <w:r>
              <w:t>Name</w:t>
            </w:r>
          </w:p>
        </w:tc>
      </w:tr>
      <w:tr w:rsidR="00B92AF1" w:rsidTr="00EC312E">
        <w:trPr>
          <w:cantSplit/>
        </w:trPr>
        <w:tc>
          <w:tcPr>
            <w:tcW w:w="1530" w:type="dxa"/>
            <w:tcBorders>
              <w:top w:val="single" w:sz="12" w:space="0" w:color="auto"/>
            </w:tcBorders>
            <w:shd w:val="clear" w:color="auto" w:fill="auto"/>
          </w:tcPr>
          <w:p w:rsidR="00B92AF1" w:rsidRDefault="00B92AF1" w:rsidP="00EC312E">
            <w:pPr>
              <w:pStyle w:val="TableBody"/>
              <w:keepNext w:val="0"/>
              <w:keepLines w:val="0"/>
            </w:pPr>
            <w:r w:rsidRPr="007634CC">
              <w:t>01</w:t>
            </w:r>
          </w:p>
        </w:tc>
        <w:tc>
          <w:tcPr>
            <w:tcW w:w="4140" w:type="dxa"/>
            <w:tcBorders>
              <w:top w:val="single" w:sz="12" w:space="0" w:color="auto"/>
            </w:tcBorders>
            <w:shd w:val="clear" w:color="auto" w:fill="auto"/>
          </w:tcPr>
          <w:p w:rsidR="00B92AF1" w:rsidRDefault="00B92AF1" w:rsidP="00EC312E">
            <w:pPr>
              <w:pStyle w:val="TableBody"/>
              <w:keepNext w:val="0"/>
              <w:keepLines w:val="0"/>
            </w:pPr>
            <w:r w:rsidRPr="007634CC">
              <w:t>Originating Call Record (OCR)</w:t>
            </w:r>
          </w:p>
        </w:tc>
      </w:tr>
      <w:tr w:rsidR="00B92AF1" w:rsidTr="00EC312E">
        <w:trPr>
          <w:cantSplit/>
        </w:trPr>
        <w:tc>
          <w:tcPr>
            <w:tcW w:w="1530" w:type="dxa"/>
            <w:shd w:val="clear" w:color="auto" w:fill="auto"/>
          </w:tcPr>
          <w:p w:rsidR="00B92AF1" w:rsidRDefault="00B92AF1" w:rsidP="00EC312E">
            <w:pPr>
              <w:pStyle w:val="TableBody"/>
              <w:keepNext w:val="0"/>
              <w:keepLines w:val="0"/>
            </w:pPr>
            <w:r w:rsidRPr="007634CC">
              <w:t>02</w:t>
            </w:r>
          </w:p>
        </w:tc>
        <w:tc>
          <w:tcPr>
            <w:tcW w:w="4140" w:type="dxa"/>
            <w:shd w:val="clear" w:color="auto" w:fill="auto"/>
          </w:tcPr>
          <w:p w:rsidR="00B92AF1" w:rsidRDefault="00B92AF1" w:rsidP="00EC312E">
            <w:pPr>
              <w:pStyle w:val="TableBody"/>
              <w:keepNext w:val="0"/>
              <w:keepLines w:val="0"/>
            </w:pPr>
            <w:r w:rsidRPr="007634CC">
              <w:t>Terminating Call Record (TCR)</w:t>
            </w:r>
          </w:p>
        </w:tc>
      </w:tr>
      <w:tr w:rsidR="00B92AF1" w:rsidTr="00EC312E">
        <w:trPr>
          <w:cantSplit/>
        </w:trPr>
        <w:tc>
          <w:tcPr>
            <w:tcW w:w="1530" w:type="dxa"/>
            <w:shd w:val="clear" w:color="auto" w:fill="auto"/>
          </w:tcPr>
          <w:p w:rsidR="00B92AF1" w:rsidRDefault="00B92AF1" w:rsidP="00EC312E">
            <w:pPr>
              <w:pStyle w:val="TableBody"/>
              <w:keepNext w:val="0"/>
              <w:keepLines w:val="0"/>
            </w:pPr>
            <w:r w:rsidRPr="007634CC">
              <w:t>03</w:t>
            </w:r>
          </w:p>
        </w:tc>
        <w:tc>
          <w:tcPr>
            <w:tcW w:w="4140" w:type="dxa"/>
            <w:shd w:val="clear" w:color="auto" w:fill="auto"/>
          </w:tcPr>
          <w:p w:rsidR="00B92AF1" w:rsidRDefault="00B92AF1" w:rsidP="00EC312E">
            <w:pPr>
              <w:pStyle w:val="TableBody"/>
              <w:keepNext w:val="0"/>
              <w:keepLines w:val="0"/>
            </w:pPr>
            <w:r w:rsidRPr="007634CC">
              <w:t>Forwarding Call Record (FCR)</w:t>
            </w:r>
          </w:p>
        </w:tc>
      </w:tr>
      <w:tr w:rsidR="00B92AF1" w:rsidTr="00EC312E">
        <w:trPr>
          <w:cantSplit/>
        </w:trPr>
        <w:tc>
          <w:tcPr>
            <w:tcW w:w="1530" w:type="dxa"/>
            <w:shd w:val="clear" w:color="auto" w:fill="auto"/>
          </w:tcPr>
          <w:p w:rsidR="00B92AF1" w:rsidRDefault="00B92AF1" w:rsidP="00EC312E">
            <w:pPr>
              <w:pStyle w:val="TableBody"/>
              <w:keepNext w:val="0"/>
              <w:keepLines w:val="0"/>
            </w:pPr>
            <w:r w:rsidRPr="007634CC">
              <w:t>11</w:t>
            </w:r>
          </w:p>
        </w:tc>
        <w:tc>
          <w:tcPr>
            <w:tcW w:w="4140" w:type="dxa"/>
            <w:shd w:val="clear" w:color="auto" w:fill="auto"/>
          </w:tcPr>
          <w:p w:rsidR="00B92AF1" w:rsidRDefault="00B92AF1" w:rsidP="00EC312E">
            <w:pPr>
              <w:pStyle w:val="TableBody"/>
              <w:keepNext w:val="0"/>
              <w:keepLines w:val="0"/>
            </w:pPr>
            <w:r w:rsidRPr="007634CC">
              <w:t>Originating Call Attempt Record (OCAR)</w:t>
            </w:r>
          </w:p>
        </w:tc>
      </w:tr>
      <w:tr w:rsidR="00B92AF1" w:rsidTr="00EC312E">
        <w:trPr>
          <w:cantSplit/>
        </w:trPr>
        <w:tc>
          <w:tcPr>
            <w:tcW w:w="1530" w:type="dxa"/>
            <w:shd w:val="clear" w:color="auto" w:fill="auto"/>
          </w:tcPr>
          <w:p w:rsidR="00B92AF1" w:rsidRDefault="00B92AF1" w:rsidP="00EC312E">
            <w:pPr>
              <w:pStyle w:val="TableBody"/>
              <w:keepNext w:val="0"/>
              <w:keepLines w:val="0"/>
            </w:pPr>
            <w:r w:rsidRPr="007634CC">
              <w:t>12</w:t>
            </w:r>
          </w:p>
        </w:tc>
        <w:tc>
          <w:tcPr>
            <w:tcW w:w="4140" w:type="dxa"/>
            <w:shd w:val="clear" w:color="auto" w:fill="auto"/>
          </w:tcPr>
          <w:p w:rsidR="00B92AF1" w:rsidRDefault="00B92AF1" w:rsidP="00EC312E">
            <w:pPr>
              <w:pStyle w:val="TableBody"/>
              <w:keepNext w:val="0"/>
              <w:keepLines w:val="0"/>
            </w:pPr>
            <w:r w:rsidRPr="007634CC">
              <w:t>Terminating Call Attempt Record (TCAR)</w:t>
            </w:r>
          </w:p>
        </w:tc>
      </w:tr>
      <w:tr w:rsidR="00B92AF1" w:rsidTr="00EC312E">
        <w:trPr>
          <w:cantSplit/>
        </w:trPr>
        <w:tc>
          <w:tcPr>
            <w:tcW w:w="1530" w:type="dxa"/>
            <w:shd w:val="clear" w:color="auto" w:fill="auto"/>
          </w:tcPr>
          <w:p w:rsidR="00B92AF1" w:rsidRDefault="00B92AF1" w:rsidP="00EC312E">
            <w:pPr>
              <w:pStyle w:val="TableBody"/>
              <w:keepNext w:val="0"/>
              <w:keepLines w:val="0"/>
            </w:pPr>
            <w:r w:rsidRPr="007634CC">
              <w:t>13</w:t>
            </w:r>
          </w:p>
        </w:tc>
        <w:tc>
          <w:tcPr>
            <w:tcW w:w="4140" w:type="dxa"/>
            <w:shd w:val="clear" w:color="auto" w:fill="auto"/>
          </w:tcPr>
          <w:p w:rsidR="00B92AF1" w:rsidRDefault="00B92AF1" w:rsidP="00EC312E">
            <w:pPr>
              <w:pStyle w:val="TableBody"/>
              <w:keepNext w:val="0"/>
              <w:keepLines w:val="0"/>
            </w:pPr>
            <w:r w:rsidRPr="007634CC">
              <w:t>Forwarding Call Attempt Record (FCAR)</w:t>
            </w:r>
          </w:p>
        </w:tc>
      </w:tr>
    </w:tbl>
    <w:p w:rsidR="00B92AF1" w:rsidRDefault="00B92AF1" w:rsidP="00B92AF1">
      <w:pPr>
        <w:pStyle w:val="Bullet1square"/>
        <w:numPr>
          <w:ilvl w:val="0"/>
          <w:numId w:val="0"/>
        </w:numPr>
        <w:ind w:left="1800"/>
      </w:pPr>
    </w:p>
    <w:p w:rsidR="00B92AF1" w:rsidRPr="00452AED" w:rsidRDefault="00B92AF1" w:rsidP="00B92AF1">
      <w:pPr>
        <w:pStyle w:val="Bullet1square"/>
      </w:pPr>
      <w:r w:rsidRPr="00773391">
        <w:t xml:space="preserve">Only </w:t>
      </w:r>
      <w:r>
        <w:t xml:space="preserve">Post-paid OCR and FCR </w:t>
      </w:r>
      <w:r w:rsidRPr="00452AED">
        <w:t xml:space="preserve">events will be distributed to MAFUSAGE. </w:t>
      </w:r>
    </w:p>
    <w:p w:rsidR="00B92AF1" w:rsidRDefault="00B92AF1" w:rsidP="00B92AF1">
      <w:pPr>
        <w:pStyle w:val="Bullet1square"/>
      </w:pPr>
      <w:r>
        <w:lastRenderedPageBreak/>
        <w:t>The p</w:t>
      </w:r>
      <w:r w:rsidRPr="00E31973">
        <w:t xml:space="preserve">opulation of </w:t>
      </w:r>
      <w:r>
        <w:t>c</w:t>
      </w:r>
      <w:r w:rsidRPr="00E31973">
        <w:t>all_characteristic will be in accordance with how the equival</w:t>
      </w:r>
      <w:r w:rsidRPr="0009220B">
        <w:t xml:space="preserve">ent service is implemented </w:t>
      </w:r>
      <w:r>
        <w:t>in Huawei format</w:t>
      </w:r>
      <w:r w:rsidRPr="00E31973">
        <w:t>.</w:t>
      </w:r>
    </w:p>
    <w:p w:rsidR="00B92AF1" w:rsidRDefault="00B92AF1" w:rsidP="00B92AF1">
      <w:pPr>
        <w:pStyle w:val="Bullet1square"/>
      </w:pPr>
      <w:r>
        <w:t>To map output USAGE fields, new mapping rules will be written.</w:t>
      </w:r>
    </w:p>
    <w:p w:rsidR="00B92AF1" w:rsidRDefault="00B92AF1" w:rsidP="00B92AF1">
      <w:pPr>
        <w:pStyle w:val="Bullet1square"/>
      </w:pPr>
      <w:r>
        <w:t>To map output WH (UDWH) fields, new mapping rules will be written.</w:t>
      </w:r>
    </w:p>
    <w:p w:rsidR="00B92AF1" w:rsidRDefault="00B92AF1" w:rsidP="00B92AF1">
      <w:pPr>
        <w:pStyle w:val="Bullet1square"/>
      </w:pPr>
      <w:r>
        <w:t>If there is any error on an input record, that record will be distributed to a new file type, BW_ERROR. To map output ERROR fields, new mapping rules will be written.</w:t>
      </w:r>
    </w:p>
    <w:p w:rsidR="00B92AF1" w:rsidRDefault="00B92AF1" w:rsidP="00B92AF1">
      <w:pPr>
        <w:pStyle w:val="Bullet1square"/>
      </w:pPr>
      <w:r w:rsidRPr="00500BC5">
        <w:t xml:space="preserve">The sum total size of all the fields in the input record is </w:t>
      </w:r>
      <w:r>
        <w:t xml:space="preserve">3630 </w:t>
      </w:r>
      <w:r w:rsidRPr="00500BC5">
        <w:t>bytes</w:t>
      </w:r>
      <w:r>
        <w:t>,</w:t>
      </w:r>
      <w:r w:rsidRPr="00500BC5">
        <w:t xml:space="preserve"> whereas the total size of the useful fields has a total of </w:t>
      </w:r>
      <w:r>
        <w:t>561</w:t>
      </w:r>
      <w:r w:rsidRPr="00500BC5">
        <w:t xml:space="preserve"> bytes. </w:t>
      </w:r>
      <w:r>
        <w:t>Today, if the record goes into error, the error prefix appended with the original record is sent to the ERROR_REPOSITORY. Due to the possible huge size of the input record, only the subset of the fields will be sent to subsequent processes such as ERROR Management. This will be achieved by creating alternate layout (E) inside the BW format.</w:t>
      </w:r>
    </w:p>
    <w:p w:rsidR="00B92AF1" w:rsidRDefault="00B92AF1" w:rsidP="00B92AF1">
      <w:pPr>
        <w:pStyle w:val="Bullet1square"/>
      </w:pPr>
      <w:r>
        <w:t>The Error Handling system will be enhanced to address the new error file, BW_ERROR. In addition, a new file type will be defined in the MAF Reference tables.</w:t>
      </w:r>
    </w:p>
    <w:p w:rsidR="00B92AF1" w:rsidRDefault="00B92AF1" w:rsidP="00B92AF1">
      <w:pPr>
        <w:pStyle w:val="Bullet1square"/>
      </w:pPr>
      <w:r>
        <w:t>Header and Trailer will be sent to BW_DROP. MAF RBMS rules will be defined to map the drop code for the Header and Trailer. A new file type, BW_DROP, will be defined in the MAF Reference tables.</w:t>
      </w:r>
    </w:p>
    <w:p w:rsidR="00B92AF1" w:rsidRPr="00D42725" w:rsidRDefault="00B92AF1" w:rsidP="00B92AF1">
      <w:pPr>
        <w:pStyle w:val="Heading4"/>
        <w:numPr>
          <w:ilvl w:val="4"/>
          <w:numId w:val="5"/>
        </w:numPr>
        <w:tabs>
          <w:tab w:val="num" w:pos="3600"/>
        </w:tabs>
        <w:ind w:left="2232" w:hanging="792"/>
      </w:pPr>
      <w:r w:rsidRPr="00D42725">
        <w:t xml:space="preserve">Impact on Huawei </w:t>
      </w:r>
    </w:p>
    <w:p w:rsidR="00B92AF1" w:rsidRDefault="00B92AF1" w:rsidP="00B92AF1">
      <w:pPr>
        <w:pStyle w:val="Bullet1square"/>
      </w:pPr>
      <w:r w:rsidRPr="00452AED">
        <w:t>Rules will be wri</w:t>
      </w:r>
      <w:r>
        <w:t>tten to not distribute to Usage, CDRs</w:t>
      </w:r>
      <w:r w:rsidRPr="00452AED">
        <w:t xml:space="preserve"> that satisfy the following condition: </w:t>
      </w:r>
    </w:p>
    <w:p w:rsidR="00B92AF1" w:rsidRDefault="00B92AF1" w:rsidP="00BC16F8">
      <w:pPr>
        <w:pStyle w:val="Bullet1square"/>
        <w:numPr>
          <w:ilvl w:val="0"/>
          <w:numId w:val="23"/>
        </w:numPr>
      </w:pPr>
      <w:r w:rsidRPr="00452AED">
        <w:t>MOC and Call Forward and Huawei service Key IN (</w:t>
      </w:r>
      <w:r>
        <w:t>500</w:t>
      </w:r>
      <w:r w:rsidRPr="00452AED">
        <w:t xml:space="preserve">} and IMSI IS in NetCom IMSI (range 24202%). </w:t>
      </w:r>
    </w:p>
    <w:p w:rsidR="00B92AF1" w:rsidRDefault="00B92AF1" w:rsidP="00B92AF1">
      <w:pPr>
        <w:pStyle w:val="Bullet1square"/>
      </w:pPr>
      <w:r w:rsidRPr="00452AED">
        <w:t>These</w:t>
      </w:r>
      <w:r>
        <w:t xml:space="preserve"> records will continue to be distributed to UDWH.</w:t>
      </w:r>
    </w:p>
    <w:p w:rsidR="00B92AF1" w:rsidRDefault="00B92AF1" w:rsidP="00B92AF1">
      <w:pPr>
        <w:pStyle w:val="Heading4"/>
        <w:tabs>
          <w:tab w:val="left" w:pos="2880"/>
        </w:tabs>
      </w:pPr>
      <w:r>
        <w:t>MPS</w:t>
      </w:r>
    </w:p>
    <w:p w:rsidR="00B92AF1" w:rsidRDefault="00B92AF1" w:rsidP="00B92AF1">
      <w:pPr>
        <w:pStyle w:val="Bullet1square"/>
      </w:pPr>
      <w:r>
        <w:t>As per resolution of OI#10 :</w:t>
      </w:r>
    </w:p>
    <w:p w:rsidR="00B92AF1" w:rsidRPr="00452AED" w:rsidRDefault="00B92AF1" w:rsidP="00B92AF1">
      <w:pPr>
        <w:pStyle w:val="Bullet1square"/>
        <w:numPr>
          <w:ilvl w:val="0"/>
          <w:numId w:val="0"/>
        </w:numPr>
        <w:ind w:left="1800"/>
      </w:pPr>
      <w:r>
        <w:t>Currently</w:t>
      </w:r>
      <w:r w:rsidRPr="00EF174F">
        <w:t xml:space="preserve"> in MPS </w:t>
      </w:r>
      <w:r>
        <w:t>G</w:t>
      </w:r>
      <w:r w:rsidRPr="00EF174F">
        <w:t>uiding</w:t>
      </w:r>
      <w:r>
        <w:t>,</w:t>
      </w:r>
      <w:r w:rsidRPr="00EF174F">
        <w:t xml:space="preserve"> if</w:t>
      </w:r>
      <w:r>
        <w:t xml:space="preserve"> an</w:t>
      </w:r>
      <w:r w:rsidRPr="00EF174F">
        <w:t xml:space="preserve"> </w:t>
      </w:r>
      <w:r w:rsidRPr="00452AED">
        <w:t>IMSI is not present in the MAFUSAGE record, the BAN is derived by accessing the subscriber table, however the IMSI is not fetched or passed to Rating. This functionality will not change, and Guiding will not access the PHYSICAL_DEVICES table to fetch the IMSI and therefore will not pass the IMSI to Rating.</w:t>
      </w:r>
    </w:p>
    <w:p w:rsidR="00B92AF1" w:rsidRPr="002B6462" w:rsidRDefault="00B92AF1" w:rsidP="00B92AF1">
      <w:pPr>
        <w:pStyle w:val="Heading3"/>
      </w:pPr>
      <w:bookmarkStart w:id="1260" w:name="_Toc358376344"/>
      <w:bookmarkStart w:id="1261" w:name="_Toc367095398"/>
      <w:bookmarkEnd w:id="1258"/>
      <w:bookmarkEnd w:id="1259"/>
      <w:r w:rsidRPr="002B6462">
        <w:t>Impact on Other Applications</w:t>
      </w:r>
      <w:bookmarkEnd w:id="1260"/>
      <w:bookmarkEnd w:id="1261"/>
    </w:p>
    <w:p w:rsidR="00B92AF1" w:rsidRPr="002B6462" w:rsidRDefault="00B92AF1" w:rsidP="00B92AF1">
      <w:pPr>
        <w:pStyle w:val="BodyText"/>
      </w:pPr>
      <w:r>
        <w:t>N/A</w:t>
      </w:r>
    </w:p>
    <w:p w:rsidR="00B92AF1" w:rsidRPr="002B6462" w:rsidRDefault="00B92AF1" w:rsidP="00B92AF1">
      <w:pPr>
        <w:pStyle w:val="Heading3"/>
      </w:pPr>
      <w:bookmarkStart w:id="1262" w:name="_Toc358376345"/>
      <w:bookmarkStart w:id="1263" w:name="_Toc367095399"/>
      <w:r w:rsidRPr="002B6462">
        <w:t>Collection Assumptions and Constraints</w:t>
      </w:r>
      <w:bookmarkEnd w:id="1262"/>
      <w:bookmarkEnd w:id="1263"/>
    </w:p>
    <w:p w:rsidR="00B92AF1" w:rsidRPr="002B6462" w:rsidRDefault="00B92AF1" w:rsidP="00B92AF1">
      <w:pPr>
        <w:pStyle w:val="BodyText"/>
        <w:keepNext/>
        <w:keepLines/>
      </w:pPr>
      <w:r>
        <w:t>N/A</w:t>
      </w:r>
    </w:p>
    <w:p w:rsidR="00B92AF1" w:rsidRPr="002B6462" w:rsidRDefault="00B92AF1" w:rsidP="00B92AF1">
      <w:pPr>
        <w:pStyle w:val="Heading3"/>
      </w:pPr>
      <w:bookmarkStart w:id="1264" w:name="_Toc358376346"/>
      <w:bookmarkStart w:id="1265" w:name="_Toc367095400"/>
      <w:r w:rsidRPr="002B6462">
        <w:t>Implementation, BPT CR, and Training Notes</w:t>
      </w:r>
      <w:bookmarkEnd w:id="1264"/>
      <w:bookmarkEnd w:id="1265"/>
    </w:p>
    <w:p w:rsidR="00B92AF1" w:rsidRDefault="00B92AF1" w:rsidP="00B92AF1">
      <w:pPr>
        <w:pStyle w:val="Bullet1square"/>
      </w:pPr>
      <w:r>
        <w:t xml:space="preserve">BPT No: </w:t>
      </w:r>
      <w:r w:rsidRPr="009D1A32">
        <w:t xml:space="preserve">2911 </w:t>
      </w:r>
      <w:r>
        <w:t>– Insert MAF_OPERATION</w:t>
      </w:r>
    </w:p>
    <w:p w:rsidR="00B92AF1" w:rsidRDefault="00B92AF1" w:rsidP="00B92AF1">
      <w:pPr>
        <w:pStyle w:val="Bullet1square"/>
      </w:pPr>
      <w:r>
        <w:lastRenderedPageBreak/>
        <w:t xml:space="preserve">BPT No: </w:t>
      </w:r>
      <w:r w:rsidRPr="009D1A32">
        <w:t xml:space="preserve">2910 </w:t>
      </w:r>
      <w:r>
        <w:t>– Insert MAF_APPLICATION</w:t>
      </w:r>
    </w:p>
    <w:p w:rsidR="00B92AF1" w:rsidRDefault="00B92AF1" w:rsidP="00B92AF1">
      <w:pPr>
        <w:pStyle w:val="Bullet1square"/>
      </w:pPr>
      <w:r>
        <w:t xml:space="preserve">BPT No: </w:t>
      </w:r>
      <w:r w:rsidRPr="009D1A32">
        <w:t xml:space="preserve">2909 </w:t>
      </w:r>
      <w:r>
        <w:t>– Insert ERROR_CODES</w:t>
      </w:r>
    </w:p>
    <w:p w:rsidR="00B92AF1" w:rsidRDefault="00B92AF1" w:rsidP="00B92AF1">
      <w:pPr>
        <w:pStyle w:val="Bullet1square"/>
      </w:pPr>
      <w:r>
        <w:t xml:space="preserve">BPT No: </w:t>
      </w:r>
      <w:r w:rsidRPr="009D1A32">
        <w:t xml:space="preserve">2908 </w:t>
      </w:r>
      <w:r>
        <w:t>– Insert DROP_REASON</w:t>
      </w:r>
    </w:p>
    <w:p w:rsidR="00B92AF1" w:rsidRDefault="00B92AF1" w:rsidP="00B92AF1">
      <w:pPr>
        <w:pStyle w:val="Bullet1square"/>
      </w:pPr>
      <w:r>
        <w:t xml:space="preserve">BPT No: </w:t>
      </w:r>
      <w:r w:rsidRPr="009D1A32">
        <w:t xml:space="preserve">2907 </w:t>
      </w:r>
      <w:r>
        <w:t>– Insert AC_SOURCE</w:t>
      </w:r>
    </w:p>
    <w:p w:rsidR="00B92AF1" w:rsidRDefault="00B92AF1" w:rsidP="00B92AF1">
      <w:pPr>
        <w:pStyle w:val="Bullet1square"/>
      </w:pPr>
      <w:r>
        <w:t xml:space="preserve">BPT No: </w:t>
      </w:r>
      <w:r w:rsidRPr="009D1A32">
        <w:t xml:space="preserve">2906 </w:t>
      </w:r>
      <w:r>
        <w:t>– Insert AC_PGM_FILES_CONTROL</w:t>
      </w:r>
    </w:p>
    <w:p w:rsidR="00B92AF1" w:rsidRPr="002B6462" w:rsidRDefault="00B92AF1" w:rsidP="00B92AF1">
      <w:pPr>
        <w:pStyle w:val="Heading3"/>
      </w:pPr>
      <w:bookmarkStart w:id="1266" w:name="_Toc358376347"/>
      <w:bookmarkStart w:id="1267" w:name="_Toc367095401"/>
      <w:r w:rsidRPr="002B6462">
        <w:t>Telia</w:t>
      </w:r>
      <w:r>
        <w:t>/Netcom</w:t>
      </w:r>
      <w:r w:rsidRPr="002B6462">
        <w:t xml:space="preserve"> Responsibility</w:t>
      </w:r>
      <w:bookmarkEnd w:id="1266"/>
      <w:bookmarkEnd w:id="1267"/>
    </w:p>
    <w:p w:rsidR="00B92AF1" w:rsidRDefault="00B92AF1" w:rsidP="00B92AF1">
      <w:pPr>
        <w:pStyle w:val="Bullet1square"/>
      </w:pPr>
      <w:r>
        <w:t>New “</w:t>
      </w:r>
      <w:r w:rsidRPr="0051048C">
        <w:rPr>
          <w:b/>
        </w:rPr>
        <w:t>bw_</w:t>
      </w:r>
      <w:r w:rsidRPr="00DB6145">
        <w:rPr>
          <w:b/>
        </w:rPr>
        <w:t>dat</w:t>
      </w:r>
      <w:r>
        <w:t>” and “</w:t>
      </w:r>
      <w:r>
        <w:rPr>
          <w:b/>
        </w:rPr>
        <w:t>bw</w:t>
      </w:r>
      <w:r w:rsidRPr="00DB6145">
        <w:rPr>
          <w:b/>
        </w:rPr>
        <w:t>_aud</w:t>
      </w:r>
      <w:r>
        <w:t xml:space="preserve">” directories will to be created under “$TLG_UP_ROOT/physical/” </w:t>
      </w:r>
    </w:p>
    <w:p w:rsidR="00B92AF1" w:rsidRPr="002B6462" w:rsidRDefault="00B92AF1" w:rsidP="00B92AF1">
      <w:pPr>
        <w:pStyle w:val="Heading3"/>
      </w:pPr>
      <w:bookmarkStart w:id="1268" w:name="_Toc358376348"/>
      <w:bookmarkStart w:id="1269" w:name="_Toc367095402"/>
      <w:r w:rsidRPr="002B6462">
        <w:t>File and Record Changes</w:t>
      </w:r>
      <w:bookmarkEnd w:id="1268"/>
      <w:bookmarkEnd w:id="1269"/>
    </w:p>
    <w:p w:rsidR="00B92AF1" w:rsidRPr="002B6462" w:rsidRDefault="00B92AF1" w:rsidP="00B92AF1">
      <w:pPr>
        <w:pStyle w:val="BodyText"/>
        <w:keepNext/>
        <w:keepLines/>
      </w:pPr>
      <w:r>
        <w:t>New BW Format files will be received with the naming convention of “BW _&lt;date&gt;_BW&lt;01/02&gt;_&lt;ID&gt;.DAT”.</w:t>
      </w:r>
    </w:p>
    <w:p w:rsidR="00B92AF1" w:rsidRPr="002B6462" w:rsidRDefault="00B92AF1" w:rsidP="00B92AF1">
      <w:pPr>
        <w:pStyle w:val="Heading3"/>
      </w:pPr>
      <w:bookmarkStart w:id="1270" w:name="_Toc358376349"/>
      <w:bookmarkStart w:id="1271" w:name="_Toc367095403"/>
      <w:r w:rsidRPr="002B6462">
        <w:t>Database Structural Changes</w:t>
      </w:r>
      <w:bookmarkEnd w:id="1270"/>
      <w:bookmarkEnd w:id="1271"/>
    </w:p>
    <w:p w:rsidR="00B92AF1" w:rsidRDefault="00B92AF1" w:rsidP="00B92AF1">
      <w:pPr>
        <w:pStyle w:val="BodyText"/>
        <w:rPr>
          <w:lang w:bidi="ar-SA"/>
        </w:rPr>
      </w:pPr>
      <w:r>
        <w:rPr>
          <w:lang w:bidi="ar-SA"/>
        </w:rPr>
        <w:t>N/A</w:t>
      </w:r>
    </w:p>
    <w:p w:rsidR="00B92AF1" w:rsidRPr="002B6462" w:rsidRDefault="00B92AF1" w:rsidP="00B92AF1">
      <w:pPr>
        <w:pStyle w:val="Heading3"/>
      </w:pPr>
      <w:bookmarkStart w:id="1272" w:name="_Toc358376350"/>
      <w:bookmarkStart w:id="1273" w:name="_Toc367095404"/>
      <w:r w:rsidRPr="002B6462">
        <w:t>Test Instructions</w:t>
      </w:r>
      <w:bookmarkEnd w:id="1272"/>
      <w:bookmarkEnd w:id="1273"/>
    </w:p>
    <w:p w:rsidR="00B92AF1" w:rsidRPr="002B6462" w:rsidRDefault="00B92AF1" w:rsidP="00B92AF1">
      <w:pPr>
        <w:pStyle w:val="BodyText"/>
        <w:rPr>
          <w:lang w:val="en-GB"/>
        </w:rPr>
      </w:pPr>
      <w:r w:rsidRPr="002B6462">
        <w:rPr>
          <w:lang w:val="en-GB"/>
        </w:rPr>
        <w:t>Testers should perform the following:</w:t>
      </w:r>
    </w:p>
    <w:p w:rsidR="00B92AF1" w:rsidRDefault="00B92AF1" w:rsidP="00B92AF1">
      <w:pPr>
        <w:pStyle w:val="Bullet1square"/>
      </w:pPr>
      <w:r>
        <w:t>Test all the events that are supposed to be received in the BW format as per the IA.</w:t>
      </w:r>
    </w:p>
    <w:p w:rsidR="005A527F" w:rsidRPr="00B92AF1" w:rsidRDefault="005A527F" w:rsidP="005A527F">
      <w:pPr>
        <w:pStyle w:val="List1number"/>
        <w:ind w:left="1800"/>
        <w:rPr>
          <w:lang w:val="en-GB"/>
        </w:rPr>
      </w:pPr>
    </w:p>
    <w:p w:rsidR="00776A6C" w:rsidRPr="009A43B1" w:rsidRDefault="00776A6C" w:rsidP="00776A6C">
      <w:pPr>
        <w:pStyle w:val="Heading2"/>
      </w:pPr>
      <w:bookmarkStart w:id="1274" w:name="_Toc367095405"/>
      <w:r w:rsidRPr="009A43B1">
        <w:t>CR 14</w:t>
      </w:r>
      <w:r w:rsidR="0075055D" w:rsidRPr="009A43B1">
        <w:t>58</w:t>
      </w:r>
      <w:r w:rsidRPr="009A43B1">
        <w:t xml:space="preserve"> – </w:t>
      </w:r>
      <w:r w:rsidR="0075055D" w:rsidRPr="009A43B1">
        <w:t>Promotion in Campaign Change</w:t>
      </w:r>
      <w:bookmarkEnd w:id="1274"/>
      <w:r w:rsidR="0075055D" w:rsidRPr="009A43B1">
        <w:t xml:space="preserve"> </w:t>
      </w:r>
    </w:p>
    <w:p w:rsidR="00776A6C" w:rsidRDefault="00776A6C" w:rsidP="00776A6C">
      <w:pPr>
        <w:pStyle w:val="Heading3"/>
      </w:pPr>
      <w:bookmarkStart w:id="1275" w:name="_Toc367095406"/>
      <w:r w:rsidRPr="002B6462">
        <w:t>Requirement Overview</w:t>
      </w:r>
      <w:bookmarkEnd w:id="1275"/>
    </w:p>
    <w:p w:rsidR="0075055D" w:rsidRPr="0044320A" w:rsidRDefault="0075055D" w:rsidP="0075055D">
      <w:pPr>
        <w:pStyle w:val="Bullet1square"/>
      </w:pPr>
      <w:r w:rsidRPr="0044320A">
        <w:t>FR1 - The system should be enhanced to associate a promotion along with price plan/SOC to campaigns. The current known characteristics of the promotion should be kept.</w:t>
      </w:r>
    </w:p>
    <w:p w:rsidR="0075055D" w:rsidRPr="0044320A" w:rsidRDefault="0075055D" w:rsidP="0075055D">
      <w:pPr>
        <w:pStyle w:val="Bullet1square"/>
      </w:pPr>
      <w:r w:rsidRPr="0044320A">
        <w:t>FR2 - When we add Price Plan and SOC in campaign then special promotions and BOGO related to this price plan /SOC should be possible to be added under the campaign.</w:t>
      </w:r>
    </w:p>
    <w:p w:rsidR="0075055D" w:rsidRPr="0044320A" w:rsidRDefault="0075055D" w:rsidP="0075055D">
      <w:pPr>
        <w:pStyle w:val="Bullet1square"/>
      </w:pPr>
      <w:r w:rsidRPr="0044320A">
        <w:t>FR3 - The system should be enhanced to remove a promotion from campaign as well.</w:t>
      </w:r>
    </w:p>
    <w:p w:rsidR="0075055D" w:rsidRPr="0044320A" w:rsidRDefault="0075055D" w:rsidP="0075055D">
      <w:pPr>
        <w:pStyle w:val="Bullet1square"/>
      </w:pPr>
      <w:r w:rsidRPr="0044320A">
        <w:t xml:space="preserve">FR4 - If any </w:t>
      </w:r>
      <w:r w:rsidRPr="00995162">
        <w:t>price plan or SOC</w:t>
      </w:r>
      <w:r w:rsidRPr="0044320A">
        <w:t xml:space="preserve"> is removed from campaign then its related promotion should also get removed from Campaign.</w:t>
      </w:r>
    </w:p>
    <w:p w:rsidR="0075055D" w:rsidRPr="0044320A" w:rsidRDefault="0075055D" w:rsidP="0075055D">
      <w:pPr>
        <w:pStyle w:val="Bullet1square"/>
      </w:pPr>
      <w:r w:rsidRPr="0044320A">
        <w:t>FR5 - The functionality of the campaign itself should not be changed.</w:t>
      </w:r>
    </w:p>
    <w:p w:rsidR="0075055D" w:rsidRPr="0044320A" w:rsidRDefault="0075055D" w:rsidP="0075055D">
      <w:pPr>
        <w:pStyle w:val="Bullet1square"/>
      </w:pPr>
      <w:r w:rsidRPr="0044320A">
        <w:t>FR6 - When the new campaign, now with a possible promotion in the bundle of price plan and SOCs is activated and so forth it should behave as campaigns does today.</w:t>
      </w:r>
    </w:p>
    <w:p w:rsidR="0075055D" w:rsidRPr="0044320A" w:rsidRDefault="0075055D" w:rsidP="0075055D">
      <w:pPr>
        <w:pStyle w:val="Bullet1square"/>
      </w:pPr>
      <w:r w:rsidRPr="0044320A">
        <w:t>FR7 - In Price Plan online, new menu item and a new button need to be added to add promotions under campaign.</w:t>
      </w:r>
    </w:p>
    <w:p w:rsidR="00776A6C" w:rsidRDefault="0075055D" w:rsidP="00776A6C">
      <w:pPr>
        <w:pStyle w:val="Bullet1square"/>
      </w:pPr>
      <w:r w:rsidRPr="0044320A">
        <w:lastRenderedPageBreak/>
        <w:t xml:space="preserve">FR8 - In CSM online, when campaign having promotions along with </w:t>
      </w:r>
      <w:r w:rsidRPr="00995162">
        <w:t>price plan or SOC</w:t>
      </w:r>
      <w:r w:rsidRPr="0044320A">
        <w:t xml:space="preserve"> is selected to add then promotions should be auto deployed.</w:t>
      </w:r>
    </w:p>
    <w:p w:rsidR="0075055D" w:rsidRPr="00962864" w:rsidRDefault="0075055D" w:rsidP="0075055D">
      <w:pPr>
        <w:pStyle w:val="Bullet1square"/>
        <w:numPr>
          <w:ilvl w:val="0"/>
          <w:numId w:val="0"/>
        </w:numPr>
        <w:ind w:left="1800"/>
      </w:pPr>
    </w:p>
    <w:p w:rsidR="00776A6C" w:rsidRPr="002B6462" w:rsidRDefault="00776A6C" w:rsidP="00776A6C">
      <w:pPr>
        <w:pStyle w:val="Heading3"/>
      </w:pPr>
      <w:bookmarkStart w:id="1276" w:name="_Toc367095407"/>
      <w:r w:rsidRPr="002B6462">
        <w:t>Market-Specific Notes</w:t>
      </w:r>
      <w:bookmarkEnd w:id="1276"/>
    </w:p>
    <w:p w:rsidR="00776A6C" w:rsidRPr="002B6462" w:rsidRDefault="00776A6C" w:rsidP="00776A6C">
      <w:pPr>
        <w:pStyle w:val="BodyText"/>
      </w:pPr>
      <w:r>
        <w:t>This CR is part of Fokus core module and is therefore available for both Netcom and Telia.</w:t>
      </w:r>
    </w:p>
    <w:p w:rsidR="00776A6C" w:rsidRDefault="00776A6C" w:rsidP="00776A6C">
      <w:pPr>
        <w:pStyle w:val="Heading3"/>
      </w:pPr>
      <w:bookmarkStart w:id="1277" w:name="_Toc367095408"/>
      <w:r w:rsidRPr="002B6462">
        <w:t>Existing Functionality</w:t>
      </w:r>
      <w:bookmarkEnd w:id="1277"/>
    </w:p>
    <w:p w:rsidR="00776A6C" w:rsidRPr="00962864" w:rsidRDefault="00524E89" w:rsidP="00776A6C">
      <w:pPr>
        <w:pStyle w:val="BodyText"/>
      </w:pPr>
      <w:r w:rsidRPr="0044320A">
        <w:t>Currently, it is not possible to add promotions to campaigns.</w:t>
      </w:r>
    </w:p>
    <w:p w:rsidR="00776A6C" w:rsidRDefault="00776A6C" w:rsidP="00776A6C">
      <w:pPr>
        <w:pStyle w:val="Heading3"/>
      </w:pPr>
      <w:bookmarkStart w:id="1278" w:name="_Toc367095409"/>
      <w:r w:rsidRPr="002B6462">
        <w:t>Proposed Solution Functional Specifications</w:t>
      </w:r>
      <w:bookmarkEnd w:id="1278"/>
    </w:p>
    <w:p w:rsidR="00776A6C" w:rsidRDefault="00183C7A" w:rsidP="00776A6C">
      <w:pPr>
        <w:pStyle w:val="Heading4"/>
      </w:pPr>
      <w:r>
        <w:t>Price Plan</w:t>
      </w:r>
      <w:r w:rsidR="00776A6C">
        <w:t xml:space="preserve"> Application</w:t>
      </w:r>
    </w:p>
    <w:p w:rsidR="00183C7A" w:rsidRDefault="00183C7A" w:rsidP="00183C7A">
      <w:pPr>
        <w:pStyle w:val="BodyText"/>
      </w:pPr>
      <w:r w:rsidRPr="0044320A">
        <w:t>Price Plan application will be enhanced as follows</w:t>
      </w:r>
      <w:r>
        <w:t>:</w:t>
      </w:r>
    </w:p>
    <w:p w:rsidR="00183C7A" w:rsidRPr="0044320A" w:rsidRDefault="00183C7A" w:rsidP="00183C7A">
      <w:pPr>
        <w:pStyle w:val="Bullet1square"/>
      </w:pPr>
      <w:r w:rsidRPr="0044320A">
        <w:t xml:space="preserve">The campaign definition window will be enhanced to support </w:t>
      </w:r>
      <w:r>
        <w:t>the addition of p</w:t>
      </w:r>
      <w:r w:rsidRPr="0044320A">
        <w:t>romotions to campaigns</w:t>
      </w:r>
      <w:r>
        <w:t>,</w:t>
      </w:r>
      <w:r w:rsidRPr="0044320A">
        <w:t xml:space="preserve"> </w:t>
      </w:r>
      <w:r>
        <w:t xml:space="preserve">similar to the addition of </w:t>
      </w:r>
      <w:r w:rsidRPr="0044320A">
        <w:t xml:space="preserve">price plan and SOC </w:t>
      </w:r>
      <w:r>
        <w:t xml:space="preserve">for </w:t>
      </w:r>
      <w:r w:rsidRPr="0044320A">
        <w:t>the campaign:</w:t>
      </w:r>
    </w:p>
    <w:p w:rsidR="00183C7A" w:rsidRPr="0044320A" w:rsidRDefault="00183C7A" w:rsidP="00183C7A">
      <w:pPr>
        <w:pStyle w:val="Bullet2round"/>
        <w:rPr>
          <w:lang w:val="en-GB"/>
        </w:rPr>
      </w:pPr>
      <w:r>
        <w:rPr>
          <w:lang w:val="en-GB"/>
        </w:rPr>
        <w:t>A n</w:t>
      </w:r>
      <w:r w:rsidRPr="0044320A">
        <w:rPr>
          <w:lang w:val="en-GB"/>
        </w:rPr>
        <w:t>ew menu item</w:t>
      </w:r>
      <w:r>
        <w:rPr>
          <w:lang w:val="en-GB"/>
        </w:rPr>
        <w:t>,</w:t>
      </w:r>
      <w:r w:rsidRPr="0044320A">
        <w:rPr>
          <w:lang w:val="en-GB"/>
        </w:rPr>
        <w:t xml:space="preserve"> </w:t>
      </w:r>
      <w:r w:rsidRPr="00CF5138">
        <w:rPr>
          <w:i/>
          <w:lang w:val="en-GB"/>
        </w:rPr>
        <w:t>Promotion</w:t>
      </w:r>
      <w:r>
        <w:rPr>
          <w:lang w:val="en-GB"/>
        </w:rPr>
        <w:t xml:space="preserve">, will </w:t>
      </w:r>
      <w:r w:rsidRPr="0044320A">
        <w:rPr>
          <w:lang w:val="en-GB"/>
        </w:rPr>
        <w:t xml:space="preserve">be added with </w:t>
      </w:r>
      <w:r>
        <w:rPr>
          <w:lang w:val="en-GB"/>
        </w:rPr>
        <w:t xml:space="preserve">a </w:t>
      </w:r>
      <w:r w:rsidRPr="0044320A">
        <w:rPr>
          <w:lang w:val="en-GB"/>
        </w:rPr>
        <w:t xml:space="preserve">new Promotion button on </w:t>
      </w:r>
      <w:r>
        <w:rPr>
          <w:lang w:val="en-GB"/>
        </w:rPr>
        <w:t xml:space="preserve">the </w:t>
      </w:r>
      <w:r w:rsidRPr="0044320A">
        <w:rPr>
          <w:lang w:val="en-GB"/>
        </w:rPr>
        <w:t xml:space="preserve">left menu bar, below the SOC button and above the </w:t>
      </w:r>
      <w:r>
        <w:rPr>
          <w:lang w:val="en-GB"/>
        </w:rPr>
        <w:t>D</w:t>
      </w:r>
      <w:r w:rsidRPr="0044320A">
        <w:rPr>
          <w:lang w:val="en-GB"/>
        </w:rPr>
        <w:t>iscount button</w:t>
      </w:r>
      <w:r>
        <w:rPr>
          <w:lang w:val="en-GB"/>
        </w:rPr>
        <w:t>.</w:t>
      </w:r>
    </w:p>
    <w:p w:rsidR="00183C7A" w:rsidRPr="0044320A" w:rsidRDefault="00183C7A" w:rsidP="00183C7A">
      <w:pPr>
        <w:pStyle w:val="Bullet2round"/>
        <w:rPr>
          <w:lang w:val="en-GB"/>
        </w:rPr>
      </w:pPr>
      <w:r w:rsidRPr="0044320A">
        <w:rPr>
          <w:lang w:val="en-GB"/>
        </w:rPr>
        <w:t xml:space="preserve">If the user tries to add a promotion to a campaign before adding the price plan or SOCs, a message will be displayed to the user telling him/her to select </w:t>
      </w:r>
      <w:r>
        <w:rPr>
          <w:lang w:val="en-GB"/>
        </w:rPr>
        <w:t xml:space="preserve">the price plan </w:t>
      </w:r>
      <w:r w:rsidRPr="0044320A">
        <w:rPr>
          <w:lang w:val="en-GB"/>
        </w:rPr>
        <w:t>or SOCs first</w:t>
      </w:r>
      <w:r>
        <w:rPr>
          <w:lang w:val="en-GB"/>
        </w:rPr>
        <w:t>.</w:t>
      </w:r>
      <w:r w:rsidRPr="0044320A">
        <w:rPr>
          <w:lang w:val="en-GB"/>
        </w:rPr>
        <w:t xml:space="preserve"> </w:t>
      </w:r>
      <w:r>
        <w:rPr>
          <w:lang w:val="en-GB"/>
        </w:rPr>
        <w:t>T</w:t>
      </w:r>
      <w:r w:rsidRPr="0044320A">
        <w:rPr>
          <w:lang w:val="en-GB"/>
        </w:rPr>
        <w:t xml:space="preserve">he message text can be </w:t>
      </w:r>
      <w:r>
        <w:rPr>
          <w:lang w:val="en-GB"/>
        </w:rPr>
        <w:t>similar to the following</w:t>
      </w:r>
      <w:r w:rsidRPr="0044320A">
        <w:rPr>
          <w:lang w:val="en-GB"/>
        </w:rPr>
        <w:t xml:space="preserve">: “Please select a Price Plan/SOC before adding </w:t>
      </w:r>
      <w:r>
        <w:rPr>
          <w:lang w:val="en-GB"/>
        </w:rPr>
        <w:t>a p</w:t>
      </w:r>
      <w:r w:rsidRPr="0044320A">
        <w:rPr>
          <w:lang w:val="en-GB"/>
        </w:rPr>
        <w:t>romotion.”</w:t>
      </w:r>
    </w:p>
    <w:p w:rsidR="00183C7A" w:rsidRDefault="00183C7A" w:rsidP="00183C7A">
      <w:pPr>
        <w:pStyle w:val="Bullet2round"/>
        <w:rPr>
          <w:lang w:val="en-GB"/>
        </w:rPr>
      </w:pPr>
      <w:r w:rsidRPr="0044320A">
        <w:rPr>
          <w:lang w:val="en-GB"/>
        </w:rPr>
        <w:t>When the user clicks the Promotion menu or button, a promotion list window will be opened</w:t>
      </w:r>
      <w:r>
        <w:rPr>
          <w:lang w:val="en-GB"/>
        </w:rPr>
        <w:t xml:space="preserve">. It </w:t>
      </w:r>
      <w:r w:rsidRPr="004E79FB">
        <w:rPr>
          <w:lang w:val="en-GB"/>
        </w:rPr>
        <w:t>will contain a list of the special promotions (</w:t>
      </w:r>
      <w:r w:rsidRPr="004E79FB">
        <w:t xml:space="preserve">both </w:t>
      </w:r>
      <w:r>
        <w:t>price plans</w:t>
      </w:r>
      <w:r w:rsidRPr="004E79FB">
        <w:t xml:space="preserve"> and SOCs</w:t>
      </w:r>
      <w:r w:rsidRPr="004E79FB">
        <w:rPr>
          <w:lang w:val="en-GB"/>
        </w:rPr>
        <w:t>)</w:t>
      </w:r>
      <w:r>
        <w:rPr>
          <w:lang w:val="en-GB"/>
        </w:rPr>
        <w:t>, as well as</w:t>
      </w:r>
      <w:r w:rsidRPr="004E79FB">
        <w:rPr>
          <w:lang w:val="en-GB"/>
        </w:rPr>
        <w:t xml:space="preserve"> BOGO SOCs related to </w:t>
      </w:r>
      <w:r>
        <w:rPr>
          <w:lang w:val="en-GB"/>
        </w:rPr>
        <w:t xml:space="preserve">the price plan and </w:t>
      </w:r>
      <w:r w:rsidRPr="004E79FB">
        <w:rPr>
          <w:lang w:val="en-GB"/>
        </w:rPr>
        <w:t>SOC</w:t>
      </w:r>
      <w:r>
        <w:rPr>
          <w:lang w:val="en-GB"/>
        </w:rPr>
        <w:t>s</w:t>
      </w:r>
      <w:r w:rsidRPr="004E79FB">
        <w:rPr>
          <w:lang w:val="en-GB"/>
        </w:rPr>
        <w:t xml:space="preserve"> already added to the campaign.</w:t>
      </w:r>
    </w:p>
    <w:p w:rsidR="00183C7A" w:rsidRDefault="00183C7A" w:rsidP="00183C7A">
      <w:pPr>
        <w:pStyle w:val="Bullet2round"/>
        <w:numPr>
          <w:ilvl w:val="0"/>
          <w:numId w:val="0"/>
        </w:numPr>
        <w:ind w:left="2160"/>
        <w:rPr>
          <w:lang w:val="en-GB"/>
        </w:rPr>
      </w:pPr>
      <w:r>
        <w:rPr>
          <w:lang w:val="en-GB"/>
        </w:rPr>
        <w:t>The list will not include the reduced price plan or reduced SOC promotions and there is no need to add these to the campaign.</w:t>
      </w:r>
    </w:p>
    <w:p w:rsidR="00183C7A" w:rsidRDefault="00183C7A" w:rsidP="00183C7A">
      <w:pPr>
        <w:pStyle w:val="Bullet2round"/>
        <w:rPr>
          <w:lang w:val="en-GB"/>
        </w:rPr>
      </w:pPr>
      <w:r>
        <w:rPr>
          <w:lang w:val="en-GB"/>
        </w:rPr>
        <w:t>The New window will show the Promotion/BOGO, its description, Type and the Base SOC.</w:t>
      </w:r>
    </w:p>
    <w:p w:rsidR="00183C7A" w:rsidRPr="0044320A" w:rsidRDefault="00183C7A" w:rsidP="00183C7A">
      <w:pPr>
        <w:pStyle w:val="Bullet2round"/>
        <w:rPr>
          <w:lang w:val="en-GB"/>
        </w:rPr>
      </w:pPr>
      <w:r>
        <w:rPr>
          <w:lang w:val="en-GB"/>
        </w:rPr>
        <w:t>T</w:t>
      </w:r>
      <w:r w:rsidRPr="0044320A">
        <w:rPr>
          <w:lang w:val="en-GB"/>
        </w:rPr>
        <w:t xml:space="preserve">o add </w:t>
      </w:r>
      <w:r>
        <w:rPr>
          <w:lang w:val="en-GB"/>
        </w:rPr>
        <w:t xml:space="preserve">a promotion </w:t>
      </w:r>
      <w:r w:rsidRPr="0044320A">
        <w:rPr>
          <w:lang w:val="en-GB"/>
        </w:rPr>
        <w:t xml:space="preserve">to </w:t>
      </w:r>
      <w:r>
        <w:rPr>
          <w:lang w:val="en-GB"/>
        </w:rPr>
        <w:t xml:space="preserve">the </w:t>
      </w:r>
      <w:r w:rsidRPr="0044320A">
        <w:rPr>
          <w:lang w:val="en-GB"/>
        </w:rPr>
        <w:t>campaign</w:t>
      </w:r>
      <w:r>
        <w:rPr>
          <w:lang w:val="en-GB"/>
        </w:rPr>
        <w:t>,</w:t>
      </w:r>
      <w:r w:rsidRPr="0044320A">
        <w:rPr>
          <w:lang w:val="en-GB"/>
        </w:rPr>
        <w:t xml:space="preserve"> </w:t>
      </w:r>
      <w:r>
        <w:rPr>
          <w:lang w:val="en-GB"/>
        </w:rPr>
        <w:t>t</w:t>
      </w:r>
      <w:r w:rsidRPr="0044320A">
        <w:rPr>
          <w:lang w:val="en-GB"/>
        </w:rPr>
        <w:t>he user can either drag or double</w:t>
      </w:r>
      <w:r>
        <w:rPr>
          <w:lang w:val="en-GB"/>
        </w:rPr>
        <w:t>-</w:t>
      </w:r>
      <w:r w:rsidRPr="0044320A">
        <w:rPr>
          <w:lang w:val="en-GB"/>
        </w:rPr>
        <w:t xml:space="preserve">click </w:t>
      </w:r>
      <w:r>
        <w:rPr>
          <w:lang w:val="en-GB"/>
        </w:rPr>
        <w:t xml:space="preserve">the </w:t>
      </w:r>
      <w:r w:rsidRPr="0044320A">
        <w:rPr>
          <w:lang w:val="en-GB"/>
        </w:rPr>
        <w:t xml:space="preserve">promotion from </w:t>
      </w:r>
      <w:r>
        <w:rPr>
          <w:lang w:val="en-GB"/>
        </w:rPr>
        <w:t xml:space="preserve">the </w:t>
      </w:r>
      <w:r w:rsidRPr="0044320A">
        <w:rPr>
          <w:lang w:val="en-GB"/>
        </w:rPr>
        <w:t>displayed promotion</w:t>
      </w:r>
      <w:r>
        <w:rPr>
          <w:lang w:val="en-GB"/>
        </w:rPr>
        <w:t>s</w:t>
      </w:r>
      <w:r w:rsidRPr="0044320A">
        <w:rPr>
          <w:lang w:val="en-GB"/>
        </w:rPr>
        <w:t xml:space="preserve"> list.</w:t>
      </w:r>
    </w:p>
    <w:p w:rsidR="00183C7A" w:rsidRPr="00B810B4" w:rsidRDefault="00183C7A" w:rsidP="00183C7A">
      <w:pPr>
        <w:pStyle w:val="Bullet2round"/>
        <w:rPr>
          <w:lang w:val="en-GB"/>
        </w:rPr>
      </w:pPr>
      <w:r w:rsidRPr="00B810B4">
        <w:rPr>
          <w:lang w:val="en-GB"/>
        </w:rPr>
        <w:t>When the user clicks Save, an entry will be created in the new table COMMIT_PROMO_RELATION. The entry will include the Campaign Sequence Number, Base SOC, and Promotion SOC. The table will store the promotions connected to each campaign.</w:t>
      </w:r>
    </w:p>
    <w:p w:rsidR="00183C7A" w:rsidRPr="00B810B4" w:rsidRDefault="00183C7A" w:rsidP="00183C7A">
      <w:pPr>
        <w:pStyle w:val="Bullet2round"/>
        <w:rPr>
          <w:lang w:val="en-GB"/>
        </w:rPr>
      </w:pPr>
      <w:r w:rsidRPr="00B810B4">
        <w:rPr>
          <w:lang w:val="en-GB"/>
        </w:rPr>
        <w:t>The Campaign Option’s Components window will be enhanced to show the list of promotions attached to the campaign.</w:t>
      </w:r>
    </w:p>
    <w:p w:rsidR="00183C7A" w:rsidRPr="0044320A" w:rsidRDefault="00183C7A" w:rsidP="00183C7A">
      <w:pPr>
        <w:pStyle w:val="Bullet2round"/>
        <w:rPr>
          <w:lang w:val="en-GB"/>
        </w:rPr>
      </w:pPr>
      <w:r>
        <w:rPr>
          <w:lang w:val="en-GB"/>
        </w:rPr>
        <w:t>A n</w:t>
      </w:r>
      <w:r w:rsidRPr="0044320A">
        <w:rPr>
          <w:lang w:val="en-GB"/>
        </w:rPr>
        <w:t xml:space="preserve">ew </w:t>
      </w:r>
      <w:r>
        <w:rPr>
          <w:lang w:val="en-GB"/>
        </w:rPr>
        <w:t xml:space="preserve">node, </w:t>
      </w:r>
      <w:r w:rsidRPr="0090150F">
        <w:rPr>
          <w:i/>
          <w:lang w:val="en-GB"/>
        </w:rPr>
        <w:t>Promotion</w:t>
      </w:r>
      <w:r w:rsidRPr="00DB2035">
        <w:rPr>
          <w:lang w:val="en-GB"/>
        </w:rPr>
        <w:t>,</w:t>
      </w:r>
      <w:r>
        <w:rPr>
          <w:i/>
          <w:lang w:val="en-GB"/>
        </w:rPr>
        <w:t xml:space="preserve"> </w:t>
      </w:r>
      <w:r w:rsidRPr="0044320A">
        <w:rPr>
          <w:lang w:val="en-GB"/>
        </w:rPr>
        <w:t xml:space="preserve">will be added under the </w:t>
      </w:r>
      <w:r w:rsidRPr="00B81CFC">
        <w:rPr>
          <w:i/>
          <w:lang w:val="en-GB"/>
        </w:rPr>
        <w:t>Campaign option</w:t>
      </w:r>
      <w:r w:rsidRPr="0044320A">
        <w:rPr>
          <w:lang w:val="en-GB"/>
        </w:rPr>
        <w:t xml:space="preserve"> tree and </w:t>
      </w:r>
      <w:r>
        <w:rPr>
          <w:lang w:val="en-GB"/>
        </w:rPr>
        <w:t xml:space="preserve">placed </w:t>
      </w:r>
      <w:r w:rsidRPr="0044320A">
        <w:rPr>
          <w:lang w:val="en-GB"/>
        </w:rPr>
        <w:t xml:space="preserve">after </w:t>
      </w:r>
      <w:r>
        <w:rPr>
          <w:lang w:val="en-GB"/>
        </w:rPr>
        <w:t xml:space="preserve">the </w:t>
      </w:r>
      <w:r w:rsidRPr="0044320A">
        <w:rPr>
          <w:lang w:val="en-GB"/>
        </w:rPr>
        <w:t xml:space="preserve">SOCs node and before </w:t>
      </w:r>
      <w:r>
        <w:rPr>
          <w:lang w:val="en-GB"/>
        </w:rPr>
        <w:t xml:space="preserve">the </w:t>
      </w:r>
      <w:r w:rsidRPr="0044320A">
        <w:rPr>
          <w:lang w:val="en-GB"/>
        </w:rPr>
        <w:t>Discount Group node.</w:t>
      </w:r>
    </w:p>
    <w:p w:rsidR="00183C7A" w:rsidRPr="0044320A" w:rsidRDefault="00183C7A" w:rsidP="00183C7A">
      <w:pPr>
        <w:pStyle w:val="Bullet2round"/>
        <w:rPr>
          <w:lang w:val="en-GB"/>
        </w:rPr>
      </w:pPr>
      <w:r w:rsidRPr="0044320A">
        <w:rPr>
          <w:lang w:val="en-GB"/>
        </w:rPr>
        <w:lastRenderedPageBreak/>
        <w:t xml:space="preserve">When the user expands </w:t>
      </w:r>
      <w:r>
        <w:rPr>
          <w:lang w:val="en-GB"/>
        </w:rPr>
        <w:t xml:space="preserve">the </w:t>
      </w:r>
      <w:r w:rsidRPr="0044320A">
        <w:rPr>
          <w:lang w:val="en-GB"/>
        </w:rPr>
        <w:t>Promotion node</w:t>
      </w:r>
      <w:r>
        <w:rPr>
          <w:lang w:val="en-GB"/>
        </w:rPr>
        <w:t>,</w:t>
      </w:r>
      <w:r w:rsidRPr="0044320A">
        <w:rPr>
          <w:lang w:val="en-GB"/>
        </w:rPr>
        <w:t xml:space="preserve"> the system will display the features of that promotion.</w:t>
      </w:r>
    </w:p>
    <w:p w:rsidR="00183C7A" w:rsidRPr="0044320A" w:rsidRDefault="00183C7A" w:rsidP="00183C7A">
      <w:pPr>
        <w:pStyle w:val="Bullet2round"/>
        <w:rPr>
          <w:lang w:val="en-GB"/>
        </w:rPr>
      </w:pPr>
      <w:r w:rsidRPr="0044320A">
        <w:rPr>
          <w:lang w:val="en-GB"/>
        </w:rPr>
        <w:t xml:space="preserve">It will be possible to add promotions under </w:t>
      </w:r>
      <w:r>
        <w:rPr>
          <w:lang w:val="en-GB"/>
        </w:rPr>
        <w:t xml:space="preserve">an </w:t>
      </w:r>
      <w:r w:rsidRPr="0044320A">
        <w:rPr>
          <w:lang w:val="en-GB"/>
        </w:rPr>
        <w:t>existing campaign.</w:t>
      </w:r>
    </w:p>
    <w:p w:rsidR="00183C7A" w:rsidRDefault="00183C7A" w:rsidP="00183C7A">
      <w:pPr>
        <w:pStyle w:val="Bullet2round"/>
        <w:rPr>
          <w:lang w:val="en-GB"/>
        </w:rPr>
      </w:pPr>
      <w:r w:rsidRPr="0044320A">
        <w:rPr>
          <w:lang w:val="en-GB"/>
        </w:rPr>
        <w:t xml:space="preserve">It will be possible to remove any promotion under </w:t>
      </w:r>
      <w:r>
        <w:rPr>
          <w:lang w:val="en-GB"/>
        </w:rPr>
        <w:t xml:space="preserve">a </w:t>
      </w:r>
      <w:r w:rsidRPr="0044320A">
        <w:rPr>
          <w:lang w:val="en-GB"/>
        </w:rPr>
        <w:t xml:space="preserve">campaign. </w:t>
      </w:r>
      <w:r>
        <w:rPr>
          <w:lang w:val="en-GB"/>
        </w:rPr>
        <w:t>Following removal, t</w:t>
      </w:r>
      <w:r w:rsidRPr="0044320A">
        <w:rPr>
          <w:lang w:val="en-GB"/>
        </w:rPr>
        <w:t xml:space="preserve">he new table </w:t>
      </w:r>
      <w:r>
        <w:rPr>
          <w:lang w:val="en-GB"/>
        </w:rPr>
        <w:t>COMMIT_PROMO_RELATION</w:t>
      </w:r>
      <w:r w:rsidRPr="0044320A">
        <w:rPr>
          <w:lang w:val="en-GB"/>
        </w:rPr>
        <w:t xml:space="preserve"> will be updated.</w:t>
      </w:r>
    </w:p>
    <w:p w:rsidR="00183C7A" w:rsidRPr="00183C7A" w:rsidRDefault="00183C7A" w:rsidP="00183C7A">
      <w:pPr>
        <w:pStyle w:val="Bullet2round"/>
        <w:rPr>
          <w:lang w:val="en-GB"/>
        </w:rPr>
      </w:pPr>
      <w:r w:rsidRPr="00183C7A">
        <w:rPr>
          <w:lang w:val="en-GB"/>
        </w:rPr>
        <w:t>If a user removes any price plan or SOC from the campaign, a message will be displayed to the user notifying him/her that the promotions related to the removed price plan or SOC will be also removed. The user can click cancel to stop the activity or OK and then the promotion related to the removed price plan or SOC will also be removed from the campaign and the COMMIT_PROMO_RELATION table will be updated</w:t>
      </w:r>
    </w:p>
    <w:p w:rsidR="00776A6C" w:rsidRDefault="00776A6C" w:rsidP="00F41B4F">
      <w:pPr>
        <w:pStyle w:val="Bullet2round"/>
        <w:numPr>
          <w:ilvl w:val="0"/>
          <w:numId w:val="0"/>
        </w:numPr>
        <w:ind w:left="2160"/>
      </w:pPr>
    </w:p>
    <w:p w:rsidR="00776A6C" w:rsidRDefault="00776A6C" w:rsidP="00776A6C">
      <w:pPr>
        <w:pStyle w:val="Heading4"/>
      </w:pPr>
      <w:r>
        <w:t>CSM</w:t>
      </w:r>
    </w:p>
    <w:p w:rsidR="002022AB" w:rsidRDefault="002022AB" w:rsidP="002022AB">
      <w:pPr>
        <w:pStyle w:val="BodyText"/>
        <w:rPr>
          <w:lang w:val="en-GB"/>
        </w:rPr>
      </w:pPr>
      <w:r w:rsidRPr="0044320A">
        <w:rPr>
          <w:lang w:val="en-GB"/>
        </w:rPr>
        <w:t>CSM applications will be enhanced as follows:</w:t>
      </w:r>
    </w:p>
    <w:p w:rsidR="002022AB" w:rsidRPr="0044320A" w:rsidRDefault="002022AB" w:rsidP="002022AB">
      <w:pPr>
        <w:pStyle w:val="Bullet2round"/>
        <w:rPr>
          <w:lang w:val="en-GB"/>
        </w:rPr>
      </w:pPr>
      <w:r>
        <w:rPr>
          <w:lang w:val="en-GB"/>
        </w:rPr>
        <w:t>If a</w:t>
      </w:r>
      <w:r w:rsidRPr="0044320A">
        <w:rPr>
          <w:lang w:val="en-GB"/>
        </w:rPr>
        <w:t xml:space="preserve"> user activates a campaign </w:t>
      </w:r>
      <w:r>
        <w:rPr>
          <w:lang w:val="en-GB"/>
        </w:rPr>
        <w:t>that has</w:t>
      </w:r>
      <w:r w:rsidRPr="0044320A">
        <w:rPr>
          <w:lang w:val="en-GB"/>
        </w:rPr>
        <w:t xml:space="preserve"> </w:t>
      </w:r>
      <w:r>
        <w:rPr>
          <w:lang w:val="en-GB"/>
        </w:rPr>
        <w:t xml:space="preserve">a </w:t>
      </w:r>
      <w:r w:rsidRPr="00B830F6">
        <w:rPr>
          <w:lang w:val="en-GB"/>
        </w:rPr>
        <w:t xml:space="preserve">price plan or SOC </w:t>
      </w:r>
      <w:r>
        <w:rPr>
          <w:lang w:val="en-GB"/>
        </w:rPr>
        <w:t>in addition to</w:t>
      </w:r>
      <w:r w:rsidRPr="0044320A">
        <w:rPr>
          <w:lang w:val="en-GB"/>
        </w:rPr>
        <w:t xml:space="preserve"> </w:t>
      </w:r>
      <w:r>
        <w:rPr>
          <w:lang w:val="en-GB"/>
        </w:rPr>
        <w:t xml:space="preserve">the </w:t>
      </w:r>
      <w:r w:rsidRPr="0044320A">
        <w:rPr>
          <w:lang w:val="en-GB"/>
        </w:rPr>
        <w:t>promotion</w:t>
      </w:r>
      <w:r>
        <w:rPr>
          <w:lang w:val="en-GB"/>
        </w:rPr>
        <w:t>,</w:t>
      </w:r>
      <w:r w:rsidRPr="0044320A">
        <w:rPr>
          <w:lang w:val="en-GB"/>
        </w:rPr>
        <w:t xml:space="preserve"> all promotion</w:t>
      </w:r>
      <w:r>
        <w:rPr>
          <w:lang w:val="en-GB"/>
        </w:rPr>
        <w:t>s</w:t>
      </w:r>
      <w:r w:rsidRPr="0044320A">
        <w:rPr>
          <w:lang w:val="en-GB"/>
        </w:rPr>
        <w:t xml:space="preserve"> associate</w:t>
      </w:r>
      <w:r>
        <w:rPr>
          <w:lang w:val="en-GB"/>
        </w:rPr>
        <w:t>d</w:t>
      </w:r>
      <w:r w:rsidRPr="0044320A">
        <w:rPr>
          <w:lang w:val="en-GB"/>
        </w:rPr>
        <w:t xml:space="preserve"> with </w:t>
      </w:r>
      <w:r>
        <w:rPr>
          <w:lang w:val="en-GB"/>
        </w:rPr>
        <w:t xml:space="preserve">the </w:t>
      </w:r>
      <w:r w:rsidRPr="0044320A">
        <w:rPr>
          <w:lang w:val="en-GB"/>
        </w:rPr>
        <w:t xml:space="preserve">campaign </w:t>
      </w:r>
      <w:r>
        <w:rPr>
          <w:lang w:val="en-GB"/>
        </w:rPr>
        <w:t>will</w:t>
      </w:r>
      <w:r w:rsidRPr="0044320A">
        <w:rPr>
          <w:lang w:val="en-GB"/>
        </w:rPr>
        <w:t xml:space="preserve"> be auto</w:t>
      </w:r>
      <w:r>
        <w:rPr>
          <w:lang w:val="en-GB"/>
        </w:rPr>
        <w:t>-</w:t>
      </w:r>
      <w:r w:rsidRPr="0044320A">
        <w:rPr>
          <w:lang w:val="en-GB"/>
        </w:rPr>
        <w:t>deployed.</w:t>
      </w:r>
    </w:p>
    <w:p w:rsidR="002022AB" w:rsidRDefault="002022AB" w:rsidP="002022AB">
      <w:pPr>
        <w:pStyle w:val="Bullet2round"/>
        <w:rPr>
          <w:lang w:val="en-GB"/>
        </w:rPr>
      </w:pPr>
      <w:r w:rsidRPr="004E6CAF">
        <w:rPr>
          <w:lang w:val="en-GB"/>
        </w:rPr>
        <w:t xml:space="preserve">If the campaign is added in the future, the associated promotions will also </w:t>
      </w:r>
      <w:r>
        <w:rPr>
          <w:lang w:val="en-GB"/>
        </w:rPr>
        <w:t xml:space="preserve">be </w:t>
      </w:r>
      <w:r w:rsidRPr="004E6CAF">
        <w:rPr>
          <w:lang w:val="en-GB"/>
        </w:rPr>
        <w:t xml:space="preserve">added from the same future date. </w:t>
      </w:r>
      <w:r>
        <w:rPr>
          <w:lang w:val="en-GB"/>
        </w:rPr>
        <w:t>The future promotions will appear in the same window as the effective one.</w:t>
      </w:r>
    </w:p>
    <w:p w:rsidR="002022AB" w:rsidRPr="00B810B4" w:rsidRDefault="002022AB" w:rsidP="002022AB">
      <w:pPr>
        <w:pStyle w:val="Bullet2round"/>
        <w:rPr>
          <w:lang w:val="en-GB"/>
        </w:rPr>
      </w:pPr>
      <w:r w:rsidRPr="00B810B4">
        <w:rPr>
          <w:lang w:val="en-GB"/>
        </w:rPr>
        <w:t>If a user explicitly clicks the Insert Special promotion of the price plan or SOC, then all promotions related to the price plan or SOC should be displayed. This will enable the user to explicitly add a special promotion from the available list of promotions, as is done for the current functionality.</w:t>
      </w:r>
    </w:p>
    <w:p w:rsidR="002022AB" w:rsidRDefault="002022AB" w:rsidP="002022AB">
      <w:pPr>
        <w:pStyle w:val="Bullet2round"/>
        <w:rPr>
          <w:lang w:val="en-GB"/>
        </w:rPr>
      </w:pPr>
      <w:r>
        <w:rPr>
          <w:lang w:val="en-GB"/>
        </w:rPr>
        <w:t>If</w:t>
      </w:r>
      <w:r w:rsidRPr="0044320A">
        <w:rPr>
          <w:lang w:val="en-GB"/>
        </w:rPr>
        <w:t xml:space="preserve"> a user removes or changes a campaign </w:t>
      </w:r>
      <w:r>
        <w:rPr>
          <w:lang w:val="en-GB"/>
        </w:rPr>
        <w:t>in which the</w:t>
      </w:r>
      <w:r w:rsidRPr="0044320A">
        <w:rPr>
          <w:lang w:val="en-GB"/>
        </w:rPr>
        <w:t xml:space="preserve"> price plan </w:t>
      </w:r>
      <w:r>
        <w:rPr>
          <w:lang w:val="en-GB"/>
        </w:rPr>
        <w:t xml:space="preserve">or SOC is </w:t>
      </w:r>
      <w:r w:rsidRPr="0044320A">
        <w:rPr>
          <w:lang w:val="en-GB"/>
        </w:rPr>
        <w:t xml:space="preserve">associated with </w:t>
      </w:r>
      <w:r>
        <w:rPr>
          <w:lang w:val="en-GB"/>
        </w:rPr>
        <w:t xml:space="preserve">the </w:t>
      </w:r>
      <w:r w:rsidRPr="0044320A">
        <w:rPr>
          <w:lang w:val="en-GB"/>
        </w:rPr>
        <w:t xml:space="preserve">promotion, </w:t>
      </w:r>
      <w:r>
        <w:rPr>
          <w:lang w:val="en-GB"/>
        </w:rPr>
        <w:t xml:space="preserve">then </w:t>
      </w:r>
      <w:r w:rsidRPr="0044320A">
        <w:rPr>
          <w:lang w:val="en-GB"/>
        </w:rPr>
        <w:t xml:space="preserve">CSM will automatically remove all associated promotions of all types </w:t>
      </w:r>
      <w:r>
        <w:rPr>
          <w:lang w:val="en-GB"/>
        </w:rPr>
        <w:t xml:space="preserve">from the </w:t>
      </w:r>
      <w:r w:rsidRPr="0044320A">
        <w:rPr>
          <w:lang w:val="en-GB"/>
        </w:rPr>
        <w:t xml:space="preserve">subscriber. </w:t>
      </w:r>
    </w:p>
    <w:p w:rsidR="002022AB" w:rsidRPr="004E6CAF" w:rsidRDefault="002022AB" w:rsidP="002022AB">
      <w:pPr>
        <w:pStyle w:val="Bullet2round"/>
        <w:rPr>
          <w:lang w:val="en-GB"/>
        </w:rPr>
      </w:pPr>
      <w:r>
        <w:rPr>
          <w:lang w:val="en-GB"/>
        </w:rPr>
        <w:t xml:space="preserve">A penalty created when a campaign is cancelled will be </w:t>
      </w:r>
      <w:r w:rsidRPr="004E6CAF">
        <w:rPr>
          <w:lang w:val="en-GB"/>
        </w:rPr>
        <w:t xml:space="preserve">calculated </w:t>
      </w:r>
      <w:r>
        <w:rPr>
          <w:lang w:val="en-GB"/>
        </w:rPr>
        <w:t>according to</w:t>
      </w:r>
      <w:r w:rsidRPr="004E6CAF">
        <w:rPr>
          <w:lang w:val="en-GB"/>
        </w:rPr>
        <w:t xml:space="preserve"> the campaign </w:t>
      </w:r>
      <w:r>
        <w:rPr>
          <w:lang w:val="en-GB"/>
        </w:rPr>
        <w:t xml:space="preserve">terms and the PP, SOC or promotion </w:t>
      </w:r>
      <w:r w:rsidRPr="004E6CAF">
        <w:rPr>
          <w:lang w:val="en-GB"/>
        </w:rPr>
        <w:t>definition</w:t>
      </w:r>
      <w:r>
        <w:rPr>
          <w:lang w:val="en-GB"/>
        </w:rPr>
        <w:t>,</w:t>
      </w:r>
      <w:r w:rsidRPr="004E6CAF">
        <w:rPr>
          <w:lang w:val="en-GB"/>
        </w:rPr>
        <w:t xml:space="preserve"> as done</w:t>
      </w:r>
      <w:r>
        <w:rPr>
          <w:lang w:val="en-GB"/>
        </w:rPr>
        <w:t xml:space="preserve"> now</w:t>
      </w:r>
      <w:r w:rsidRPr="004E6CAF">
        <w:rPr>
          <w:lang w:val="en-GB"/>
        </w:rPr>
        <w:t>.</w:t>
      </w:r>
    </w:p>
    <w:p w:rsidR="002022AB" w:rsidRPr="002022AB" w:rsidRDefault="002022AB" w:rsidP="002022AB">
      <w:pPr>
        <w:pStyle w:val="Bullet2round"/>
        <w:rPr>
          <w:lang w:val="en-GB"/>
        </w:rPr>
      </w:pPr>
      <w:r>
        <w:rPr>
          <w:lang w:val="en-GB"/>
        </w:rPr>
        <w:t xml:space="preserve">Because a </w:t>
      </w:r>
      <w:r w:rsidRPr="004E6CAF">
        <w:t xml:space="preserve">Reduced PP and Reduced SOC are automatically added when </w:t>
      </w:r>
      <w:r>
        <w:t xml:space="preserve">the </w:t>
      </w:r>
      <w:r w:rsidRPr="004E6CAF">
        <w:t xml:space="preserve">base </w:t>
      </w:r>
      <w:r>
        <w:t xml:space="preserve">price plan or </w:t>
      </w:r>
      <w:r w:rsidRPr="004E6CAF">
        <w:t xml:space="preserve">SOC is present under </w:t>
      </w:r>
      <w:r>
        <w:t xml:space="preserve">the </w:t>
      </w:r>
      <w:r w:rsidRPr="004E6CAF">
        <w:t xml:space="preserve">campaign, only </w:t>
      </w:r>
      <w:r>
        <w:t xml:space="preserve">the </w:t>
      </w:r>
      <w:r w:rsidRPr="004E6CAF">
        <w:t>Special Promotion PP, Special Promotion SOC</w:t>
      </w:r>
      <w:r>
        <w:t>,</w:t>
      </w:r>
      <w:r w:rsidRPr="004E6CAF">
        <w:t xml:space="preserve"> and BOGO will </w:t>
      </w:r>
      <w:r>
        <w:t xml:space="preserve">be </w:t>
      </w:r>
      <w:r w:rsidRPr="004E6CAF">
        <w:t xml:space="preserve">added under </w:t>
      </w:r>
      <w:r>
        <w:t xml:space="preserve">the </w:t>
      </w:r>
      <w:r w:rsidRPr="004E6CAF">
        <w:t xml:space="preserve">campaign after this CR. </w:t>
      </w:r>
    </w:p>
    <w:p w:rsidR="002022AB" w:rsidRPr="00B304EB" w:rsidRDefault="002022AB" w:rsidP="002022AB">
      <w:pPr>
        <w:pStyle w:val="Bullet2round"/>
        <w:rPr>
          <w:lang w:val="en-GB"/>
        </w:rPr>
      </w:pPr>
      <w:r w:rsidRPr="0044320A">
        <w:t>When the user modifies a campaign (</w:t>
      </w:r>
      <w:r>
        <w:t>by a</w:t>
      </w:r>
      <w:r w:rsidRPr="0044320A">
        <w:t>dd</w:t>
      </w:r>
      <w:r>
        <w:t>ing or removing</w:t>
      </w:r>
      <w:r w:rsidRPr="0044320A">
        <w:t xml:space="preserve"> </w:t>
      </w:r>
      <w:r>
        <w:t xml:space="preserve">a price plan or </w:t>
      </w:r>
      <w:r w:rsidRPr="0044320A">
        <w:t>SOC</w:t>
      </w:r>
      <w:r>
        <w:t xml:space="preserve"> or </w:t>
      </w:r>
      <w:r w:rsidRPr="0044320A">
        <w:t xml:space="preserve">promotion), </w:t>
      </w:r>
      <w:r>
        <w:t>the</w:t>
      </w:r>
      <w:r w:rsidRPr="0044320A">
        <w:t xml:space="preserve"> existing subscriber</w:t>
      </w:r>
      <w:r>
        <w:t>s</w:t>
      </w:r>
      <w:r w:rsidRPr="0044320A">
        <w:t xml:space="preserve"> </w:t>
      </w:r>
      <w:r>
        <w:t xml:space="preserve">who have an </w:t>
      </w:r>
      <w:r w:rsidRPr="0044320A">
        <w:t>older version of the campaign will not be affected. The new modified campaign will be effective on new subscribers only</w:t>
      </w:r>
      <w:r w:rsidRPr="004E6CAF">
        <w:t>.</w:t>
      </w:r>
    </w:p>
    <w:p w:rsidR="00B304EB" w:rsidRPr="002022AB" w:rsidRDefault="00B304EB" w:rsidP="00B304EB">
      <w:pPr>
        <w:pStyle w:val="Bullet2round"/>
        <w:numPr>
          <w:ilvl w:val="0"/>
          <w:numId w:val="0"/>
        </w:numPr>
        <w:ind w:left="2160"/>
        <w:rPr>
          <w:lang w:val="en-GB"/>
        </w:rPr>
      </w:pPr>
    </w:p>
    <w:p w:rsidR="00776A6C" w:rsidRPr="002B6462" w:rsidRDefault="00776A6C" w:rsidP="00776A6C">
      <w:pPr>
        <w:pStyle w:val="Heading3"/>
      </w:pPr>
      <w:bookmarkStart w:id="1279" w:name="_Toc367095410"/>
      <w:r w:rsidRPr="002B6462">
        <w:lastRenderedPageBreak/>
        <w:t>Impact on Other Applications</w:t>
      </w:r>
      <w:bookmarkEnd w:id="1279"/>
    </w:p>
    <w:p w:rsidR="00776A6C" w:rsidRPr="002B6462" w:rsidRDefault="00776A6C" w:rsidP="00776A6C">
      <w:pPr>
        <w:pStyle w:val="BodyText"/>
      </w:pPr>
      <w:r>
        <w:t>N/A</w:t>
      </w:r>
    </w:p>
    <w:p w:rsidR="00776A6C" w:rsidRPr="002B6462" w:rsidRDefault="00776A6C" w:rsidP="00776A6C">
      <w:pPr>
        <w:pStyle w:val="Heading3"/>
      </w:pPr>
      <w:bookmarkStart w:id="1280" w:name="_Toc367095411"/>
      <w:r w:rsidRPr="002B6462">
        <w:t>Collection Assumptions and Constraints</w:t>
      </w:r>
      <w:bookmarkEnd w:id="1280"/>
    </w:p>
    <w:p w:rsidR="00776A6C" w:rsidRPr="002B6462" w:rsidRDefault="00776A6C" w:rsidP="00776A6C">
      <w:pPr>
        <w:pStyle w:val="BodyText"/>
        <w:keepNext/>
        <w:keepLines/>
      </w:pPr>
      <w:r>
        <w:t>N/A</w:t>
      </w:r>
    </w:p>
    <w:p w:rsidR="00776A6C" w:rsidRPr="002B6462" w:rsidRDefault="00776A6C" w:rsidP="00776A6C">
      <w:pPr>
        <w:pStyle w:val="Heading3"/>
      </w:pPr>
      <w:bookmarkStart w:id="1281" w:name="_Toc367095412"/>
      <w:r w:rsidRPr="002B6462">
        <w:t>Implementation, BPT CR, and Training Notes</w:t>
      </w:r>
      <w:bookmarkEnd w:id="1281"/>
    </w:p>
    <w:p w:rsidR="00776A6C" w:rsidRPr="002B6462" w:rsidRDefault="0032182B" w:rsidP="00D0377D">
      <w:pPr>
        <w:pStyle w:val="Bullet1square"/>
        <w:numPr>
          <w:ilvl w:val="0"/>
          <w:numId w:val="0"/>
        </w:numPr>
        <w:ind w:left="1800" w:hanging="360"/>
      </w:pPr>
      <w:r>
        <w:t>N/A</w:t>
      </w:r>
    </w:p>
    <w:p w:rsidR="00776A6C" w:rsidRDefault="00776A6C" w:rsidP="00776A6C">
      <w:pPr>
        <w:pStyle w:val="Heading3"/>
      </w:pPr>
      <w:bookmarkStart w:id="1282" w:name="_Toc367095413"/>
      <w:r w:rsidRPr="002B6462">
        <w:t>Telia</w:t>
      </w:r>
      <w:r>
        <w:t>/Netcom</w:t>
      </w:r>
      <w:r w:rsidRPr="002B6462">
        <w:t xml:space="preserve"> Responsibility</w:t>
      </w:r>
      <w:bookmarkEnd w:id="1282"/>
    </w:p>
    <w:p w:rsidR="00776A6C" w:rsidRPr="002B6462" w:rsidRDefault="00776A6C" w:rsidP="00F120D1">
      <w:pPr>
        <w:pStyle w:val="BodyText"/>
      </w:pPr>
      <w:r>
        <w:t>N/A</w:t>
      </w:r>
    </w:p>
    <w:p w:rsidR="00776A6C" w:rsidRDefault="00776A6C" w:rsidP="00776A6C">
      <w:pPr>
        <w:pStyle w:val="Heading3"/>
      </w:pPr>
      <w:bookmarkStart w:id="1283" w:name="_Toc367095414"/>
      <w:r w:rsidRPr="002B6462">
        <w:t>File and Record Changes</w:t>
      </w:r>
      <w:bookmarkEnd w:id="1283"/>
    </w:p>
    <w:p w:rsidR="00776A6C" w:rsidRPr="00D94E76" w:rsidRDefault="00776A6C" w:rsidP="00776A6C">
      <w:pPr>
        <w:pStyle w:val="BodyText"/>
      </w:pPr>
      <w:r>
        <w:t>N/A</w:t>
      </w:r>
    </w:p>
    <w:p w:rsidR="00776A6C" w:rsidRPr="002B6462" w:rsidRDefault="00776A6C" w:rsidP="00776A6C">
      <w:pPr>
        <w:pStyle w:val="Heading3"/>
      </w:pPr>
      <w:bookmarkStart w:id="1284" w:name="_Toc367095415"/>
      <w:r w:rsidRPr="002B6462">
        <w:t>Database Structural Changes</w:t>
      </w:r>
      <w:bookmarkEnd w:id="1284"/>
    </w:p>
    <w:p w:rsidR="00776A6C" w:rsidRDefault="00474E15" w:rsidP="00776A6C">
      <w:pPr>
        <w:pStyle w:val="Heading4"/>
      </w:pPr>
      <w:r>
        <w:t>COMMIT_PROMO_RELATION</w:t>
      </w:r>
      <w:r w:rsidR="00776A6C">
        <w:t xml:space="preserve"> (</w:t>
      </w:r>
      <w:r>
        <w:t>New</w:t>
      </w:r>
      <w:r w:rsidR="00776A6C">
        <w:t xml:space="preserve">): </w:t>
      </w:r>
    </w:p>
    <w:p w:rsidR="00776A6C" w:rsidRDefault="00776A6C" w:rsidP="00776A6C">
      <w:pPr>
        <w:pStyle w:val="BodyText"/>
      </w:pPr>
      <w:r>
        <w:t xml:space="preserve">Add a new </w:t>
      </w:r>
      <w:r w:rsidR="00474E15">
        <w:t>table</w:t>
      </w:r>
      <w:r>
        <w:t xml:space="preserve">: </w:t>
      </w:r>
      <w:r w:rsidR="00474E15">
        <w:t>COMMIT_PROMO_RELATION</w:t>
      </w:r>
      <w:r w:rsidR="00474E15">
        <w:tab/>
      </w:r>
      <w:r w:rsidR="00474E15">
        <w:tab/>
      </w:r>
      <w:r>
        <w:t>.</w:t>
      </w:r>
    </w:p>
    <w:p w:rsidR="00776A6C" w:rsidRDefault="00776A6C" w:rsidP="00776A6C">
      <w:pPr>
        <w:pStyle w:val="BodyText"/>
      </w:pPr>
      <w:r>
        <w:tab/>
      </w:r>
    </w:p>
    <w:tbl>
      <w:tblPr>
        <w:tblW w:w="819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1840"/>
        <w:gridCol w:w="2140"/>
        <w:gridCol w:w="2087"/>
      </w:tblGrid>
      <w:tr w:rsidR="00776A6C" w:rsidRPr="00496987" w:rsidTr="00A27D3D">
        <w:trPr>
          <w:cantSplit/>
          <w:trHeight w:val="377"/>
          <w:tblHeader/>
        </w:trPr>
        <w:tc>
          <w:tcPr>
            <w:tcW w:w="2128" w:type="dxa"/>
            <w:tcBorders>
              <w:bottom w:val="single" w:sz="12" w:space="0" w:color="auto"/>
              <w:right w:val="single" w:sz="6" w:space="0" w:color="auto"/>
            </w:tcBorders>
            <w:shd w:val="clear" w:color="auto" w:fill="auto"/>
            <w:vAlign w:val="bottom"/>
            <w:hideMark/>
          </w:tcPr>
          <w:p w:rsidR="00776A6C" w:rsidRPr="00F066C1" w:rsidRDefault="00776A6C" w:rsidP="00A27D3D">
            <w:pPr>
              <w:pStyle w:val="TableHeader"/>
              <w:rPr>
                <w:lang w:val="en-GB"/>
              </w:rPr>
            </w:pPr>
            <w:r w:rsidRPr="00F066C1">
              <w:rPr>
                <w:lang w:val="en-GB"/>
              </w:rPr>
              <w:t>Field Name</w:t>
            </w:r>
          </w:p>
        </w:tc>
        <w:tc>
          <w:tcPr>
            <w:tcW w:w="1840" w:type="dxa"/>
            <w:tcBorders>
              <w:left w:val="single" w:sz="6" w:space="0" w:color="auto"/>
              <w:bottom w:val="single" w:sz="12" w:space="0" w:color="auto"/>
              <w:right w:val="single" w:sz="6" w:space="0" w:color="auto"/>
            </w:tcBorders>
            <w:shd w:val="clear" w:color="auto" w:fill="auto"/>
            <w:noWrap/>
            <w:vAlign w:val="bottom"/>
            <w:hideMark/>
          </w:tcPr>
          <w:p w:rsidR="00776A6C" w:rsidRPr="00F066C1" w:rsidRDefault="00776A6C" w:rsidP="00A27D3D">
            <w:pPr>
              <w:pStyle w:val="TableHeader"/>
              <w:rPr>
                <w:lang w:val="en-GB"/>
              </w:rPr>
            </w:pPr>
            <w:r w:rsidRPr="00F066C1">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hideMark/>
          </w:tcPr>
          <w:p w:rsidR="00776A6C" w:rsidRPr="00F066C1" w:rsidRDefault="00776A6C" w:rsidP="00A27D3D">
            <w:pPr>
              <w:pStyle w:val="TableHeader"/>
              <w:rPr>
                <w:lang w:val="en-GB"/>
              </w:rPr>
            </w:pPr>
            <w:r w:rsidRPr="00F066C1">
              <w:rPr>
                <w:lang w:val="en-GB"/>
              </w:rPr>
              <w:t>PK/NN/FK</w:t>
            </w:r>
          </w:p>
        </w:tc>
        <w:tc>
          <w:tcPr>
            <w:tcW w:w="2087" w:type="dxa"/>
            <w:tcBorders>
              <w:left w:val="single" w:sz="6" w:space="0" w:color="auto"/>
              <w:bottom w:val="single" w:sz="12" w:space="0" w:color="auto"/>
            </w:tcBorders>
            <w:shd w:val="clear" w:color="auto" w:fill="auto"/>
            <w:noWrap/>
            <w:vAlign w:val="bottom"/>
            <w:hideMark/>
          </w:tcPr>
          <w:p w:rsidR="00776A6C" w:rsidRPr="00F066C1" w:rsidRDefault="00776A6C" w:rsidP="00A27D3D">
            <w:pPr>
              <w:pStyle w:val="TableHeader"/>
              <w:rPr>
                <w:lang w:val="en-GB"/>
              </w:rPr>
            </w:pPr>
            <w:r w:rsidRPr="00F066C1">
              <w:rPr>
                <w:lang w:val="en-GB"/>
              </w:rPr>
              <w:t>Description</w:t>
            </w:r>
          </w:p>
        </w:tc>
      </w:tr>
      <w:tr w:rsidR="00776A6C" w:rsidRPr="00496987" w:rsidTr="00474E15">
        <w:trPr>
          <w:cantSplit/>
          <w:trHeight w:val="485"/>
        </w:trPr>
        <w:tc>
          <w:tcPr>
            <w:tcW w:w="2128" w:type="dxa"/>
            <w:tcBorders>
              <w:top w:val="single" w:sz="12" w:space="0" w:color="auto"/>
              <w:bottom w:val="single" w:sz="12" w:space="0" w:color="auto"/>
            </w:tcBorders>
            <w:shd w:val="clear" w:color="auto" w:fill="auto"/>
            <w:noWrap/>
            <w:hideMark/>
          </w:tcPr>
          <w:p w:rsidR="00776A6C" w:rsidRPr="00F066C1" w:rsidRDefault="00474E15" w:rsidP="00A27D3D">
            <w:pPr>
              <w:pStyle w:val="TableBody"/>
              <w:keepNext w:val="0"/>
              <w:keepLines w:val="0"/>
              <w:rPr>
                <w:lang w:val="en-GB"/>
              </w:rPr>
            </w:pPr>
            <w:r w:rsidRPr="0044320A">
              <w:rPr>
                <w:lang w:val="en-GB"/>
              </w:rPr>
              <w:t>CAMPAIGN_SEQ</w:t>
            </w:r>
          </w:p>
        </w:tc>
        <w:tc>
          <w:tcPr>
            <w:tcW w:w="1840" w:type="dxa"/>
            <w:tcBorders>
              <w:top w:val="single" w:sz="12" w:space="0" w:color="auto"/>
              <w:bottom w:val="single" w:sz="12" w:space="0" w:color="auto"/>
            </w:tcBorders>
            <w:shd w:val="clear" w:color="auto" w:fill="auto"/>
            <w:noWrap/>
            <w:hideMark/>
          </w:tcPr>
          <w:p w:rsidR="00776A6C" w:rsidRPr="00F066C1" w:rsidRDefault="00474E15" w:rsidP="00A27D3D">
            <w:pPr>
              <w:pStyle w:val="TableBody"/>
              <w:keepNext w:val="0"/>
              <w:keepLines w:val="0"/>
              <w:rPr>
                <w:lang w:val="en-GB"/>
              </w:rPr>
            </w:pPr>
            <w:r>
              <w:rPr>
                <w:lang w:val="en-GB"/>
              </w:rPr>
              <w:t>NUMBER(8)</w:t>
            </w:r>
          </w:p>
        </w:tc>
        <w:tc>
          <w:tcPr>
            <w:tcW w:w="2140" w:type="dxa"/>
            <w:tcBorders>
              <w:top w:val="single" w:sz="12" w:space="0" w:color="auto"/>
              <w:bottom w:val="single" w:sz="12" w:space="0" w:color="auto"/>
            </w:tcBorders>
            <w:shd w:val="clear" w:color="auto" w:fill="auto"/>
            <w:noWrap/>
            <w:hideMark/>
          </w:tcPr>
          <w:p w:rsidR="00776A6C" w:rsidRPr="00F066C1" w:rsidRDefault="00474E15" w:rsidP="00A27D3D">
            <w:pPr>
              <w:pStyle w:val="TableBody"/>
              <w:keepNext w:val="0"/>
              <w:keepLines w:val="0"/>
              <w:rPr>
                <w:lang w:val="en-GB"/>
              </w:rPr>
            </w:pPr>
            <w:r>
              <w:rPr>
                <w:lang w:val="en-GB"/>
              </w:rPr>
              <w:t>PK</w:t>
            </w:r>
          </w:p>
        </w:tc>
        <w:tc>
          <w:tcPr>
            <w:tcW w:w="2087" w:type="dxa"/>
            <w:tcBorders>
              <w:top w:val="single" w:sz="12" w:space="0" w:color="auto"/>
              <w:bottom w:val="single" w:sz="12" w:space="0" w:color="auto"/>
            </w:tcBorders>
            <w:shd w:val="clear" w:color="auto" w:fill="auto"/>
            <w:noWrap/>
            <w:hideMark/>
          </w:tcPr>
          <w:p w:rsidR="00776A6C" w:rsidRPr="00F066C1" w:rsidRDefault="00474E15" w:rsidP="00A27D3D">
            <w:pPr>
              <w:pStyle w:val="TableBody"/>
              <w:keepNext w:val="0"/>
              <w:keepLines w:val="0"/>
              <w:rPr>
                <w:lang w:val="en-GB"/>
              </w:rPr>
            </w:pPr>
            <w:r w:rsidRPr="0044320A">
              <w:rPr>
                <w:lang w:val="en-GB"/>
              </w:rPr>
              <w:t>A sequence number that represents one campaign’s commitment</w:t>
            </w:r>
          </w:p>
        </w:tc>
      </w:tr>
      <w:tr w:rsidR="00474E15" w:rsidRPr="00496987" w:rsidTr="00474E15">
        <w:trPr>
          <w:cantSplit/>
          <w:trHeight w:val="485"/>
        </w:trPr>
        <w:tc>
          <w:tcPr>
            <w:tcW w:w="2128" w:type="dxa"/>
            <w:tcBorders>
              <w:top w:val="single" w:sz="12" w:space="0" w:color="auto"/>
              <w:bottom w:val="single" w:sz="12" w:space="0" w:color="auto"/>
            </w:tcBorders>
            <w:shd w:val="clear" w:color="auto" w:fill="auto"/>
            <w:noWrap/>
          </w:tcPr>
          <w:p w:rsidR="00474E15" w:rsidRPr="0044320A" w:rsidRDefault="00474E15" w:rsidP="00A27D3D">
            <w:pPr>
              <w:pStyle w:val="TableBody"/>
              <w:keepNext w:val="0"/>
              <w:keepLines w:val="0"/>
              <w:rPr>
                <w:lang w:val="en-GB"/>
              </w:rPr>
            </w:pPr>
            <w:r>
              <w:rPr>
                <w:lang w:val="en-GB"/>
              </w:rPr>
              <w:t>PROMO_SOC</w:t>
            </w:r>
          </w:p>
        </w:tc>
        <w:tc>
          <w:tcPr>
            <w:tcW w:w="1840" w:type="dxa"/>
            <w:tcBorders>
              <w:top w:val="single" w:sz="12" w:space="0" w:color="auto"/>
              <w:bottom w:val="single" w:sz="12" w:space="0" w:color="auto"/>
            </w:tcBorders>
            <w:shd w:val="clear" w:color="auto" w:fill="auto"/>
            <w:noWrap/>
          </w:tcPr>
          <w:p w:rsidR="00474E15" w:rsidRDefault="00474E15" w:rsidP="00A27D3D">
            <w:pPr>
              <w:pStyle w:val="TableBody"/>
              <w:keepNext w:val="0"/>
              <w:keepLines w:val="0"/>
              <w:rPr>
                <w:lang w:val="en-GB"/>
              </w:rPr>
            </w:pPr>
            <w:r>
              <w:rPr>
                <w:lang w:val="en-GB"/>
              </w:rPr>
              <w:t>CHAR(9)</w:t>
            </w:r>
          </w:p>
        </w:tc>
        <w:tc>
          <w:tcPr>
            <w:tcW w:w="2140" w:type="dxa"/>
            <w:tcBorders>
              <w:top w:val="single" w:sz="12" w:space="0" w:color="auto"/>
              <w:bottom w:val="single" w:sz="12" w:space="0" w:color="auto"/>
            </w:tcBorders>
            <w:shd w:val="clear" w:color="auto" w:fill="auto"/>
            <w:noWrap/>
          </w:tcPr>
          <w:p w:rsidR="00474E15" w:rsidRDefault="00474E15" w:rsidP="00A27D3D">
            <w:pPr>
              <w:pStyle w:val="TableBody"/>
              <w:keepNext w:val="0"/>
              <w:keepLines w:val="0"/>
              <w:rPr>
                <w:lang w:val="en-GB"/>
              </w:rPr>
            </w:pPr>
            <w:r>
              <w:rPr>
                <w:lang w:val="en-GB"/>
              </w:rPr>
              <w:t>PK</w:t>
            </w:r>
          </w:p>
        </w:tc>
        <w:tc>
          <w:tcPr>
            <w:tcW w:w="2087" w:type="dxa"/>
            <w:tcBorders>
              <w:top w:val="single" w:sz="12" w:space="0" w:color="auto"/>
              <w:bottom w:val="single" w:sz="12" w:space="0" w:color="auto"/>
            </w:tcBorders>
            <w:shd w:val="clear" w:color="auto" w:fill="auto"/>
            <w:noWrap/>
          </w:tcPr>
          <w:p w:rsidR="00474E15" w:rsidRPr="0044320A" w:rsidRDefault="00474E15" w:rsidP="00A27D3D">
            <w:pPr>
              <w:pStyle w:val="TableBody"/>
              <w:keepNext w:val="0"/>
              <w:keepLines w:val="0"/>
              <w:rPr>
                <w:lang w:val="en-GB"/>
              </w:rPr>
            </w:pPr>
            <w:r w:rsidRPr="0044320A">
              <w:rPr>
                <w:lang w:val="en-GB"/>
              </w:rPr>
              <w:t>Promotion SOC assigned to the base SOC</w:t>
            </w:r>
          </w:p>
        </w:tc>
      </w:tr>
      <w:tr w:rsidR="00474E15" w:rsidRPr="00496987" w:rsidTr="00474E15">
        <w:trPr>
          <w:cantSplit/>
          <w:trHeight w:val="485"/>
        </w:trPr>
        <w:tc>
          <w:tcPr>
            <w:tcW w:w="2128" w:type="dxa"/>
            <w:tcBorders>
              <w:top w:val="single" w:sz="12" w:space="0" w:color="auto"/>
              <w:bottom w:val="single" w:sz="12" w:space="0" w:color="auto"/>
            </w:tcBorders>
            <w:shd w:val="clear" w:color="auto" w:fill="auto"/>
            <w:noWrap/>
          </w:tcPr>
          <w:p w:rsidR="00474E15" w:rsidRDefault="00474E15" w:rsidP="00A27D3D">
            <w:pPr>
              <w:pStyle w:val="TableBody"/>
              <w:keepNext w:val="0"/>
              <w:keepLines w:val="0"/>
              <w:rPr>
                <w:lang w:val="en-GB"/>
              </w:rPr>
            </w:pPr>
            <w:r>
              <w:rPr>
                <w:lang w:val="en-GB"/>
              </w:rPr>
              <w:t>Generic fields</w:t>
            </w:r>
          </w:p>
        </w:tc>
        <w:tc>
          <w:tcPr>
            <w:tcW w:w="1840" w:type="dxa"/>
            <w:tcBorders>
              <w:top w:val="single" w:sz="12" w:space="0" w:color="auto"/>
              <w:bottom w:val="single" w:sz="12" w:space="0" w:color="auto"/>
            </w:tcBorders>
            <w:shd w:val="clear" w:color="auto" w:fill="auto"/>
            <w:noWrap/>
          </w:tcPr>
          <w:p w:rsidR="00474E15" w:rsidRDefault="00474E15" w:rsidP="00A27D3D">
            <w:pPr>
              <w:pStyle w:val="TableBody"/>
              <w:keepNext w:val="0"/>
              <w:keepLines w:val="0"/>
              <w:rPr>
                <w:lang w:val="en-GB"/>
              </w:rPr>
            </w:pPr>
          </w:p>
        </w:tc>
        <w:tc>
          <w:tcPr>
            <w:tcW w:w="2140" w:type="dxa"/>
            <w:tcBorders>
              <w:top w:val="single" w:sz="12" w:space="0" w:color="auto"/>
              <w:bottom w:val="single" w:sz="12" w:space="0" w:color="auto"/>
            </w:tcBorders>
            <w:shd w:val="clear" w:color="auto" w:fill="auto"/>
            <w:noWrap/>
          </w:tcPr>
          <w:p w:rsidR="00474E15" w:rsidRDefault="00474E15" w:rsidP="00A27D3D">
            <w:pPr>
              <w:pStyle w:val="TableBody"/>
              <w:keepNext w:val="0"/>
              <w:keepLines w:val="0"/>
              <w:rPr>
                <w:lang w:val="en-GB"/>
              </w:rPr>
            </w:pPr>
          </w:p>
        </w:tc>
        <w:tc>
          <w:tcPr>
            <w:tcW w:w="2087" w:type="dxa"/>
            <w:tcBorders>
              <w:top w:val="single" w:sz="12" w:space="0" w:color="auto"/>
              <w:bottom w:val="single" w:sz="12" w:space="0" w:color="auto"/>
            </w:tcBorders>
            <w:shd w:val="clear" w:color="auto" w:fill="auto"/>
            <w:noWrap/>
          </w:tcPr>
          <w:p w:rsidR="00474E15" w:rsidRPr="0044320A" w:rsidRDefault="00474E15" w:rsidP="00A27D3D">
            <w:pPr>
              <w:pStyle w:val="TableBody"/>
              <w:keepNext w:val="0"/>
              <w:keepLines w:val="0"/>
              <w:rPr>
                <w:lang w:val="en-GB"/>
              </w:rPr>
            </w:pPr>
          </w:p>
        </w:tc>
      </w:tr>
      <w:tr w:rsidR="00474E15" w:rsidRPr="00496987" w:rsidTr="00A27D3D">
        <w:trPr>
          <w:cantSplit/>
          <w:trHeight w:val="485"/>
        </w:trPr>
        <w:tc>
          <w:tcPr>
            <w:tcW w:w="2128" w:type="dxa"/>
            <w:tcBorders>
              <w:top w:val="single" w:sz="12" w:space="0" w:color="auto"/>
            </w:tcBorders>
            <w:shd w:val="clear" w:color="auto" w:fill="auto"/>
            <w:noWrap/>
          </w:tcPr>
          <w:p w:rsidR="00474E15" w:rsidRDefault="00474E15" w:rsidP="00A27D3D">
            <w:pPr>
              <w:pStyle w:val="TableBody"/>
              <w:keepNext w:val="0"/>
              <w:keepLines w:val="0"/>
              <w:rPr>
                <w:lang w:val="en-GB"/>
              </w:rPr>
            </w:pPr>
            <w:r>
              <w:rPr>
                <w:lang w:val="en-GB"/>
              </w:rPr>
              <w:t>BASE_SOC</w:t>
            </w:r>
          </w:p>
        </w:tc>
        <w:tc>
          <w:tcPr>
            <w:tcW w:w="1840" w:type="dxa"/>
            <w:tcBorders>
              <w:top w:val="single" w:sz="12" w:space="0" w:color="auto"/>
            </w:tcBorders>
            <w:shd w:val="clear" w:color="auto" w:fill="auto"/>
            <w:noWrap/>
          </w:tcPr>
          <w:p w:rsidR="00474E15" w:rsidRDefault="00474E15" w:rsidP="00A27D3D">
            <w:pPr>
              <w:pStyle w:val="TableBody"/>
              <w:keepNext w:val="0"/>
              <w:keepLines w:val="0"/>
              <w:rPr>
                <w:lang w:val="en-GB"/>
              </w:rPr>
            </w:pPr>
            <w:r>
              <w:rPr>
                <w:lang w:val="en-GB"/>
              </w:rPr>
              <w:t>CHAR(9)</w:t>
            </w:r>
          </w:p>
        </w:tc>
        <w:tc>
          <w:tcPr>
            <w:tcW w:w="2140" w:type="dxa"/>
            <w:tcBorders>
              <w:top w:val="single" w:sz="12" w:space="0" w:color="auto"/>
            </w:tcBorders>
            <w:shd w:val="clear" w:color="auto" w:fill="auto"/>
            <w:noWrap/>
          </w:tcPr>
          <w:p w:rsidR="00474E15" w:rsidRDefault="00474E15" w:rsidP="00A27D3D">
            <w:pPr>
              <w:pStyle w:val="TableBody"/>
              <w:keepNext w:val="0"/>
              <w:keepLines w:val="0"/>
              <w:rPr>
                <w:lang w:val="en-GB"/>
              </w:rPr>
            </w:pPr>
            <w:r>
              <w:rPr>
                <w:lang w:val="en-GB"/>
              </w:rPr>
              <w:t>NN</w:t>
            </w:r>
          </w:p>
        </w:tc>
        <w:tc>
          <w:tcPr>
            <w:tcW w:w="2087" w:type="dxa"/>
            <w:tcBorders>
              <w:top w:val="single" w:sz="12" w:space="0" w:color="auto"/>
            </w:tcBorders>
            <w:shd w:val="clear" w:color="auto" w:fill="auto"/>
            <w:noWrap/>
          </w:tcPr>
          <w:p w:rsidR="00474E15" w:rsidRPr="0044320A" w:rsidRDefault="00474E15" w:rsidP="00A27D3D">
            <w:pPr>
              <w:pStyle w:val="TableBody"/>
              <w:keepNext w:val="0"/>
              <w:keepLines w:val="0"/>
              <w:rPr>
                <w:lang w:val="en-GB"/>
              </w:rPr>
            </w:pPr>
            <w:r w:rsidRPr="0044320A">
              <w:rPr>
                <w:lang w:val="en-GB"/>
              </w:rPr>
              <w:t>Base SOC</w:t>
            </w:r>
            <w:r>
              <w:rPr>
                <w:lang w:val="en-GB"/>
              </w:rPr>
              <w:t>:</w:t>
            </w:r>
            <w:r w:rsidRPr="0044320A">
              <w:rPr>
                <w:lang w:val="en-GB"/>
              </w:rPr>
              <w:t xml:space="preserve"> part of the campaign</w:t>
            </w:r>
          </w:p>
        </w:tc>
      </w:tr>
    </w:tbl>
    <w:p w:rsidR="00776A6C" w:rsidRDefault="00776A6C" w:rsidP="00776A6C">
      <w:pPr>
        <w:pStyle w:val="Heading3"/>
      </w:pPr>
      <w:bookmarkStart w:id="1285" w:name="_Toc367095416"/>
      <w:r w:rsidRPr="002B6462">
        <w:t>Test Instruction</w:t>
      </w:r>
      <w:bookmarkEnd w:id="1285"/>
    </w:p>
    <w:p w:rsidR="00B57C4E" w:rsidRDefault="00B57C4E" w:rsidP="00B57C4E">
      <w:pPr>
        <w:pStyle w:val="Heading4"/>
      </w:pPr>
      <w:r>
        <w:t>Price Plan</w:t>
      </w:r>
    </w:p>
    <w:p w:rsidR="00B57C4E" w:rsidRPr="002A4A0D" w:rsidRDefault="002A4A0D" w:rsidP="000250FC">
      <w:pPr>
        <w:pStyle w:val="Bullet1square"/>
      </w:pPr>
      <w:r>
        <w:t>Open the</w:t>
      </w:r>
      <w:r w:rsidRPr="00997E87">
        <w:t xml:space="preserve"> new Promotions window </w:t>
      </w:r>
      <w:r>
        <w:t>that does not</w:t>
      </w:r>
      <w:r w:rsidRPr="00997E87">
        <w:t xml:space="preserve"> hav</w:t>
      </w:r>
      <w:r>
        <w:t>e</w:t>
      </w:r>
      <w:r w:rsidRPr="00997E87">
        <w:t xml:space="preserve"> any </w:t>
      </w:r>
      <w:r>
        <w:t>SOCs</w:t>
      </w:r>
      <w:r w:rsidRPr="00997E87">
        <w:t xml:space="preserve"> or </w:t>
      </w:r>
      <w:r>
        <w:t xml:space="preserve">price plans </w:t>
      </w:r>
      <w:r w:rsidRPr="00997E87">
        <w:t xml:space="preserve">in </w:t>
      </w:r>
      <w:r>
        <w:t xml:space="preserve">the </w:t>
      </w:r>
      <w:r w:rsidRPr="00997E87">
        <w:t>promotion. Error should be displayed</w:t>
      </w:r>
      <w:r>
        <w:t>.</w:t>
      </w:r>
    </w:p>
    <w:p w:rsidR="002A4A0D" w:rsidRPr="002A4A0D" w:rsidRDefault="002A4A0D" w:rsidP="000250FC">
      <w:pPr>
        <w:pStyle w:val="Bullet1square"/>
      </w:pPr>
      <w:r w:rsidRPr="00997E87">
        <w:t>In an existing campaign</w:t>
      </w:r>
      <w:r>
        <w:t>,</w:t>
      </w:r>
      <w:r w:rsidRPr="00997E87">
        <w:t xml:space="preserve"> open </w:t>
      </w:r>
      <w:r>
        <w:t xml:space="preserve">the </w:t>
      </w:r>
      <w:r w:rsidRPr="00997E87">
        <w:t xml:space="preserve">new Promotions window and perform </w:t>
      </w:r>
      <w:r>
        <w:t xml:space="preserve">the </w:t>
      </w:r>
      <w:r w:rsidRPr="00997E87">
        <w:t>following steps:</w:t>
      </w:r>
    </w:p>
    <w:p w:rsidR="002A4A0D" w:rsidRPr="002A4A0D" w:rsidRDefault="002A4A0D" w:rsidP="000250FC">
      <w:pPr>
        <w:pStyle w:val="Bullet2round"/>
      </w:pPr>
      <w:r w:rsidRPr="00F15BF8">
        <w:rPr>
          <w:lang w:val="en-GB"/>
        </w:rPr>
        <w:t xml:space="preserve">Add </w:t>
      </w:r>
      <w:r>
        <w:rPr>
          <w:lang w:val="en-GB"/>
        </w:rPr>
        <w:t xml:space="preserve">a </w:t>
      </w:r>
      <w:r w:rsidRPr="00F15BF8">
        <w:rPr>
          <w:lang w:val="en-GB"/>
        </w:rPr>
        <w:t xml:space="preserve">Special </w:t>
      </w:r>
      <w:r>
        <w:rPr>
          <w:lang w:val="en-GB"/>
        </w:rPr>
        <w:t>P</w:t>
      </w:r>
      <w:r w:rsidRPr="00F15BF8">
        <w:rPr>
          <w:lang w:val="en-GB"/>
        </w:rPr>
        <w:t xml:space="preserve">romotion SOC </w:t>
      </w:r>
      <w:r>
        <w:rPr>
          <w:lang w:val="en-GB"/>
        </w:rPr>
        <w:t xml:space="preserve">by </w:t>
      </w:r>
      <w:r w:rsidRPr="00F15BF8">
        <w:rPr>
          <w:lang w:val="en-GB"/>
        </w:rPr>
        <w:t>double-click</w:t>
      </w:r>
      <w:r>
        <w:rPr>
          <w:lang w:val="en-GB"/>
        </w:rPr>
        <w:t>ing</w:t>
      </w:r>
      <w:r w:rsidRPr="00F15BF8">
        <w:rPr>
          <w:lang w:val="en-GB"/>
        </w:rPr>
        <w:t xml:space="preserve"> </w:t>
      </w:r>
      <w:r>
        <w:rPr>
          <w:lang w:val="en-GB"/>
        </w:rPr>
        <w:t>or</w:t>
      </w:r>
      <w:r w:rsidRPr="00F15BF8">
        <w:rPr>
          <w:lang w:val="en-GB"/>
        </w:rPr>
        <w:t xml:space="preserve"> drag</w:t>
      </w:r>
      <w:r>
        <w:rPr>
          <w:lang w:val="en-GB"/>
        </w:rPr>
        <w:t>ging</w:t>
      </w:r>
    </w:p>
    <w:p w:rsidR="002A4A0D" w:rsidRPr="002A4A0D" w:rsidRDefault="002A4A0D" w:rsidP="000250FC">
      <w:pPr>
        <w:pStyle w:val="Bullet2round"/>
      </w:pPr>
      <w:r w:rsidRPr="00F15BF8">
        <w:rPr>
          <w:lang w:val="en-GB"/>
        </w:rPr>
        <w:t xml:space="preserve">Add </w:t>
      </w:r>
      <w:r>
        <w:rPr>
          <w:lang w:val="en-GB"/>
        </w:rPr>
        <w:t xml:space="preserve">a </w:t>
      </w:r>
      <w:r w:rsidRPr="00F15BF8">
        <w:rPr>
          <w:lang w:val="en-GB"/>
        </w:rPr>
        <w:t xml:space="preserve">Special Promotion </w:t>
      </w:r>
      <w:r>
        <w:rPr>
          <w:lang w:val="en-GB"/>
        </w:rPr>
        <w:t>price plan</w:t>
      </w:r>
      <w:r w:rsidRPr="00F15BF8">
        <w:rPr>
          <w:lang w:val="en-GB"/>
        </w:rPr>
        <w:t xml:space="preserve"> </w:t>
      </w:r>
      <w:r>
        <w:rPr>
          <w:lang w:val="en-GB"/>
        </w:rPr>
        <w:t xml:space="preserve">by </w:t>
      </w:r>
      <w:r w:rsidRPr="00F15BF8">
        <w:rPr>
          <w:lang w:val="en-GB"/>
        </w:rPr>
        <w:t>double-click</w:t>
      </w:r>
      <w:r>
        <w:rPr>
          <w:lang w:val="en-GB"/>
        </w:rPr>
        <w:t>ing</w:t>
      </w:r>
      <w:r w:rsidRPr="00F15BF8">
        <w:rPr>
          <w:lang w:val="en-GB"/>
        </w:rPr>
        <w:t xml:space="preserve"> </w:t>
      </w:r>
      <w:r>
        <w:rPr>
          <w:lang w:val="en-GB"/>
        </w:rPr>
        <w:t>or</w:t>
      </w:r>
      <w:r w:rsidRPr="00F15BF8">
        <w:rPr>
          <w:lang w:val="en-GB"/>
        </w:rPr>
        <w:t xml:space="preserve"> drag</w:t>
      </w:r>
      <w:r>
        <w:rPr>
          <w:lang w:val="en-GB"/>
        </w:rPr>
        <w:t>ging</w:t>
      </w:r>
    </w:p>
    <w:p w:rsidR="002A4A0D" w:rsidRPr="002A4A0D" w:rsidRDefault="002A4A0D" w:rsidP="000250FC">
      <w:pPr>
        <w:pStyle w:val="Bullet2round"/>
      </w:pPr>
      <w:r w:rsidRPr="00F15BF8">
        <w:rPr>
          <w:lang w:val="en-GB"/>
        </w:rPr>
        <w:t xml:space="preserve">Add </w:t>
      </w:r>
      <w:r>
        <w:rPr>
          <w:lang w:val="en-GB"/>
        </w:rPr>
        <w:t xml:space="preserve">a </w:t>
      </w:r>
      <w:r w:rsidRPr="00F15BF8">
        <w:rPr>
          <w:lang w:val="en-GB"/>
        </w:rPr>
        <w:t xml:space="preserve">BOGO SOC </w:t>
      </w:r>
      <w:r>
        <w:rPr>
          <w:lang w:val="en-GB"/>
        </w:rPr>
        <w:t xml:space="preserve">by </w:t>
      </w:r>
      <w:r w:rsidRPr="00F15BF8">
        <w:rPr>
          <w:lang w:val="en-GB"/>
        </w:rPr>
        <w:t>double-click</w:t>
      </w:r>
      <w:r>
        <w:rPr>
          <w:lang w:val="en-GB"/>
        </w:rPr>
        <w:t>ing</w:t>
      </w:r>
      <w:r w:rsidRPr="00F15BF8">
        <w:rPr>
          <w:lang w:val="en-GB"/>
        </w:rPr>
        <w:t xml:space="preserve"> </w:t>
      </w:r>
      <w:r>
        <w:rPr>
          <w:lang w:val="en-GB"/>
        </w:rPr>
        <w:t>or</w:t>
      </w:r>
      <w:r w:rsidRPr="00F15BF8">
        <w:rPr>
          <w:lang w:val="en-GB"/>
        </w:rPr>
        <w:t xml:space="preserve"> drag</w:t>
      </w:r>
      <w:r>
        <w:rPr>
          <w:lang w:val="en-GB"/>
        </w:rPr>
        <w:t>ging</w:t>
      </w:r>
    </w:p>
    <w:p w:rsidR="002A4A0D" w:rsidRPr="002A4A0D" w:rsidRDefault="002A4A0D" w:rsidP="000250FC">
      <w:pPr>
        <w:pStyle w:val="Bullet2round"/>
      </w:pPr>
      <w:r w:rsidRPr="00F15BF8">
        <w:rPr>
          <w:lang w:val="en-GB"/>
        </w:rPr>
        <w:lastRenderedPageBreak/>
        <w:t xml:space="preserve">Refresh </w:t>
      </w:r>
      <w:r>
        <w:rPr>
          <w:lang w:val="en-GB"/>
        </w:rPr>
        <w:t xml:space="preserve">the </w:t>
      </w:r>
      <w:r w:rsidRPr="00F15BF8">
        <w:rPr>
          <w:lang w:val="en-GB"/>
        </w:rPr>
        <w:t>window</w:t>
      </w:r>
      <w:r>
        <w:rPr>
          <w:lang w:val="en-GB"/>
        </w:rPr>
        <w:t>;</w:t>
      </w:r>
      <w:r w:rsidRPr="00F15BF8">
        <w:rPr>
          <w:lang w:val="en-GB"/>
        </w:rPr>
        <w:t xml:space="preserve"> the added entities should still be in the list</w:t>
      </w:r>
    </w:p>
    <w:p w:rsidR="002A4A0D" w:rsidRPr="002A4A0D" w:rsidRDefault="002A4A0D" w:rsidP="000250FC">
      <w:pPr>
        <w:pStyle w:val="Bullet1square"/>
      </w:pPr>
      <w:r w:rsidRPr="00997E87">
        <w:t xml:space="preserve">For each </w:t>
      </w:r>
      <w:r>
        <w:t xml:space="preserve">aforementioned </w:t>
      </w:r>
      <w:r w:rsidRPr="00997E87">
        <w:t>entity</w:t>
      </w:r>
      <w:r>
        <w:t>,</w:t>
      </w:r>
      <w:r w:rsidRPr="00997E87">
        <w:t xml:space="preserve"> change </w:t>
      </w:r>
      <w:r>
        <w:t xml:space="preserve">the </w:t>
      </w:r>
      <w:r w:rsidRPr="00997E87">
        <w:t xml:space="preserve">promotion effective date </w:t>
      </w:r>
      <w:r>
        <w:t>to a date that is</w:t>
      </w:r>
      <w:r w:rsidRPr="00997E87">
        <w:t xml:space="preserve"> </w:t>
      </w:r>
      <w:r>
        <w:t xml:space="preserve">earlier than the </w:t>
      </w:r>
      <w:r w:rsidRPr="00997E87">
        <w:t>promotion effective date of the entity. An error message should be displayed</w:t>
      </w:r>
      <w:r>
        <w:t>.</w:t>
      </w:r>
    </w:p>
    <w:p w:rsidR="002A4A0D" w:rsidRPr="002A4A0D" w:rsidRDefault="002A4A0D" w:rsidP="000250FC">
      <w:pPr>
        <w:pStyle w:val="Bullet1square"/>
      </w:pPr>
      <w:r w:rsidRPr="00997E87">
        <w:t>Save changes</w:t>
      </w:r>
      <w:r>
        <w:t>.</w:t>
      </w:r>
    </w:p>
    <w:p w:rsidR="002A4A0D" w:rsidRPr="002A4A0D" w:rsidRDefault="002A4A0D" w:rsidP="000250FC">
      <w:pPr>
        <w:pStyle w:val="Bullet1square"/>
      </w:pPr>
      <w:r>
        <w:t>Reopen the promotion. The added objects should still be in the list.</w:t>
      </w:r>
    </w:p>
    <w:p w:rsidR="002A4A0D" w:rsidRPr="002A4A0D" w:rsidRDefault="002A4A0D" w:rsidP="000250FC">
      <w:pPr>
        <w:pStyle w:val="Bullet1square"/>
      </w:pPr>
      <w:r>
        <w:t>Verify</w:t>
      </w:r>
      <w:r w:rsidRPr="00997E87">
        <w:t xml:space="preserve"> that </w:t>
      </w:r>
      <w:r>
        <w:t xml:space="preserve">the </w:t>
      </w:r>
      <w:r w:rsidRPr="00997E87">
        <w:t>expansion</w:t>
      </w:r>
      <w:r>
        <w:t xml:space="preserve"> and </w:t>
      </w:r>
      <w:r w:rsidRPr="00997E87">
        <w:t>collaps</w:t>
      </w:r>
      <w:r>
        <w:t>e</w:t>
      </w:r>
      <w:r w:rsidRPr="00997E87">
        <w:t xml:space="preserve"> feature </w:t>
      </w:r>
      <w:r>
        <w:t xml:space="preserve">works </w:t>
      </w:r>
      <w:r w:rsidRPr="00997E87">
        <w:t>for the new entities</w:t>
      </w:r>
      <w:r>
        <w:t>.</w:t>
      </w:r>
    </w:p>
    <w:p w:rsidR="002A4A0D" w:rsidRPr="002A4A0D" w:rsidRDefault="002A4A0D" w:rsidP="000250FC">
      <w:pPr>
        <w:pStyle w:val="Bullet1square"/>
      </w:pPr>
      <w:r w:rsidRPr="00997E87">
        <w:t xml:space="preserve">Delete </w:t>
      </w:r>
      <w:r>
        <w:t>the aforementioned</w:t>
      </w:r>
      <w:r w:rsidRPr="00997E87">
        <w:t xml:space="preserve"> entities</w:t>
      </w:r>
      <w:r>
        <w:t>.</w:t>
      </w:r>
    </w:p>
    <w:p w:rsidR="002A4A0D" w:rsidRPr="002A4A0D" w:rsidRDefault="002A4A0D" w:rsidP="000250FC">
      <w:pPr>
        <w:pStyle w:val="Bullet1square"/>
      </w:pPr>
      <w:r w:rsidRPr="00997E87">
        <w:t>Save changes</w:t>
      </w:r>
      <w:r>
        <w:t>.</w:t>
      </w:r>
    </w:p>
    <w:p w:rsidR="002A4A0D" w:rsidRPr="002A4A0D" w:rsidRDefault="002A4A0D" w:rsidP="000250FC">
      <w:pPr>
        <w:pStyle w:val="Bullet1square"/>
      </w:pPr>
      <w:r w:rsidRPr="00804520">
        <w:t>Perform the above steps for both new and existing campaigns</w:t>
      </w:r>
    </w:p>
    <w:p w:rsidR="002A4A0D" w:rsidRPr="00B57C4E" w:rsidRDefault="002A4A0D" w:rsidP="002A4A0D">
      <w:pPr>
        <w:pStyle w:val="List3roman"/>
        <w:numPr>
          <w:ilvl w:val="0"/>
          <w:numId w:val="0"/>
        </w:numPr>
        <w:ind w:left="2520"/>
      </w:pPr>
    </w:p>
    <w:p w:rsidR="00511149" w:rsidRDefault="00511149" w:rsidP="00511149">
      <w:pPr>
        <w:pStyle w:val="Heading4"/>
      </w:pPr>
      <w:r>
        <w:t>CSM</w:t>
      </w:r>
    </w:p>
    <w:p w:rsidR="00776A6C" w:rsidRDefault="00776A6C" w:rsidP="00776A6C">
      <w:pPr>
        <w:pStyle w:val="Bullet1square"/>
        <w:numPr>
          <w:ilvl w:val="0"/>
          <w:numId w:val="0"/>
        </w:numPr>
        <w:ind w:left="1800" w:hanging="360"/>
      </w:pPr>
    </w:p>
    <w:p w:rsidR="00804520" w:rsidRPr="00804520" w:rsidRDefault="00804520" w:rsidP="000250FC">
      <w:pPr>
        <w:pStyle w:val="Bullet1square"/>
      </w:pPr>
      <w:r w:rsidRPr="00804520">
        <w:t>Create a new CTN, and do the following:</w:t>
      </w:r>
    </w:p>
    <w:p w:rsidR="00804520" w:rsidRPr="00F15BF8" w:rsidRDefault="00804520" w:rsidP="000250FC">
      <w:pPr>
        <w:pStyle w:val="Bullet2round"/>
        <w:rPr>
          <w:lang w:val="en-GB"/>
        </w:rPr>
      </w:pPr>
      <w:r>
        <w:rPr>
          <w:lang w:val="en-GB"/>
        </w:rPr>
        <w:t>S</w:t>
      </w:r>
      <w:r w:rsidRPr="00F15BF8">
        <w:rPr>
          <w:lang w:val="en-GB"/>
        </w:rPr>
        <w:t xml:space="preserve">elect </w:t>
      </w:r>
      <w:r>
        <w:rPr>
          <w:lang w:val="en-GB"/>
        </w:rPr>
        <w:t xml:space="preserve">a </w:t>
      </w:r>
      <w:r w:rsidRPr="00F15BF8">
        <w:rPr>
          <w:lang w:val="en-GB"/>
        </w:rPr>
        <w:t xml:space="preserve">campaign containing </w:t>
      </w:r>
      <w:r>
        <w:rPr>
          <w:lang w:val="en-GB"/>
        </w:rPr>
        <w:t xml:space="preserve">the </w:t>
      </w:r>
      <w:r w:rsidRPr="00F15BF8">
        <w:rPr>
          <w:lang w:val="en-GB"/>
        </w:rPr>
        <w:t>following objects:</w:t>
      </w:r>
    </w:p>
    <w:p w:rsidR="00804520" w:rsidRPr="002814D0" w:rsidRDefault="00804520" w:rsidP="000250FC">
      <w:pPr>
        <w:pStyle w:val="Bullet3hollow"/>
        <w:rPr>
          <w:lang w:val="en-GB"/>
        </w:rPr>
      </w:pPr>
      <w:r w:rsidRPr="002814D0">
        <w:rPr>
          <w:lang w:val="en-GB"/>
        </w:rPr>
        <w:t>Campaign assigned Special promo PP</w:t>
      </w:r>
    </w:p>
    <w:p w:rsidR="00804520" w:rsidRPr="00950C5A" w:rsidRDefault="00804520" w:rsidP="000250FC">
      <w:pPr>
        <w:pStyle w:val="Bullet3hollow"/>
        <w:rPr>
          <w:lang w:val="en-GB"/>
        </w:rPr>
      </w:pPr>
      <w:r w:rsidRPr="002814D0">
        <w:rPr>
          <w:lang w:val="en-GB"/>
        </w:rPr>
        <w:t xml:space="preserve">Campaign assigned BOGO SOC for a campaign </w:t>
      </w:r>
      <w:r w:rsidRPr="00950C5A">
        <w:rPr>
          <w:lang w:val="en-GB"/>
        </w:rPr>
        <w:t>PP</w:t>
      </w:r>
    </w:p>
    <w:p w:rsidR="00804520" w:rsidRPr="00F65882" w:rsidRDefault="00804520" w:rsidP="000250FC">
      <w:pPr>
        <w:pStyle w:val="Bullet3hollow"/>
        <w:rPr>
          <w:lang w:val="en-GB"/>
        </w:rPr>
      </w:pPr>
      <w:r w:rsidRPr="00F65882">
        <w:rPr>
          <w:lang w:val="en-GB"/>
        </w:rPr>
        <w:t>Campaign assigned Special promo SOC</w:t>
      </w:r>
    </w:p>
    <w:p w:rsidR="00804520" w:rsidRPr="0055388C" w:rsidRDefault="00804520" w:rsidP="000250FC">
      <w:pPr>
        <w:pStyle w:val="Bullet3hollow"/>
        <w:rPr>
          <w:lang w:val="en-GB"/>
        </w:rPr>
      </w:pPr>
      <w:r w:rsidRPr="0055388C">
        <w:rPr>
          <w:lang w:val="en-GB"/>
        </w:rPr>
        <w:t>Campaign assigned BOGO SOC for a campaign SOC</w:t>
      </w:r>
    </w:p>
    <w:p w:rsidR="00804520" w:rsidRPr="00F15BF8" w:rsidRDefault="00804520" w:rsidP="000250FC">
      <w:pPr>
        <w:pStyle w:val="Bullet2round"/>
        <w:rPr>
          <w:lang w:val="en-GB"/>
        </w:rPr>
      </w:pPr>
      <w:r>
        <w:rPr>
          <w:lang w:val="en-GB"/>
        </w:rPr>
        <w:t>Verify</w:t>
      </w:r>
      <w:r w:rsidRPr="00F15BF8">
        <w:rPr>
          <w:lang w:val="en-GB"/>
        </w:rPr>
        <w:t xml:space="preserve"> that the objects are displayed in the </w:t>
      </w:r>
      <w:r>
        <w:rPr>
          <w:lang w:val="en-GB"/>
        </w:rPr>
        <w:t>correct</w:t>
      </w:r>
      <w:r w:rsidRPr="00F15BF8">
        <w:rPr>
          <w:lang w:val="en-GB"/>
        </w:rPr>
        <w:t xml:space="preserve"> tabs and panes</w:t>
      </w:r>
    </w:p>
    <w:p w:rsidR="00804520" w:rsidRDefault="00804520" w:rsidP="000250FC">
      <w:pPr>
        <w:pStyle w:val="Bullet2round"/>
        <w:rPr>
          <w:lang w:val="en-GB"/>
        </w:rPr>
      </w:pPr>
      <w:r>
        <w:rPr>
          <w:lang w:val="en-GB"/>
        </w:rPr>
        <w:t>Verify</w:t>
      </w:r>
      <w:r w:rsidDel="007E7315">
        <w:rPr>
          <w:lang w:val="en-GB"/>
        </w:rPr>
        <w:t xml:space="preserve"> </w:t>
      </w:r>
      <w:r>
        <w:rPr>
          <w:lang w:val="en-GB"/>
        </w:rPr>
        <w:t>that the checkboxes for these objects are, by default, selected</w:t>
      </w:r>
    </w:p>
    <w:p w:rsidR="00804520" w:rsidRDefault="00804520" w:rsidP="000250FC">
      <w:pPr>
        <w:pStyle w:val="Bullet2round"/>
        <w:rPr>
          <w:lang w:val="en-GB"/>
        </w:rPr>
      </w:pPr>
      <w:r>
        <w:rPr>
          <w:lang w:val="en-GB"/>
        </w:rPr>
        <w:t>Verify</w:t>
      </w:r>
      <w:r w:rsidDel="007E7315">
        <w:rPr>
          <w:lang w:val="en-GB"/>
        </w:rPr>
        <w:t xml:space="preserve"> </w:t>
      </w:r>
      <w:r>
        <w:rPr>
          <w:lang w:val="en-GB"/>
        </w:rPr>
        <w:t>that the selection can be toggled</w:t>
      </w:r>
    </w:p>
    <w:p w:rsidR="00804520" w:rsidRDefault="00804520" w:rsidP="000250FC">
      <w:pPr>
        <w:pStyle w:val="Bullet2round"/>
        <w:rPr>
          <w:lang w:val="en-GB"/>
        </w:rPr>
      </w:pPr>
      <w:r>
        <w:rPr>
          <w:lang w:val="en-GB"/>
        </w:rPr>
        <w:t>Verify</w:t>
      </w:r>
      <w:r w:rsidDel="007E7315">
        <w:rPr>
          <w:lang w:val="en-GB"/>
        </w:rPr>
        <w:t xml:space="preserve"> </w:t>
      </w:r>
      <w:r>
        <w:rPr>
          <w:lang w:val="en-GB"/>
        </w:rPr>
        <w:t>that the subscriber can be saved and activated with the selected objects</w:t>
      </w:r>
    </w:p>
    <w:p w:rsidR="00804520" w:rsidRDefault="00804520" w:rsidP="000250FC">
      <w:pPr>
        <w:pStyle w:val="Bullet2round"/>
        <w:rPr>
          <w:lang w:val="en-GB"/>
        </w:rPr>
      </w:pPr>
      <w:r>
        <w:rPr>
          <w:lang w:val="en-GB"/>
        </w:rPr>
        <w:t>Verify</w:t>
      </w:r>
      <w:r w:rsidDel="007E7315">
        <w:rPr>
          <w:lang w:val="en-GB"/>
        </w:rPr>
        <w:t xml:space="preserve"> </w:t>
      </w:r>
      <w:r>
        <w:rPr>
          <w:lang w:val="en-GB"/>
        </w:rPr>
        <w:t>that the content of SERVICE_AGREEMENT and SERVICE_FEATURE is correct (no duplicates or conflicts), and that the campaign IDs are filled correctly</w:t>
      </w:r>
    </w:p>
    <w:p w:rsidR="00804520" w:rsidRPr="00E3297C" w:rsidRDefault="00804520" w:rsidP="000250FC">
      <w:pPr>
        <w:pStyle w:val="Bullet1square"/>
      </w:pPr>
      <w:r w:rsidRPr="00E3297C">
        <w:t>Change PP: check the same like for the new CTN (step 1) for the following cases</w:t>
      </w:r>
    </w:p>
    <w:p w:rsidR="00804520" w:rsidRPr="00E3297C" w:rsidRDefault="00804520" w:rsidP="000250FC">
      <w:pPr>
        <w:pStyle w:val="Bullet2round"/>
        <w:rPr>
          <w:lang w:val="en-GB"/>
        </w:rPr>
      </w:pPr>
      <w:r w:rsidRPr="00E3297C">
        <w:rPr>
          <w:lang w:val="en-GB"/>
        </w:rPr>
        <w:t>No campaign -&gt; campaign</w:t>
      </w:r>
    </w:p>
    <w:p w:rsidR="00804520" w:rsidRPr="00E3297C" w:rsidRDefault="00804520" w:rsidP="000250FC">
      <w:pPr>
        <w:pStyle w:val="Bullet2round"/>
        <w:rPr>
          <w:lang w:val="en-GB"/>
        </w:rPr>
      </w:pPr>
      <w:r w:rsidRPr="00E3297C">
        <w:rPr>
          <w:lang w:val="en-GB"/>
        </w:rPr>
        <w:t>Change campaign (SOCs/PPs are changed correctly)</w:t>
      </w:r>
    </w:p>
    <w:p w:rsidR="00804520" w:rsidRPr="00E3297C" w:rsidRDefault="00804520" w:rsidP="000250FC">
      <w:pPr>
        <w:pStyle w:val="Bullet2round"/>
        <w:rPr>
          <w:lang w:val="en-GB"/>
        </w:rPr>
      </w:pPr>
      <w:r w:rsidRPr="00E3297C">
        <w:rPr>
          <w:lang w:val="en-GB"/>
        </w:rPr>
        <w:t>Remove campaign (SOCs/PPs are removed correctly)</w:t>
      </w:r>
    </w:p>
    <w:p w:rsidR="00804520" w:rsidRPr="00E3297C" w:rsidRDefault="00804520" w:rsidP="000250FC">
      <w:pPr>
        <w:pStyle w:val="Bullet1square"/>
      </w:pPr>
      <w:r w:rsidRPr="00E3297C">
        <w:t>Perform steps 1 and 2 for future campaigns. The promotions should have future dates, too.</w:t>
      </w:r>
    </w:p>
    <w:p w:rsidR="00804520" w:rsidRDefault="00804520" w:rsidP="000250FC">
      <w:pPr>
        <w:pStyle w:val="Bullet1square"/>
      </w:pPr>
      <w:r w:rsidRPr="00E3297C">
        <w:t>Check that addition of future-dated existing campaigns (those that do not have the new objects) works correctly.</w:t>
      </w:r>
    </w:p>
    <w:p w:rsidR="00776A6C" w:rsidRDefault="00804520" w:rsidP="000250FC">
      <w:pPr>
        <w:pStyle w:val="Bullet1square"/>
      </w:pPr>
      <w:r w:rsidRPr="00E3297C">
        <w:t>Perform a small regression for reduced promotions.</w:t>
      </w:r>
    </w:p>
    <w:p w:rsidR="00EE57FA" w:rsidRDefault="00EE57FA" w:rsidP="00EE57FA">
      <w:pPr>
        <w:pStyle w:val="List1number"/>
        <w:rPr>
          <w:lang w:val="en-GB"/>
        </w:rPr>
      </w:pPr>
    </w:p>
    <w:p w:rsidR="00EE57FA" w:rsidRDefault="00EE57FA" w:rsidP="00EE57FA">
      <w:pPr>
        <w:pStyle w:val="List1number"/>
        <w:rPr>
          <w:lang w:val="en-GB"/>
        </w:rPr>
      </w:pPr>
    </w:p>
    <w:p w:rsidR="00EE57FA" w:rsidRPr="009A43B1" w:rsidRDefault="00EE57FA" w:rsidP="00EE57FA">
      <w:pPr>
        <w:pStyle w:val="Heading2"/>
      </w:pPr>
      <w:bookmarkStart w:id="1286" w:name="_Toc367095417"/>
      <w:r w:rsidRPr="009A43B1">
        <w:t>CR 14</w:t>
      </w:r>
      <w:r w:rsidR="00134F1E" w:rsidRPr="009A43B1">
        <w:t>60</w:t>
      </w:r>
      <w:r w:rsidRPr="009A43B1">
        <w:t xml:space="preserve"> – </w:t>
      </w:r>
      <w:r w:rsidR="00134F1E" w:rsidRPr="009A43B1">
        <w:t>Suspension Improvements</w:t>
      </w:r>
      <w:bookmarkEnd w:id="1286"/>
      <w:r w:rsidR="00134F1E" w:rsidRPr="009A43B1">
        <w:t xml:space="preserve"> </w:t>
      </w:r>
    </w:p>
    <w:p w:rsidR="00EE57FA" w:rsidRDefault="00EE57FA" w:rsidP="00EE57FA">
      <w:pPr>
        <w:pStyle w:val="Heading3"/>
      </w:pPr>
      <w:bookmarkStart w:id="1287" w:name="_Toc367095418"/>
      <w:r w:rsidRPr="002B6462">
        <w:t>Requirement Overview</w:t>
      </w:r>
      <w:bookmarkEnd w:id="1287"/>
    </w:p>
    <w:p w:rsidR="00134F1E" w:rsidRPr="00830394" w:rsidRDefault="00134F1E" w:rsidP="00134F1E">
      <w:pPr>
        <w:pStyle w:val="Heading4"/>
        <w:rPr>
          <w:rStyle w:val="Emphasis"/>
        </w:rPr>
      </w:pPr>
      <w:bookmarkStart w:id="1288" w:name="_Toc347747873"/>
      <w:r>
        <w:rPr>
          <w:rStyle w:val="Emphasis"/>
        </w:rPr>
        <w:t xml:space="preserve">FR1 - </w:t>
      </w:r>
      <w:r w:rsidRPr="00830394">
        <w:rPr>
          <w:rStyle w:val="Emphasis"/>
        </w:rPr>
        <w:t xml:space="preserve">“One-Click” </w:t>
      </w:r>
      <w:r>
        <w:rPr>
          <w:rStyle w:val="Emphasis"/>
        </w:rPr>
        <w:t>R</w:t>
      </w:r>
      <w:r w:rsidRPr="00830394">
        <w:rPr>
          <w:rStyle w:val="Emphasis"/>
        </w:rPr>
        <w:t>equirements</w:t>
      </w:r>
      <w:bookmarkEnd w:id="1288"/>
    </w:p>
    <w:p w:rsidR="00134F1E" w:rsidRPr="00DC68A1" w:rsidRDefault="00134F1E" w:rsidP="00134F1E">
      <w:pPr>
        <w:pStyle w:val="Bullet1square"/>
      </w:pPr>
      <w:r w:rsidRPr="00DC68A1">
        <w:t>FR1</w:t>
      </w:r>
      <w:r>
        <w:t>-1</w:t>
      </w:r>
      <w:r w:rsidRPr="00DC68A1">
        <w:t xml:space="preserve"> – A new “multi restore from suspension” screen</w:t>
      </w:r>
      <w:r>
        <w:t xml:space="preserve"> is needed, which includes the following items:</w:t>
      </w:r>
    </w:p>
    <w:p w:rsidR="00134F1E" w:rsidRPr="00DC68A1" w:rsidRDefault="00134F1E" w:rsidP="00134F1E">
      <w:pPr>
        <w:pStyle w:val="Bullet2round"/>
        <w:rPr>
          <w:lang w:val="en-GB"/>
        </w:rPr>
      </w:pPr>
      <w:r w:rsidRPr="00DC68A1">
        <w:rPr>
          <w:lang w:val="en-GB"/>
        </w:rPr>
        <w:t xml:space="preserve">Reason Code (selectable) </w:t>
      </w:r>
    </w:p>
    <w:p w:rsidR="00134F1E" w:rsidRPr="00DC68A1" w:rsidRDefault="00134F1E" w:rsidP="00134F1E">
      <w:pPr>
        <w:pStyle w:val="Bullet2round"/>
        <w:rPr>
          <w:lang w:val="en-GB"/>
        </w:rPr>
      </w:pPr>
      <w:r w:rsidRPr="00DC68A1">
        <w:rPr>
          <w:lang w:val="en-GB"/>
        </w:rPr>
        <w:t>Charged amount (auto populated)</w:t>
      </w:r>
    </w:p>
    <w:p w:rsidR="00134F1E" w:rsidRPr="00DC68A1" w:rsidRDefault="00134F1E" w:rsidP="00134F1E">
      <w:pPr>
        <w:pStyle w:val="Bullet2round"/>
        <w:rPr>
          <w:lang w:val="en-GB"/>
        </w:rPr>
      </w:pPr>
      <w:r w:rsidRPr="00DC68A1">
        <w:rPr>
          <w:lang w:val="en-GB"/>
        </w:rPr>
        <w:t>Waive Charge button (clickable)</w:t>
      </w:r>
      <w:r>
        <w:rPr>
          <w:lang w:val="en-GB"/>
        </w:rPr>
        <w:t xml:space="preserve"> - The default should be “No Waive”</w:t>
      </w:r>
    </w:p>
    <w:p w:rsidR="00134F1E" w:rsidRPr="00560EE9" w:rsidRDefault="00134F1E" w:rsidP="00134F1E">
      <w:pPr>
        <w:pStyle w:val="Bullet2round"/>
        <w:rPr>
          <w:lang w:val="en-GB"/>
        </w:rPr>
      </w:pPr>
      <w:r w:rsidRPr="00560EE9">
        <w:rPr>
          <w:lang w:val="en-GB"/>
        </w:rPr>
        <w:t xml:space="preserve">HAT date (auto populated) </w:t>
      </w:r>
    </w:p>
    <w:p w:rsidR="00134F1E" w:rsidRDefault="00134F1E" w:rsidP="00134F1E">
      <w:pPr>
        <w:pStyle w:val="Bullet2round"/>
        <w:rPr>
          <w:lang w:val="en-GB"/>
        </w:rPr>
      </w:pPr>
      <w:r w:rsidRPr="00DC68A1">
        <w:rPr>
          <w:lang w:val="en-GB"/>
        </w:rPr>
        <w:t>List of all BAN suspended subscribers (multi</w:t>
      </w:r>
      <w:r>
        <w:rPr>
          <w:lang w:val="en-GB"/>
        </w:rPr>
        <w:t>-</w:t>
      </w:r>
      <w:r w:rsidRPr="00DC68A1">
        <w:rPr>
          <w:lang w:val="en-GB"/>
        </w:rPr>
        <w:t xml:space="preserve">select) </w:t>
      </w:r>
    </w:p>
    <w:p w:rsidR="00134F1E" w:rsidRPr="00DF76E3" w:rsidRDefault="00134F1E" w:rsidP="00134F1E">
      <w:pPr>
        <w:pStyle w:val="Bullet2round"/>
        <w:numPr>
          <w:ilvl w:val="0"/>
          <w:numId w:val="0"/>
        </w:numPr>
        <w:ind w:left="1800"/>
        <w:rPr>
          <w:lang w:val="en-GB"/>
        </w:rPr>
      </w:pPr>
      <w:r>
        <w:rPr>
          <w:lang w:val="en-GB"/>
        </w:rPr>
        <w:t>T</w:t>
      </w:r>
      <w:r w:rsidRPr="00DC68A1">
        <w:rPr>
          <w:lang w:val="en-GB"/>
        </w:rPr>
        <w:t xml:space="preserve">he user selects the </w:t>
      </w:r>
      <w:r w:rsidRPr="00DF76E3">
        <w:rPr>
          <w:lang w:val="en-GB"/>
        </w:rPr>
        <w:t xml:space="preserve">reason code and the charge code, and the HAT date is then populated automatically. </w:t>
      </w:r>
    </w:p>
    <w:p w:rsidR="00134F1E" w:rsidRPr="00DF76E3" w:rsidRDefault="00134F1E" w:rsidP="00134F1E">
      <w:pPr>
        <w:pStyle w:val="Bullet1square"/>
      </w:pPr>
      <w:r w:rsidRPr="00DF76E3">
        <w:t>FR1-2 – Reason codes and account types / subtypes</w:t>
      </w:r>
    </w:p>
    <w:p w:rsidR="00134F1E" w:rsidRPr="00702FAF" w:rsidRDefault="00134F1E" w:rsidP="00134F1E">
      <w:pPr>
        <w:pStyle w:val="Bullet2round"/>
        <w:rPr>
          <w:lang w:val="en-GB"/>
        </w:rPr>
      </w:pPr>
      <w:r w:rsidRPr="00DC68A1">
        <w:rPr>
          <w:lang w:val="en-GB"/>
        </w:rPr>
        <w:t xml:space="preserve">A new table is needed for configuring which codes should appear for which account subtypes – this will give Telia the </w:t>
      </w:r>
      <w:r>
        <w:rPr>
          <w:lang w:val="en-GB"/>
        </w:rPr>
        <w:t>ability</w:t>
      </w:r>
      <w:r w:rsidRPr="00DC68A1">
        <w:rPr>
          <w:lang w:val="en-GB"/>
        </w:rPr>
        <w:t xml:space="preserve"> to charge a fee per account subtype and reason.</w:t>
      </w:r>
    </w:p>
    <w:p w:rsidR="00134F1E" w:rsidRPr="00DF76E3" w:rsidRDefault="00134F1E" w:rsidP="00134F1E">
      <w:pPr>
        <w:pStyle w:val="Bullet1square"/>
      </w:pPr>
      <w:r w:rsidRPr="00DF76E3">
        <w:t>FR1-3 – New memos are required:</w:t>
      </w:r>
    </w:p>
    <w:p w:rsidR="00134F1E" w:rsidRPr="00DF76E3" w:rsidRDefault="00134F1E" w:rsidP="00134F1E">
      <w:pPr>
        <w:pStyle w:val="Bullet2round"/>
        <w:rPr>
          <w:lang w:val="en-GB"/>
        </w:rPr>
      </w:pPr>
      <w:r w:rsidRPr="00DC68A1">
        <w:rPr>
          <w:lang w:val="en-GB"/>
        </w:rPr>
        <w:t>Memo 1 - “Restore subscribers from suspend</w:t>
      </w:r>
      <w:r w:rsidRPr="00DF76E3">
        <w:rPr>
          <w:lang w:val="en-GB"/>
        </w:rPr>
        <w:t xml:space="preserve">”, containing the following: </w:t>
      </w:r>
      <w:r w:rsidRPr="00DF76E3">
        <w:rPr>
          <w:lang w:val="en-GB"/>
        </w:rPr>
        <w:br/>
        <w:t xml:space="preserve">Line 1 - reason code + description + HAT date </w:t>
      </w:r>
      <w:r w:rsidRPr="00DF76E3">
        <w:rPr>
          <w:lang w:val="en-GB"/>
        </w:rPr>
        <w:br/>
        <w:t>From Line 2 on – list of subscribers</w:t>
      </w:r>
    </w:p>
    <w:p w:rsidR="00134F1E" w:rsidRDefault="00134F1E" w:rsidP="00134F1E">
      <w:pPr>
        <w:pStyle w:val="Bullet2round"/>
        <w:rPr>
          <w:lang w:val="en-GB"/>
        </w:rPr>
      </w:pPr>
      <w:r w:rsidRPr="00DC68A1">
        <w:rPr>
          <w:lang w:val="en-GB"/>
        </w:rPr>
        <w:t>Memo 2 – “Create charge” (Optional, only if the charge exist</w:t>
      </w:r>
      <w:r>
        <w:rPr>
          <w:lang w:val="en-GB"/>
        </w:rPr>
        <w:t>s</w:t>
      </w:r>
      <w:r w:rsidRPr="00DC68A1">
        <w:rPr>
          <w:lang w:val="en-GB"/>
        </w:rPr>
        <w:t xml:space="preserve"> and </w:t>
      </w:r>
      <w:r>
        <w:rPr>
          <w:lang w:val="en-GB"/>
        </w:rPr>
        <w:t xml:space="preserve">was </w:t>
      </w:r>
      <w:r w:rsidRPr="00DC68A1">
        <w:rPr>
          <w:lang w:val="en-GB"/>
        </w:rPr>
        <w:t>created</w:t>
      </w:r>
      <w:r>
        <w:rPr>
          <w:lang w:val="en-GB"/>
        </w:rPr>
        <w:t xml:space="preserve"> (that is,</w:t>
      </w:r>
      <w:r w:rsidRPr="00DC68A1">
        <w:rPr>
          <w:lang w:val="en-GB"/>
        </w:rPr>
        <w:t xml:space="preserve"> Not waived</w:t>
      </w:r>
      <w:r>
        <w:rPr>
          <w:lang w:val="en-GB"/>
        </w:rPr>
        <w:t>)</w:t>
      </w:r>
      <w:r w:rsidRPr="00DC68A1">
        <w:rPr>
          <w:lang w:val="en-GB"/>
        </w:rPr>
        <w:t xml:space="preserve">) </w:t>
      </w:r>
      <w:r w:rsidRPr="00DC68A1">
        <w:rPr>
          <w:lang w:val="en-GB"/>
        </w:rPr>
        <w:br/>
        <w:t>Line</w:t>
      </w:r>
      <w:r>
        <w:rPr>
          <w:lang w:val="en-GB"/>
        </w:rPr>
        <w:t xml:space="preserve"> </w:t>
      </w:r>
      <w:r w:rsidRPr="00DC68A1">
        <w:rPr>
          <w:lang w:val="en-GB"/>
        </w:rPr>
        <w:t>1 – Charge code and description + total amount charged.</w:t>
      </w:r>
    </w:p>
    <w:p w:rsidR="00134F1E" w:rsidRPr="00DF76E3" w:rsidRDefault="00134F1E" w:rsidP="00134F1E">
      <w:pPr>
        <w:pStyle w:val="Bullet2round"/>
        <w:rPr>
          <w:i/>
          <w:iCs/>
          <w:lang w:val="en-GB"/>
        </w:rPr>
      </w:pPr>
      <w:r w:rsidRPr="00DF76E3">
        <w:rPr>
          <w:lang w:val="en-GB"/>
        </w:rPr>
        <w:t>The memo text should be similar to that of the “Reprint” activity: “</w:t>
      </w:r>
      <w:r w:rsidRPr="00DF76E3">
        <w:rPr>
          <w:i/>
          <w:iCs/>
          <w:lang w:val="en-GB"/>
        </w:rPr>
        <w:t xml:space="preserve">Charge of [amount with two decimals] was created ([reason code])” </w:t>
      </w:r>
    </w:p>
    <w:p w:rsidR="00134F1E" w:rsidRPr="0041414A" w:rsidRDefault="00134F1E" w:rsidP="00134F1E">
      <w:pPr>
        <w:pStyle w:val="Bullet2round"/>
      </w:pPr>
      <w:r>
        <w:rPr>
          <w:lang w:val="en-GB"/>
        </w:rPr>
        <w:t>O</w:t>
      </w:r>
      <w:r w:rsidRPr="0041414A">
        <w:rPr>
          <w:lang w:val="en-GB"/>
        </w:rPr>
        <w:t>r</w:t>
      </w:r>
      <w:r>
        <w:rPr>
          <w:lang w:val="en-GB"/>
        </w:rPr>
        <w:t>,</w:t>
      </w:r>
      <w:r w:rsidRPr="0041414A">
        <w:rPr>
          <w:lang w:val="en-GB"/>
        </w:rPr>
        <w:t xml:space="preserve"> in</w:t>
      </w:r>
      <w:r>
        <w:rPr>
          <w:lang w:val="en-GB"/>
        </w:rPr>
        <w:t xml:space="preserve"> the</w:t>
      </w:r>
      <w:r w:rsidRPr="0041414A">
        <w:rPr>
          <w:lang w:val="en-GB"/>
        </w:rPr>
        <w:t xml:space="preserve"> case of </w:t>
      </w:r>
      <w:r>
        <w:rPr>
          <w:lang w:val="en-GB"/>
        </w:rPr>
        <w:t xml:space="preserve">a </w:t>
      </w:r>
      <w:r w:rsidRPr="003F1C51">
        <w:rPr>
          <w:lang w:val="en-GB"/>
        </w:rPr>
        <w:t>waive</w:t>
      </w:r>
      <w:r>
        <w:rPr>
          <w:lang w:val="en-GB"/>
        </w:rPr>
        <w:t>r:</w:t>
      </w:r>
      <w:r w:rsidRPr="003F1C51">
        <w:rPr>
          <w:lang w:val="en-GB"/>
        </w:rPr>
        <w:t xml:space="preserve"> </w:t>
      </w:r>
      <w:r w:rsidRPr="0041414A">
        <w:rPr>
          <w:i/>
          <w:iCs/>
          <w:lang w:val="en-GB"/>
        </w:rPr>
        <w:t>“Charge was not created.</w:t>
      </w:r>
      <w:r w:rsidRPr="002E713C">
        <w:rPr>
          <w:lang w:val="en-GB"/>
        </w:rPr>
        <w:t>”</w:t>
      </w:r>
    </w:p>
    <w:p w:rsidR="00134F1E" w:rsidRPr="00DF76E3" w:rsidRDefault="00134F1E" w:rsidP="00134F1E">
      <w:pPr>
        <w:pStyle w:val="Bullet1square"/>
      </w:pPr>
      <w:r w:rsidRPr="00DC68A1">
        <w:t>FR</w:t>
      </w:r>
      <w:r>
        <w:t>1-</w:t>
      </w:r>
      <w:r w:rsidRPr="00DC68A1">
        <w:t xml:space="preserve">4 - Restoring subscriber(s) from </w:t>
      </w:r>
      <w:r>
        <w:t>S</w:t>
      </w:r>
      <w:r w:rsidRPr="00DC68A1">
        <w:t>uspend – multiple selection</w:t>
      </w:r>
      <w:r>
        <w:t>,</w:t>
      </w:r>
      <w:r w:rsidRPr="00DC68A1">
        <w:t xml:space="preserve"> </w:t>
      </w:r>
      <w:r w:rsidRPr="00DF76E3">
        <w:t xml:space="preserve">including: </w:t>
      </w:r>
    </w:p>
    <w:p w:rsidR="00134F1E" w:rsidRPr="00DF76E3" w:rsidRDefault="00134F1E" w:rsidP="00134F1E">
      <w:pPr>
        <w:pStyle w:val="Bullet2round"/>
        <w:rPr>
          <w:lang w:val="en-GB"/>
        </w:rPr>
      </w:pPr>
      <w:r w:rsidRPr="00DF76E3">
        <w:rPr>
          <w:lang w:val="en-GB"/>
        </w:rPr>
        <w:t>Select all - will select all subscribers on the list</w:t>
      </w:r>
    </w:p>
    <w:p w:rsidR="00134F1E" w:rsidRPr="00DF76E3" w:rsidRDefault="00134F1E" w:rsidP="00134F1E">
      <w:pPr>
        <w:pStyle w:val="Bullet2round"/>
        <w:rPr>
          <w:lang w:val="en-GB"/>
        </w:rPr>
      </w:pPr>
      <w:r w:rsidRPr="00DF76E3">
        <w:rPr>
          <w:lang w:val="en-GB"/>
        </w:rPr>
        <w:t>De-select – will remove the selection of all subscribers on the list</w:t>
      </w:r>
    </w:p>
    <w:p w:rsidR="00134F1E" w:rsidRPr="00DF76E3" w:rsidRDefault="00134F1E" w:rsidP="00134F1E">
      <w:pPr>
        <w:pStyle w:val="Bullet2round"/>
        <w:rPr>
          <w:lang w:val="en-GB"/>
        </w:rPr>
      </w:pPr>
      <w:r w:rsidRPr="00DF76E3">
        <w:rPr>
          <w:lang w:val="en-GB"/>
        </w:rPr>
        <w:t>Manual selection of individual subscribers</w:t>
      </w:r>
    </w:p>
    <w:p w:rsidR="00134F1E" w:rsidRPr="00DC68A1" w:rsidRDefault="00134F1E" w:rsidP="00134F1E">
      <w:pPr>
        <w:pStyle w:val="Bullet2round"/>
        <w:numPr>
          <w:ilvl w:val="0"/>
          <w:numId w:val="0"/>
        </w:numPr>
        <w:ind w:left="2160" w:hanging="360"/>
        <w:rPr>
          <w:lang w:val="en-GB"/>
        </w:rPr>
      </w:pPr>
    </w:p>
    <w:p w:rsidR="00134F1E" w:rsidRPr="00DC68A1" w:rsidRDefault="00134F1E" w:rsidP="00134F1E">
      <w:pPr>
        <w:pStyle w:val="Bullet1square"/>
      </w:pPr>
      <w:r w:rsidRPr="00DC68A1">
        <w:t>FR</w:t>
      </w:r>
      <w:r>
        <w:t>1-</w:t>
      </w:r>
      <w:r w:rsidRPr="00DC68A1">
        <w:t>5 – Charging  / Waiving:</w:t>
      </w:r>
    </w:p>
    <w:p w:rsidR="00134F1E" w:rsidRPr="00DC68A1" w:rsidRDefault="00134F1E" w:rsidP="00134F1E">
      <w:pPr>
        <w:pStyle w:val="Bullet2round"/>
        <w:rPr>
          <w:lang w:val="en-GB"/>
        </w:rPr>
      </w:pPr>
      <w:r w:rsidRPr="00DC68A1">
        <w:rPr>
          <w:lang w:val="en-GB"/>
        </w:rPr>
        <w:t>Using the existing charging mechanism and according to the charge setup for the given reason code</w:t>
      </w:r>
      <w:r>
        <w:rPr>
          <w:lang w:val="en-GB"/>
        </w:rPr>
        <w:t>,</w:t>
      </w:r>
      <w:r w:rsidRPr="00DC68A1">
        <w:rPr>
          <w:lang w:val="en-GB"/>
        </w:rPr>
        <w:t xml:space="preserve"> the system will always place the charge at </w:t>
      </w:r>
      <w:r>
        <w:rPr>
          <w:lang w:val="en-GB"/>
        </w:rPr>
        <w:t xml:space="preserve">the </w:t>
      </w:r>
      <w:r w:rsidRPr="00DC68A1">
        <w:rPr>
          <w:lang w:val="en-GB"/>
        </w:rPr>
        <w:t>BAN level</w:t>
      </w:r>
      <w:r>
        <w:rPr>
          <w:lang w:val="en-GB"/>
        </w:rPr>
        <w:t xml:space="preserve">. </w:t>
      </w:r>
    </w:p>
    <w:p w:rsidR="00134F1E" w:rsidRPr="00DC68A1" w:rsidRDefault="00134F1E" w:rsidP="00134F1E">
      <w:pPr>
        <w:pStyle w:val="Bullet2round"/>
        <w:rPr>
          <w:lang w:val="en-GB"/>
        </w:rPr>
      </w:pPr>
      <w:r>
        <w:rPr>
          <w:lang w:val="en-GB"/>
        </w:rPr>
        <w:lastRenderedPageBreak/>
        <w:t xml:space="preserve">The charge </w:t>
      </w:r>
      <w:r w:rsidRPr="0041414A">
        <w:rPr>
          <w:lang w:val="en-GB"/>
        </w:rPr>
        <w:t xml:space="preserve">will be according to the </w:t>
      </w:r>
      <w:r>
        <w:rPr>
          <w:lang w:val="en-GB"/>
        </w:rPr>
        <w:t>R</w:t>
      </w:r>
      <w:r w:rsidRPr="0041414A">
        <w:rPr>
          <w:lang w:val="en-GB"/>
        </w:rPr>
        <w:t xml:space="preserve">estore reason code and will be at </w:t>
      </w:r>
      <w:r>
        <w:rPr>
          <w:lang w:val="en-GB"/>
        </w:rPr>
        <w:t>the BAN</w:t>
      </w:r>
      <w:r w:rsidRPr="0041414A">
        <w:rPr>
          <w:lang w:val="en-GB"/>
        </w:rPr>
        <w:t xml:space="preserve"> level according to the specified amount for that reason</w:t>
      </w:r>
      <w:r>
        <w:rPr>
          <w:lang w:val="en-GB"/>
        </w:rPr>
        <w:t xml:space="preserve"> code using the fee from the new table</w:t>
      </w:r>
      <w:r w:rsidRPr="0041414A">
        <w:rPr>
          <w:lang w:val="en-GB"/>
        </w:rPr>
        <w:t>.</w:t>
      </w:r>
    </w:p>
    <w:p w:rsidR="00134F1E" w:rsidRDefault="00134F1E" w:rsidP="00134F1E">
      <w:pPr>
        <w:pStyle w:val="Bullet2round"/>
        <w:rPr>
          <w:lang w:val="en-GB"/>
        </w:rPr>
      </w:pPr>
      <w:r w:rsidRPr="00B90D56">
        <w:rPr>
          <w:lang w:val="en-GB"/>
        </w:rPr>
        <w:t>The waiver button will work similarly to the existing waiving mechanism.</w:t>
      </w:r>
    </w:p>
    <w:p w:rsidR="00134F1E" w:rsidRDefault="00134F1E" w:rsidP="00134F1E">
      <w:pPr>
        <w:pStyle w:val="Bullet2round"/>
        <w:rPr>
          <w:lang w:val="en-GB"/>
        </w:rPr>
      </w:pPr>
      <w:r>
        <w:rPr>
          <w:lang w:val="en-GB"/>
        </w:rPr>
        <w:t>The charge will actually be waived, not charged and auto-adjusted.</w:t>
      </w:r>
    </w:p>
    <w:p w:rsidR="00134F1E" w:rsidRPr="00B90D56" w:rsidRDefault="00134F1E" w:rsidP="00134F1E">
      <w:pPr>
        <w:pStyle w:val="Bullet2round"/>
        <w:rPr>
          <w:lang w:val="en-GB"/>
        </w:rPr>
      </w:pPr>
      <w:r>
        <w:rPr>
          <w:lang w:val="en-GB"/>
        </w:rPr>
        <w:t>The existing waive memo will reflect the amount of the waived fee and the waive reason.</w:t>
      </w:r>
    </w:p>
    <w:p w:rsidR="00134F1E" w:rsidRPr="00DC68A1" w:rsidRDefault="00134F1E" w:rsidP="00134F1E">
      <w:pPr>
        <w:pStyle w:val="Bullet1square"/>
      </w:pPr>
      <w:r w:rsidRPr="00DC68A1">
        <w:t>FR</w:t>
      </w:r>
      <w:r>
        <w:t>1-</w:t>
      </w:r>
      <w:r w:rsidRPr="00DC68A1">
        <w:t>6 - HAT Date:</w:t>
      </w:r>
    </w:p>
    <w:p w:rsidR="00134F1E" w:rsidRPr="00DC68A1" w:rsidRDefault="00134F1E" w:rsidP="00134F1E">
      <w:pPr>
        <w:pStyle w:val="Bullet2round"/>
        <w:rPr>
          <w:lang w:val="en-GB"/>
        </w:rPr>
      </w:pPr>
      <w:r w:rsidRPr="00DC68A1">
        <w:rPr>
          <w:lang w:val="en-GB"/>
        </w:rPr>
        <w:t>The HAT date is determined by the number of days set</w:t>
      </w:r>
      <w:r>
        <w:rPr>
          <w:lang w:val="en-GB"/>
        </w:rPr>
        <w:t xml:space="preserve"> </w:t>
      </w:r>
      <w:r w:rsidRPr="00DC68A1">
        <w:rPr>
          <w:lang w:val="en-GB"/>
        </w:rPr>
        <w:t>up for the given account type and reason code</w:t>
      </w:r>
      <w:r>
        <w:rPr>
          <w:lang w:val="en-GB"/>
        </w:rPr>
        <w:t>.</w:t>
      </w:r>
      <w:r w:rsidRPr="00DC68A1">
        <w:rPr>
          <w:lang w:val="en-GB"/>
        </w:rPr>
        <w:t xml:space="preserve"> If the number of days is zero, HAT is not set.</w:t>
      </w:r>
    </w:p>
    <w:p w:rsidR="00134F1E" w:rsidRPr="00A47A79" w:rsidRDefault="00134F1E" w:rsidP="00134F1E">
      <w:pPr>
        <w:pStyle w:val="Bullet2round"/>
        <w:rPr>
          <w:lang w:val="en-GB"/>
        </w:rPr>
      </w:pPr>
      <w:r w:rsidRPr="00DC68A1">
        <w:rPr>
          <w:lang w:val="en-GB"/>
        </w:rPr>
        <w:t xml:space="preserve">The HAT will only be set if the customer is not assigned to a collection agency </w:t>
      </w:r>
      <w:r w:rsidRPr="00A47A79">
        <w:rPr>
          <w:lang w:val="en-GB"/>
        </w:rPr>
        <w:t>and HAT was not already set to the future.</w:t>
      </w:r>
      <w:r>
        <w:rPr>
          <w:lang w:val="en-GB"/>
        </w:rPr>
        <w:t xml:space="preserve"> </w:t>
      </w:r>
    </w:p>
    <w:p w:rsidR="00134F1E" w:rsidRPr="001D3025" w:rsidRDefault="00134F1E" w:rsidP="00134F1E">
      <w:pPr>
        <w:pStyle w:val="Bullet2round"/>
        <w:rPr>
          <w:lang w:val="en-GB"/>
        </w:rPr>
      </w:pPr>
      <w:r w:rsidRPr="00A47A79">
        <w:rPr>
          <w:lang w:val="en-GB"/>
        </w:rPr>
        <w:t>I</w:t>
      </w:r>
      <w:r>
        <w:rPr>
          <w:lang w:val="en-GB"/>
        </w:rPr>
        <w:t>f</w:t>
      </w:r>
      <w:r w:rsidRPr="00A47A79">
        <w:rPr>
          <w:lang w:val="en-GB"/>
        </w:rPr>
        <w:t xml:space="preserve"> the HAT is not set </w:t>
      </w:r>
      <w:r>
        <w:rPr>
          <w:lang w:val="en-GB"/>
        </w:rPr>
        <w:t>since the</w:t>
      </w:r>
      <w:r w:rsidRPr="00A47A79">
        <w:rPr>
          <w:lang w:val="en-GB"/>
        </w:rPr>
        <w:t xml:space="preserve"> BAN </w:t>
      </w:r>
      <w:r>
        <w:rPr>
          <w:lang w:val="en-GB"/>
        </w:rPr>
        <w:t xml:space="preserve">was </w:t>
      </w:r>
      <w:r w:rsidRPr="00A47A79">
        <w:rPr>
          <w:lang w:val="en-GB"/>
        </w:rPr>
        <w:t xml:space="preserve">assigned to </w:t>
      </w:r>
      <w:r>
        <w:rPr>
          <w:lang w:val="en-GB"/>
        </w:rPr>
        <w:t xml:space="preserve">a </w:t>
      </w:r>
      <w:r w:rsidRPr="001D3025">
        <w:rPr>
          <w:lang w:val="en-GB"/>
        </w:rPr>
        <w:t>collection agency, or since HAT already exists, a message will appear specifying that the HAT was not set. (The Danish text version will be supplied by Telia before the CR is delivered to UAT.)</w:t>
      </w:r>
    </w:p>
    <w:p w:rsidR="00134F1E" w:rsidRPr="001D3025" w:rsidRDefault="00134F1E" w:rsidP="00134F1E">
      <w:pPr>
        <w:pStyle w:val="Bullet2round"/>
        <w:rPr>
          <w:lang w:val="en-GB"/>
        </w:rPr>
      </w:pPr>
      <w:r w:rsidRPr="001D3025">
        <w:rPr>
          <w:lang w:val="en-GB"/>
        </w:rPr>
        <w:t>In any case, existing future HAT dates should not be overridden by the new functionality.</w:t>
      </w:r>
    </w:p>
    <w:p w:rsidR="00134F1E" w:rsidRPr="00DC68A1" w:rsidRDefault="00134F1E" w:rsidP="00134F1E">
      <w:pPr>
        <w:pStyle w:val="Bullet1square"/>
      </w:pPr>
      <w:r w:rsidRPr="00DC68A1">
        <w:t>FR</w:t>
      </w:r>
      <w:r>
        <w:t>1-</w:t>
      </w:r>
      <w:r w:rsidRPr="00DC68A1">
        <w:t xml:space="preserve">7 – New </w:t>
      </w:r>
      <w:r>
        <w:t>s</w:t>
      </w:r>
      <w:r w:rsidRPr="00DC68A1">
        <w:t>creen properties</w:t>
      </w:r>
    </w:p>
    <w:p w:rsidR="00134F1E" w:rsidRPr="00DC68A1" w:rsidRDefault="00134F1E" w:rsidP="00134F1E">
      <w:pPr>
        <w:pStyle w:val="Bullet2round"/>
        <w:rPr>
          <w:lang w:val="en-GB"/>
        </w:rPr>
      </w:pPr>
      <w:r w:rsidRPr="00DC68A1">
        <w:rPr>
          <w:lang w:val="en-GB"/>
        </w:rPr>
        <w:t xml:space="preserve">The new screen should have </w:t>
      </w:r>
      <w:r>
        <w:rPr>
          <w:lang w:val="en-GB"/>
        </w:rPr>
        <w:t>the</w:t>
      </w:r>
      <w:r w:rsidRPr="00DC68A1">
        <w:rPr>
          <w:lang w:val="en-GB"/>
        </w:rPr>
        <w:t xml:space="preserve"> look and feel of “Multi Resume from Cancellation”</w:t>
      </w:r>
      <w:r>
        <w:rPr>
          <w:lang w:val="en-GB"/>
        </w:rPr>
        <w:t>, which</w:t>
      </w:r>
      <w:r w:rsidRPr="00DC68A1">
        <w:rPr>
          <w:lang w:val="en-GB"/>
        </w:rPr>
        <w:t xml:space="preserve"> was developed for Telia last year</w:t>
      </w:r>
      <w:r>
        <w:rPr>
          <w:lang w:val="en-GB"/>
        </w:rPr>
        <w:t xml:space="preserve">. </w:t>
      </w:r>
    </w:p>
    <w:p w:rsidR="00134F1E" w:rsidRPr="00DC68A1" w:rsidRDefault="00134F1E" w:rsidP="00134F1E">
      <w:pPr>
        <w:pStyle w:val="Bullet2round"/>
        <w:rPr>
          <w:lang w:val="en-GB"/>
        </w:rPr>
      </w:pPr>
      <w:r w:rsidRPr="00DC68A1">
        <w:rPr>
          <w:lang w:val="en-GB"/>
        </w:rPr>
        <w:t>The grid list of subscribers should contain the following columns</w:t>
      </w:r>
      <w:r>
        <w:rPr>
          <w:lang w:val="en-GB"/>
        </w:rPr>
        <w:t>,</w:t>
      </w:r>
      <w:r w:rsidRPr="00DC68A1">
        <w:rPr>
          <w:lang w:val="en-GB"/>
        </w:rPr>
        <w:t xml:space="preserve"> in addition to the standard columns: Suspension reason description, a tick box (to include/exclude subscribers in this restore) </w:t>
      </w:r>
    </w:p>
    <w:p w:rsidR="00134F1E" w:rsidRDefault="00134F1E" w:rsidP="00134F1E">
      <w:pPr>
        <w:pStyle w:val="Bullet2round"/>
        <w:rPr>
          <w:lang w:val="en-GB"/>
        </w:rPr>
      </w:pPr>
      <w:r w:rsidRPr="00DC68A1">
        <w:rPr>
          <w:lang w:val="en-GB"/>
        </w:rPr>
        <w:t>At the bottom there should be a “total charged” amount field containing the total charges</w:t>
      </w:r>
      <w:r>
        <w:rPr>
          <w:lang w:val="en-GB"/>
        </w:rPr>
        <w:t xml:space="preserve">. </w:t>
      </w:r>
      <w:r w:rsidRPr="00DC68A1">
        <w:rPr>
          <w:lang w:val="en-GB"/>
        </w:rPr>
        <w:t xml:space="preserve"> </w:t>
      </w:r>
    </w:p>
    <w:p w:rsidR="00134F1E" w:rsidRDefault="00134F1E" w:rsidP="00134F1E">
      <w:pPr>
        <w:pStyle w:val="Bullet1square"/>
      </w:pPr>
      <w:r>
        <w:t xml:space="preserve">FR1-8 - Only </w:t>
      </w:r>
      <w:r w:rsidRPr="00FC3E16">
        <w:t>certain suspension reason codes should support “multi restore”</w:t>
      </w:r>
      <w:r>
        <w:t>,</w:t>
      </w:r>
      <w:r w:rsidRPr="00FC3E16">
        <w:t xml:space="preserve"> and only </w:t>
      </w:r>
      <w:r w:rsidRPr="001D3025">
        <w:t>certain restore reason codes should be used for “multi restore”. The system should use the same logic as that of CR1330 (flag in CSM status activity) so that it will be possible to configure which codes are used.</w:t>
      </w:r>
    </w:p>
    <w:p w:rsidR="00134F1E" w:rsidRPr="001D3025" w:rsidRDefault="00134F1E" w:rsidP="00134F1E">
      <w:pPr>
        <w:pStyle w:val="Bullet1square"/>
        <w:numPr>
          <w:ilvl w:val="0"/>
          <w:numId w:val="0"/>
        </w:numPr>
        <w:ind w:left="1800"/>
      </w:pPr>
    </w:p>
    <w:p w:rsidR="00134F1E" w:rsidRPr="00830394" w:rsidRDefault="00134F1E" w:rsidP="00134F1E">
      <w:pPr>
        <w:pStyle w:val="Heading4"/>
        <w:rPr>
          <w:rStyle w:val="Emphasis"/>
        </w:rPr>
      </w:pPr>
      <w:bookmarkStart w:id="1289" w:name="_Toc347747874"/>
      <w:r>
        <w:rPr>
          <w:rStyle w:val="Emphasis"/>
        </w:rPr>
        <w:t xml:space="preserve">FR2 - </w:t>
      </w:r>
      <w:r w:rsidRPr="00830394">
        <w:rPr>
          <w:rStyle w:val="Emphasis"/>
        </w:rPr>
        <w:t xml:space="preserve">CCD </w:t>
      </w:r>
      <w:r>
        <w:rPr>
          <w:rStyle w:val="Emphasis"/>
        </w:rPr>
        <w:t>R</w:t>
      </w:r>
      <w:r w:rsidRPr="00830394">
        <w:rPr>
          <w:rStyle w:val="Emphasis"/>
        </w:rPr>
        <w:t>equirements</w:t>
      </w:r>
      <w:bookmarkEnd w:id="1289"/>
    </w:p>
    <w:p w:rsidR="00134F1E" w:rsidRPr="00560EE9" w:rsidRDefault="00134F1E" w:rsidP="00134F1E">
      <w:pPr>
        <w:pStyle w:val="Bullet1square"/>
      </w:pPr>
      <w:r w:rsidRPr="00560EE9">
        <w:t>FR2-1 – Change Customer Data (CCD) during suspension:</w:t>
      </w:r>
    </w:p>
    <w:p w:rsidR="00134F1E" w:rsidRPr="00DC68A1" w:rsidRDefault="00134F1E" w:rsidP="00134F1E">
      <w:pPr>
        <w:pStyle w:val="Bullet2round"/>
        <w:rPr>
          <w:lang w:val="en-GB"/>
        </w:rPr>
      </w:pPr>
      <w:r w:rsidRPr="00DC68A1">
        <w:rPr>
          <w:lang w:val="en-GB"/>
        </w:rPr>
        <w:t xml:space="preserve">When a SOC is added </w:t>
      </w:r>
      <w:r>
        <w:rPr>
          <w:lang w:val="en-GB"/>
        </w:rPr>
        <w:t>to</w:t>
      </w:r>
      <w:r w:rsidRPr="00DC68A1">
        <w:rPr>
          <w:lang w:val="en-GB"/>
        </w:rPr>
        <w:t xml:space="preserve"> a suspended subscriber</w:t>
      </w:r>
      <w:r>
        <w:rPr>
          <w:lang w:val="en-GB"/>
        </w:rPr>
        <w:t>,</w:t>
      </w:r>
      <w:r w:rsidRPr="00DC68A1">
        <w:rPr>
          <w:lang w:val="en-GB"/>
        </w:rPr>
        <w:t xml:space="preserve"> the system add</w:t>
      </w:r>
      <w:r>
        <w:rPr>
          <w:lang w:val="en-GB"/>
        </w:rPr>
        <w:t>s</w:t>
      </w:r>
      <w:r w:rsidRPr="00DC68A1">
        <w:rPr>
          <w:lang w:val="en-GB"/>
        </w:rPr>
        <w:t xml:space="preserve"> the SOC as </w:t>
      </w:r>
      <w:r>
        <w:rPr>
          <w:lang w:val="en-GB"/>
        </w:rPr>
        <w:t xml:space="preserve">if </w:t>
      </w:r>
      <w:r w:rsidRPr="00DC68A1">
        <w:rPr>
          <w:lang w:val="en-GB"/>
        </w:rPr>
        <w:t>it was a future transaction</w:t>
      </w:r>
      <w:r>
        <w:rPr>
          <w:lang w:val="en-GB"/>
        </w:rPr>
        <w:t>,</w:t>
      </w:r>
      <w:r w:rsidRPr="00DC68A1">
        <w:rPr>
          <w:lang w:val="en-GB"/>
        </w:rPr>
        <w:t xml:space="preserve"> but with the current date</w:t>
      </w:r>
      <w:r>
        <w:rPr>
          <w:lang w:val="en-GB"/>
        </w:rPr>
        <w:t>; that is,</w:t>
      </w:r>
      <w:r w:rsidRPr="00DC68A1">
        <w:rPr>
          <w:lang w:val="en-GB"/>
        </w:rPr>
        <w:t xml:space="preserve"> the SOC is added and appear</w:t>
      </w:r>
      <w:r>
        <w:rPr>
          <w:lang w:val="en-GB"/>
        </w:rPr>
        <w:t>s</w:t>
      </w:r>
      <w:r w:rsidRPr="00DC68A1">
        <w:rPr>
          <w:lang w:val="en-GB"/>
        </w:rPr>
        <w:t xml:space="preserve"> on the subscriber services</w:t>
      </w:r>
      <w:r>
        <w:rPr>
          <w:lang w:val="en-GB"/>
        </w:rPr>
        <w:t>,</w:t>
      </w:r>
      <w:r w:rsidRPr="00DC68A1">
        <w:rPr>
          <w:lang w:val="en-GB"/>
        </w:rPr>
        <w:t xml:space="preserve"> but NO switch transaction is sent.</w:t>
      </w:r>
    </w:p>
    <w:p w:rsidR="00134F1E" w:rsidRDefault="00134F1E" w:rsidP="00134F1E">
      <w:pPr>
        <w:pStyle w:val="Bullet2round"/>
        <w:rPr>
          <w:lang w:val="en-GB"/>
        </w:rPr>
      </w:pPr>
      <w:r w:rsidRPr="00DC68A1">
        <w:rPr>
          <w:lang w:val="en-GB"/>
        </w:rPr>
        <w:t>The “pending transaction” is kept in its state until the subscriber status changes to Active.</w:t>
      </w:r>
    </w:p>
    <w:p w:rsidR="00134F1E" w:rsidRPr="00DC68A1" w:rsidRDefault="00134F1E" w:rsidP="00134F1E">
      <w:pPr>
        <w:pStyle w:val="Bullet1square"/>
      </w:pPr>
      <w:r w:rsidRPr="00DC68A1">
        <w:t>FR</w:t>
      </w:r>
      <w:r>
        <w:t>2-2</w:t>
      </w:r>
      <w:r w:rsidRPr="00DC68A1">
        <w:t xml:space="preserve"> – Restore after CCD</w:t>
      </w:r>
    </w:p>
    <w:p w:rsidR="00EE57FA" w:rsidRPr="00962864" w:rsidRDefault="00134F1E" w:rsidP="00134F1E">
      <w:pPr>
        <w:pStyle w:val="Bullet1square"/>
        <w:numPr>
          <w:ilvl w:val="0"/>
          <w:numId w:val="0"/>
        </w:numPr>
        <w:ind w:left="1800"/>
      </w:pPr>
      <w:r w:rsidRPr="00784ADC">
        <w:lastRenderedPageBreak/>
        <w:t>After the subscriber is restored</w:t>
      </w:r>
      <w:r>
        <w:t>,</w:t>
      </w:r>
      <w:r w:rsidRPr="00784ADC">
        <w:t xml:space="preserve"> the system will execute the pending </w:t>
      </w:r>
      <w:r w:rsidRPr="00DC68A1">
        <w:t xml:space="preserve">transactions and send the switch transactions to the network according to the order </w:t>
      </w:r>
      <w:r>
        <w:t xml:space="preserve">in which </w:t>
      </w:r>
      <w:r w:rsidRPr="00DC68A1">
        <w:t>they were created.</w:t>
      </w:r>
    </w:p>
    <w:p w:rsidR="00EE57FA" w:rsidRPr="002B6462" w:rsidRDefault="00EE57FA" w:rsidP="00EE57FA">
      <w:pPr>
        <w:pStyle w:val="Heading3"/>
      </w:pPr>
      <w:bookmarkStart w:id="1290" w:name="_Toc367095419"/>
      <w:r w:rsidRPr="002B6462">
        <w:t>Market-Specific Notes</w:t>
      </w:r>
      <w:bookmarkEnd w:id="1290"/>
    </w:p>
    <w:p w:rsidR="00EE57FA" w:rsidRPr="002B6462" w:rsidRDefault="00EE57FA" w:rsidP="00EE57FA">
      <w:pPr>
        <w:pStyle w:val="BodyText"/>
      </w:pPr>
      <w:r>
        <w:t>This CR is part of Fokus core module and is therefore available for both Netcom and Telia.</w:t>
      </w:r>
    </w:p>
    <w:p w:rsidR="00EE57FA" w:rsidRDefault="00EE57FA" w:rsidP="00EE57FA">
      <w:pPr>
        <w:pStyle w:val="Heading3"/>
      </w:pPr>
      <w:bookmarkStart w:id="1291" w:name="_Toc367095420"/>
      <w:r w:rsidRPr="002B6462">
        <w:t>Existing Functionality</w:t>
      </w:r>
      <w:bookmarkEnd w:id="1291"/>
    </w:p>
    <w:p w:rsidR="00EE57FA" w:rsidRDefault="005E5E97" w:rsidP="00EE57FA">
      <w:pPr>
        <w:pStyle w:val="BodyText"/>
      </w:pPr>
      <w:r w:rsidRPr="00260B04">
        <w:t xml:space="preserve">Currently, it is not possible to </w:t>
      </w:r>
      <w:r>
        <w:t>restore multiple subscribers under a BAN.</w:t>
      </w:r>
    </w:p>
    <w:p w:rsidR="00EE57FA" w:rsidRDefault="00EE57FA" w:rsidP="00EE57FA">
      <w:pPr>
        <w:pStyle w:val="Heading3"/>
      </w:pPr>
      <w:bookmarkStart w:id="1292" w:name="_Toc367095421"/>
      <w:r w:rsidRPr="002B6462">
        <w:t>Proposed Solution Functional Specifications</w:t>
      </w:r>
      <w:bookmarkEnd w:id="1292"/>
    </w:p>
    <w:p w:rsidR="00EE57FA" w:rsidRPr="005155B1" w:rsidRDefault="00EE57FA" w:rsidP="00EE57FA">
      <w:pPr>
        <w:pStyle w:val="Heading4"/>
      </w:pPr>
      <w:r>
        <w:t>Reference Application</w:t>
      </w:r>
    </w:p>
    <w:p w:rsidR="00E97DB8" w:rsidRDefault="00E97DB8" w:rsidP="00E97DB8">
      <w:pPr>
        <w:pStyle w:val="Bullet1square"/>
      </w:pPr>
      <w:r>
        <w:t xml:space="preserve">A new “MULTI_RESTORE_IND” field will be added to the CSM_STATUS_ACTIVITY table to mark the suspension and restore reason codes that are relevant for the multi restore activity. The Reference online screen will be enhanced to display and allow the user to maintain this field. </w:t>
      </w:r>
    </w:p>
    <w:p w:rsidR="00E97DB8" w:rsidRDefault="00E97DB8" w:rsidP="00E97DB8">
      <w:pPr>
        <w:pStyle w:val="Bullet1square"/>
      </w:pPr>
      <w:r>
        <w:t>This new field will be a non-mandatory dropdown field with Yes/No values</w:t>
      </w:r>
    </w:p>
    <w:p w:rsidR="00E97DB8" w:rsidRDefault="00E97DB8" w:rsidP="00E97DB8">
      <w:pPr>
        <w:pStyle w:val="Bullet1square"/>
      </w:pPr>
      <w:r>
        <w:t xml:space="preserve">A new table, </w:t>
      </w:r>
      <w:r w:rsidRPr="005F443D">
        <w:t>“MULTI_RESTORE_ATTR”</w:t>
      </w:r>
      <w:r>
        <w:t>, will define new attributes for each account type and subtype that will be used in CSM during the new Multi Restore from Suspension activity.</w:t>
      </w:r>
    </w:p>
    <w:p w:rsidR="00E97DB8" w:rsidRDefault="00E97DB8" w:rsidP="00E97DB8">
      <w:pPr>
        <w:pStyle w:val="Bullet1square"/>
      </w:pPr>
      <w:r>
        <w:t>The reference application will be enhanced to have a new table and a new reference window that will be used to maintain the entries in the new table.</w:t>
      </w:r>
    </w:p>
    <w:p w:rsidR="00E97DB8" w:rsidRDefault="00E97DB8" w:rsidP="00E97DB8">
      <w:pPr>
        <w:pStyle w:val="Bullet1square"/>
      </w:pPr>
      <w:r>
        <w:t>The new screen will have the following fields:</w:t>
      </w:r>
    </w:p>
    <w:p w:rsidR="00E97DB8" w:rsidRDefault="00E97DB8" w:rsidP="00E97DB8">
      <w:pPr>
        <w:pStyle w:val="Bullet2round"/>
      </w:pPr>
      <w:r>
        <w:t>Account Type: This field will be a mandatory dropdown with values from</w:t>
      </w:r>
      <w:r w:rsidRPr="006B1F3A">
        <w:t xml:space="preserve"> </w:t>
      </w:r>
      <w:r>
        <w:t xml:space="preserve">the ACCOUNT_TYPE table.  </w:t>
      </w:r>
    </w:p>
    <w:p w:rsidR="00E97DB8" w:rsidRDefault="00E97DB8" w:rsidP="00E97DB8">
      <w:pPr>
        <w:pStyle w:val="Bullet2round"/>
      </w:pPr>
      <w:r>
        <w:t>Account Sub Type: This field will be a mandatory dropdown with values from the ACCOUNT_TYPE table based on</w:t>
      </w:r>
      <w:r w:rsidRPr="006B1F3A">
        <w:t xml:space="preserve"> </w:t>
      </w:r>
      <w:r>
        <w:t xml:space="preserve">the selected Account Type. </w:t>
      </w:r>
    </w:p>
    <w:p w:rsidR="00E97DB8" w:rsidRDefault="00E97DB8" w:rsidP="00E97DB8">
      <w:pPr>
        <w:pStyle w:val="Bullet2round"/>
      </w:pPr>
      <w:r>
        <w:t xml:space="preserve">Reason Code: This field will be a mandatory dropdown with reason codes eligible for the Multi Restore activity from the CSM_STATUS_ACTIVITY table (“MULTI_RESTORE_IND” = Y). </w:t>
      </w:r>
    </w:p>
    <w:p w:rsidR="00E97DB8" w:rsidRDefault="00E97DB8" w:rsidP="00E97DB8">
      <w:pPr>
        <w:pStyle w:val="Bullet2round"/>
      </w:pPr>
      <w:r w:rsidRPr="0009247C">
        <w:t xml:space="preserve">Charge Code: This field will be populated automatically with </w:t>
      </w:r>
      <w:r>
        <w:t>the c</w:t>
      </w:r>
      <w:r w:rsidRPr="0009247C">
        <w:t xml:space="preserve">harge code associated with the selected reason code from </w:t>
      </w:r>
      <w:r>
        <w:t xml:space="preserve">the </w:t>
      </w:r>
      <w:r w:rsidRPr="0009247C">
        <w:t xml:space="preserve">CSM_STATUS_ACTIVITY table. This field is </w:t>
      </w:r>
      <w:r>
        <w:t>a</w:t>
      </w:r>
      <w:r w:rsidRPr="0009247C">
        <w:t xml:space="preserve"> </w:t>
      </w:r>
      <w:r>
        <w:t>Drop down field and user can select  Charge Code other than the one populated by default with reason code .</w:t>
      </w:r>
    </w:p>
    <w:p w:rsidR="00E97DB8" w:rsidRDefault="00E97DB8" w:rsidP="00E97DB8">
      <w:pPr>
        <w:pStyle w:val="Bullet2round"/>
      </w:pPr>
      <w:r>
        <w:t>Charge Fee: This is an editable non-mandatory field that initially has a value of 0.</w:t>
      </w:r>
    </w:p>
    <w:p w:rsidR="00E97DB8" w:rsidRDefault="00E97DB8" w:rsidP="00E97DB8">
      <w:pPr>
        <w:pStyle w:val="Bullet2round"/>
      </w:pPr>
      <w:r>
        <w:t>HAT No. of Days: This field will be an editable non-mandatory field to define the number of days for Holding Automatic Treatment.</w:t>
      </w:r>
    </w:p>
    <w:p w:rsidR="00EE57FA" w:rsidRDefault="00EE57FA" w:rsidP="00157F41">
      <w:pPr>
        <w:pStyle w:val="Bullet2round"/>
        <w:numPr>
          <w:ilvl w:val="0"/>
          <w:numId w:val="0"/>
        </w:numPr>
        <w:ind w:left="2160"/>
      </w:pPr>
    </w:p>
    <w:p w:rsidR="00EE57FA" w:rsidRDefault="00EE57FA" w:rsidP="00EE57FA">
      <w:pPr>
        <w:pStyle w:val="Heading4"/>
      </w:pPr>
      <w:r>
        <w:lastRenderedPageBreak/>
        <w:t>CSM</w:t>
      </w:r>
    </w:p>
    <w:p w:rsidR="00A27D3D" w:rsidRDefault="00A27D3D" w:rsidP="00A27D3D">
      <w:pPr>
        <w:pStyle w:val="BodyText"/>
      </w:pPr>
      <w:r>
        <w:t>The CSM application will be enhanced as follows:</w:t>
      </w:r>
    </w:p>
    <w:p w:rsidR="00093881" w:rsidRPr="00AC121A" w:rsidRDefault="00093881" w:rsidP="00093881">
      <w:pPr>
        <w:pStyle w:val="Bullet1square"/>
      </w:pPr>
      <w:r w:rsidRPr="00AC121A">
        <w:t>A new “</w:t>
      </w:r>
      <w:r w:rsidRPr="001607B7">
        <w:t>Selective Multi Restore from Suspension</w:t>
      </w:r>
      <w:r w:rsidRPr="00AC121A">
        <w:t xml:space="preserve">” menu </w:t>
      </w:r>
      <w:r>
        <w:t xml:space="preserve">item </w:t>
      </w:r>
      <w:r w:rsidRPr="00AC121A">
        <w:t xml:space="preserve">will be added </w:t>
      </w:r>
      <w:r>
        <w:t>under</w:t>
      </w:r>
      <w:r w:rsidRPr="00AC121A">
        <w:t xml:space="preserve"> the ‘Actions’ menu</w:t>
      </w:r>
      <w:r>
        <w:t xml:space="preserve"> for the BAN window</w:t>
      </w:r>
      <w:r w:rsidRPr="00AC121A">
        <w:t>. This menu will be available to</w:t>
      </w:r>
      <w:r>
        <w:t xml:space="preserve"> both NetCom and </w:t>
      </w:r>
      <w:r w:rsidRPr="00AC121A">
        <w:t>Telia</w:t>
      </w:r>
      <w:r>
        <w:t>,</w:t>
      </w:r>
      <w:r w:rsidRPr="00AC121A">
        <w:t xml:space="preserve"> </w:t>
      </w:r>
      <w:r>
        <w:t>and it will be disabled for NetCom using the security module.</w:t>
      </w:r>
    </w:p>
    <w:p w:rsidR="00093881" w:rsidRDefault="00093881" w:rsidP="00093881">
      <w:pPr>
        <w:pStyle w:val="Bullet1square"/>
      </w:pPr>
      <w:r>
        <w:t xml:space="preserve">This new menu item will be enabled only for BANs which are in Open status. </w:t>
      </w:r>
    </w:p>
    <w:p w:rsidR="00093881" w:rsidRPr="00AC121A" w:rsidRDefault="00093881" w:rsidP="00093881">
      <w:pPr>
        <w:pStyle w:val="Bullet1square"/>
      </w:pPr>
      <w:r>
        <w:t>When the user selects the new</w:t>
      </w:r>
      <w:r w:rsidRPr="00AC121A">
        <w:t xml:space="preserve"> </w:t>
      </w:r>
      <w:r>
        <w:t>“</w:t>
      </w:r>
      <w:r w:rsidRPr="001607B7">
        <w:t>Selective Multi Restore from Suspension</w:t>
      </w:r>
      <w:r>
        <w:t xml:space="preserve">” </w:t>
      </w:r>
      <w:r w:rsidRPr="00AC121A">
        <w:t xml:space="preserve">menu </w:t>
      </w:r>
      <w:r>
        <w:t xml:space="preserve">item under the Actions menu, </w:t>
      </w:r>
      <w:r w:rsidRPr="00AC121A">
        <w:t>a</w:t>
      </w:r>
      <w:r>
        <w:t xml:space="preserve"> new “Multi Restore from Suspension</w:t>
      </w:r>
      <w:r w:rsidRPr="00AC121A">
        <w:t>”</w:t>
      </w:r>
      <w:r>
        <w:t xml:space="preserve"> </w:t>
      </w:r>
      <w:r w:rsidRPr="00AC121A">
        <w:t xml:space="preserve">window will be opened. </w:t>
      </w:r>
      <w:r>
        <w:t xml:space="preserve"> </w:t>
      </w:r>
    </w:p>
    <w:p w:rsidR="00093881" w:rsidRPr="00AC121A" w:rsidRDefault="00093881" w:rsidP="00093881">
      <w:pPr>
        <w:pStyle w:val="Bullet1square"/>
      </w:pPr>
      <w:r w:rsidRPr="00AC121A">
        <w:t xml:space="preserve">The </w:t>
      </w:r>
      <w:r>
        <w:t xml:space="preserve">new </w:t>
      </w:r>
      <w:r w:rsidRPr="00AC121A">
        <w:t>window will have</w:t>
      </w:r>
      <w:r w:rsidRPr="00C57FEC">
        <w:t xml:space="preserve"> </w:t>
      </w:r>
      <w:r>
        <w:t>the</w:t>
      </w:r>
      <w:r w:rsidRPr="00AC121A">
        <w:t xml:space="preserve"> following fields:</w:t>
      </w:r>
    </w:p>
    <w:p w:rsidR="00093881" w:rsidRPr="006E5AF4" w:rsidRDefault="00093881" w:rsidP="00093881">
      <w:pPr>
        <w:pStyle w:val="Bullet2round"/>
      </w:pPr>
      <w:r>
        <w:t xml:space="preserve">Reason Code – The user can select a reason code from a dropdown list that will be displayed based on the data in the new reference table using the BAN’s </w:t>
      </w:r>
      <w:r w:rsidRPr="00AC121A">
        <w:rPr>
          <w:lang w:val="en-GB"/>
        </w:rPr>
        <w:t>account type and account sub type</w:t>
      </w:r>
      <w:r>
        <w:t>.</w:t>
      </w:r>
      <w:r w:rsidRPr="006E5AF4">
        <w:t xml:space="preserve"> </w:t>
      </w:r>
      <w:r>
        <w:t xml:space="preserve"> </w:t>
      </w:r>
    </w:p>
    <w:p w:rsidR="00093881" w:rsidRPr="006E5AF4" w:rsidRDefault="00093881" w:rsidP="00093881">
      <w:pPr>
        <w:pStyle w:val="Bullet2round"/>
      </w:pPr>
      <w:r>
        <w:t>Charge Amount – The amount will be populated automatically based on the chosen reason as it appears in the new reference table.</w:t>
      </w:r>
    </w:p>
    <w:p w:rsidR="00093881" w:rsidRPr="006E5AF4" w:rsidRDefault="00093881" w:rsidP="00093881">
      <w:pPr>
        <w:pStyle w:val="Bullet2round"/>
      </w:pPr>
      <w:r w:rsidRPr="006E5AF4">
        <w:t xml:space="preserve">Waive Charge </w:t>
      </w:r>
      <w:r>
        <w:t>checkbox – This will be unchecked by default.</w:t>
      </w:r>
    </w:p>
    <w:p w:rsidR="00093881" w:rsidRDefault="00093881" w:rsidP="00093881">
      <w:pPr>
        <w:pStyle w:val="Bullet2round"/>
      </w:pPr>
      <w:r>
        <w:t xml:space="preserve">HAT date – This field will be automatically populated based on the </w:t>
      </w:r>
      <w:r w:rsidRPr="006E5AF4">
        <w:t>‘HAT</w:t>
      </w:r>
      <w:r>
        <w:t xml:space="preserve"> Number of Days’ field in the new reference table. If this field has zero days, the HAT date will not be populated (will be empty). </w:t>
      </w:r>
    </w:p>
    <w:p w:rsidR="00093881" w:rsidRDefault="00093881" w:rsidP="00093881">
      <w:pPr>
        <w:pStyle w:val="Bullet2round"/>
        <w:numPr>
          <w:ilvl w:val="0"/>
          <w:numId w:val="0"/>
        </w:numPr>
        <w:ind w:left="2160"/>
      </w:pPr>
      <w:r>
        <w:t xml:space="preserve">Also, if the BAN is already assigned to an agency </w:t>
      </w:r>
      <w:r w:rsidRPr="00A04719">
        <w:t>or already has a future HAT date set</w:t>
      </w:r>
      <w:r>
        <w:t xml:space="preserve">, the HAT date on the screen will not be populated.  </w:t>
      </w:r>
    </w:p>
    <w:p w:rsidR="00093881" w:rsidRDefault="00093881" w:rsidP="00093881">
      <w:pPr>
        <w:pStyle w:val="Bullet2round"/>
        <w:numPr>
          <w:ilvl w:val="0"/>
          <w:numId w:val="0"/>
        </w:numPr>
        <w:ind w:left="2160"/>
      </w:pPr>
      <w:r>
        <w:t>In this case a message will be displayed to the user when opening the new window informing him that the HAT date will not be set.</w:t>
      </w:r>
    </w:p>
    <w:p w:rsidR="00093881" w:rsidRDefault="00093881" w:rsidP="00093881">
      <w:pPr>
        <w:pStyle w:val="Bullet2round"/>
        <w:numPr>
          <w:ilvl w:val="0"/>
          <w:numId w:val="0"/>
        </w:numPr>
        <w:ind w:left="2160"/>
      </w:pPr>
      <w:r>
        <w:t>One of the following messages will be shown based on the reason:</w:t>
      </w:r>
    </w:p>
    <w:p w:rsidR="00093881" w:rsidRPr="00A04719" w:rsidRDefault="00093881" w:rsidP="00093881">
      <w:pPr>
        <w:pStyle w:val="Bullet2round"/>
        <w:numPr>
          <w:ilvl w:val="0"/>
          <w:numId w:val="0"/>
        </w:numPr>
        <w:ind w:left="2160"/>
        <w:rPr>
          <w:i/>
          <w:iCs/>
        </w:rPr>
      </w:pPr>
      <w:r w:rsidRPr="00A04719">
        <w:rPr>
          <w:i/>
          <w:iCs/>
        </w:rPr>
        <w:t>“HAT Date will not be set because the HAT Date is already set for this BAN.”</w:t>
      </w:r>
    </w:p>
    <w:p w:rsidR="00093881" w:rsidRDefault="00093881" w:rsidP="00093881">
      <w:pPr>
        <w:pStyle w:val="Bullet2round"/>
        <w:numPr>
          <w:ilvl w:val="0"/>
          <w:numId w:val="0"/>
        </w:numPr>
        <w:ind w:left="2160"/>
      </w:pPr>
      <w:r w:rsidRPr="00A04719">
        <w:rPr>
          <w:i/>
          <w:iCs/>
        </w:rPr>
        <w:t>“HAT Date will not be set because the BAN is assigned to an agency.”</w:t>
      </w:r>
    </w:p>
    <w:p w:rsidR="00093881" w:rsidRDefault="00093881" w:rsidP="00093881">
      <w:pPr>
        <w:pStyle w:val="Bullet2round"/>
      </w:pPr>
      <w:r>
        <w:t xml:space="preserve">The window will also show the list of suspended subscribers under that BAN that are suspended with a reason code eligible for the Multi Restore activity; that is, a </w:t>
      </w:r>
      <w:r w:rsidRPr="004B61E5">
        <w:rPr>
          <w:lang w:val="en-GB"/>
        </w:rPr>
        <w:t xml:space="preserve">reason that is marked as </w:t>
      </w:r>
      <w:r>
        <w:t>“MULTI_RESTORE_IND” = Y in</w:t>
      </w:r>
      <w:r w:rsidRPr="00C227A2">
        <w:t xml:space="preserve"> </w:t>
      </w:r>
      <w:r>
        <w:t xml:space="preserve">the CSM_STATUS_ACTIVITY table. </w:t>
      </w:r>
    </w:p>
    <w:p w:rsidR="00093881" w:rsidRPr="00093881" w:rsidRDefault="00093881" w:rsidP="00093881">
      <w:pPr>
        <w:pStyle w:val="Bullet2round"/>
      </w:pPr>
      <w:r>
        <w:t>The user can select/deselect multiple subscribers to be restored using the checkbox provided for each subscriber on the list</w:t>
      </w:r>
      <w:r w:rsidRPr="004B61E5">
        <w:rPr>
          <w:lang w:val="en-GB"/>
        </w:rPr>
        <w:t>.</w:t>
      </w:r>
      <w:r>
        <w:rPr>
          <w:lang w:val="en-GB"/>
        </w:rPr>
        <w:t xml:space="preserve"> </w:t>
      </w:r>
    </w:p>
    <w:p w:rsidR="00093881" w:rsidRPr="00093881" w:rsidRDefault="00093881" w:rsidP="00093881">
      <w:pPr>
        <w:pStyle w:val="Bullet2round"/>
      </w:pPr>
      <w:r w:rsidRPr="00093881">
        <w:rPr>
          <w:lang w:val="en-GB"/>
        </w:rPr>
        <w:t>The new window will also have two buttons, one for selecting all the suspended subscribers displayed on the list and another one to de-select all the subscribers. Any subscriber can be manually selected or deselected from the list.</w:t>
      </w:r>
    </w:p>
    <w:p w:rsidR="00093881" w:rsidRDefault="00093881" w:rsidP="00093881">
      <w:pPr>
        <w:pStyle w:val="Bullet2round"/>
        <w:rPr>
          <w:lang w:val="en-GB"/>
        </w:rPr>
      </w:pPr>
      <w:r>
        <w:rPr>
          <w:lang w:val="en-GB"/>
        </w:rPr>
        <w:t>When the user clicks the Restore button, a new service csRsMulSusCtn will be called. This service will internally call the existing Restore Subscriber Tuxedo service.</w:t>
      </w:r>
    </w:p>
    <w:p w:rsidR="00093881" w:rsidRDefault="00093881" w:rsidP="00093881">
      <w:pPr>
        <w:pStyle w:val="Bullet2round"/>
        <w:rPr>
          <w:lang w:val="en-GB"/>
        </w:rPr>
      </w:pPr>
      <w:r>
        <w:rPr>
          <w:lang w:val="en-GB"/>
        </w:rPr>
        <w:lastRenderedPageBreak/>
        <w:t>The new service to handle Restore for multiple subscribers csRsMulSusctn will be called from Online to restore the selected subscribers. The service will be structured as follows:</w:t>
      </w:r>
    </w:p>
    <w:p w:rsidR="00093881" w:rsidRDefault="00093881" w:rsidP="00093881">
      <w:pPr>
        <w:pStyle w:val="Bullet3hollow"/>
        <w:rPr>
          <w:lang w:val="en-GB"/>
        </w:rPr>
      </w:pPr>
      <w:r>
        <w:rPr>
          <w:lang w:val="en-GB"/>
        </w:rPr>
        <w:t>A new input structure will be sent to the service including the new fields for the new window, charge code, charge amount, waive indicator and HAT date.</w:t>
      </w:r>
    </w:p>
    <w:p w:rsidR="00093881" w:rsidRDefault="00093881" w:rsidP="00093881">
      <w:pPr>
        <w:pStyle w:val="Bullet3hollow"/>
        <w:rPr>
          <w:lang w:val="en-GB"/>
        </w:rPr>
      </w:pPr>
      <w:r>
        <w:rPr>
          <w:lang w:val="en-GB"/>
        </w:rPr>
        <w:t xml:space="preserve">The service will internally invoke the existing Restore Tuxedo service csRsSusCtn to restore each subscriber. </w:t>
      </w:r>
    </w:p>
    <w:p w:rsidR="00093881" w:rsidRPr="00093881" w:rsidRDefault="00093881" w:rsidP="00093881">
      <w:pPr>
        <w:pStyle w:val="Bullet3hollow"/>
        <w:rPr>
          <w:lang w:val="en-GB"/>
        </w:rPr>
      </w:pPr>
      <w:r w:rsidRPr="00093881">
        <w:rPr>
          <w:lang w:val="en-GB"/>
        </w:rPr>
        <w:t>The service will call a new function to create the charge and memos and to populate the HAT date.</w:t>
      </w:r>
    </w:p>
    <w:p w:rsidR="00093881" w:rsidRPr="00752224" w:rsidRDefault="00093881" w:rsidP="00093881">
      <w:pPr>
        <w:pStyle w:val="Bullet3hollow"/>
        <w:rPr>
          <w:lang w:val="en-GB"/>
        </w:rPr>
      </w:pPr>
      <w:r>
        <w:rPr>
          <w:lang w:val="en-GB"/>
        </w:rPr>
        <w:t xml:space="preserve">The service will return a new output structure which will contain the count of subscribers restored successfully and the count of subscribers not restored successfully. </w:t>
      </w:r>
    </w:p>
    <w:p w:rsidR="00093881" w:rsidRDefault="00093881" w:rsidP="00093881">
      <w:pPr>
        <w:pStyle w:val="Bullet2round"/>
        <w:rPr>
          <w:lang w:val="en-GB"/>
        </w:rPr>
      </w:pPr>
      <w:r>
        <w:rPr>
          <w:lang w:val="en-GB"/>
        </w:rPr>
        <w:t>CSM Online will use these counts and display following message:</w:t>
      </w:r>
    </w:p>
    <w:p w:rsidR="00093881" w:rsidRPr="00F63ABA" w:rsidRDefault="00093881" w:rsidP="00093881">
      <w:pPr>
        <w:pStyle w:val="Bullet2round"/>
        <w:numPr>
          <w:ilvl w:val="0"/>
          <w:numId w:val="0"/>
        </w:numPr>
        <w:ind w:left="2160"/>
        <w:rPr>
          <w:i/>
          <w:lang w:val="en-GB"/>
        </w:rPr>
      </w:pPr>
      <w:r>
        <w:rPr>
          <w:i/>
          <w:lang w:val="en-GB"/>
        </w:rPr>
        <w:t>“Activity completed. Number of subscribers Restored: %s Failed: %s”</w:t>
      </w:r>
    </w:p>
    <w:p w:rsidR="00093881" w:rsidRDefault="00093881" w:rsidP="00093881">
      <w:pPr>
        <w:pStyle w:val="Bullet2round"/>
        <w:rPr>
          <w:lang w:val="en-GB"/>
        </w:rPr>
      </w:pPr>
      <w:r>
        <w:rPr>
          <w:lang w:val="en-GB"/>
        </w:rPr>
        <w:t>A new function will be developed and called from the Multi Restore Tuxedo service, and will perform the following:</w:t>
      </w:r>
    </w:p>
    <w:p w:rsidR="00093881" w:rsidRDefault="00093881" w:rsidP="00093881">
      <w:pPr>
        <w:pStyle w:val="Bullet3hollow"/>
        <w:rPr>
          <w:lang w:val="en-GB"/>
        </w:rPr>
      </w:pPr>
      <w:r>
        <w:rPr>
          <w:lang w:val="en-GB"/>
        </w:rPr>
        <w:t>The function will check if the charge amount is greater than zero and the waive indicator is not Yes, and will then create a BAN level charge based on the amount sent from the Online.</w:t>
      </w:r>
    </w:p>
    <w:p w:rsidR="00093881" w:rsidRDefault="00093881" w:rsidP="00093881">
      <w:pPr>
        <w:pStyle w:val="Bullet3hollow"/>
        <w:rPr>
          <w:lang w:val="en-GB"/>
        </w:rPr>
      </w:pPr>
      <w:r w:rsidRPr="001568E4">
        <w:rPr>
          <w:lang w:val="en-GB"/>
        </w:rPr>
        <w:t>The function will also check the HAT date that was calculated by the online screen</w:t>
      </w:r>
      <w:r>
        <w:rPr>
          <w:lang w:val="en-GB"/>
        </w:rPr>
        <w:t>.</w:t>
      </w:r>
      <w:r w:rsidRPr="001568E4">
        <w:rPr>
          <w:lang w:val="en-GB"/>
        </w:rPr>
        <w:t xml:space="preserve"> If this date is populated and not empty</w:t>
      </w:r>
      <w:r>
        <w:rPr>
          <w:lang w:val="en-GB"/>
        </w:rPr>
        <w:t>,</w:t>
      </w:r>
      <w:r w:rsidRPr="001568E4">
        <w:rPr>
          <w:lang w:val="en-GB"/>
        </w:rPr>
        <w:t xml:space="preserve"> it means that HAT should be set for this BAN, </w:t>
      </w:r>
      <w:r>
        <w:rPr>
          <w:lang w:val="en-GB"/>
        </w:rPr>
        <w:t>and</w:t>
      </w:r>
      <w:r w:rsidRPr="001568E4">
        <w:rPr>
          <w:lang w:val="en-GB"/>
        </w:rPr>
        <w:t xml:space="preserve"> the system will call an existing </w:t>
      </w:r>
      <w:r>
        <w:rPr>
          <w:lang w:val="en-GB"/>
        </w:rPr>
        <w:t>T</w:t>
      </w:r>
      <w:r w:rsidRPr="001568E4">
        <w:rPr>
          <w:lang w:val="en-GB"/>
        </w:rPr>
        <w:t>uxedo service</w:t>
      </w:r>
      <w:r>
        <w:rPr>
          <w:lang w:val="en-GB"/>
        </w:rPr>
        <w:t>,</w:t>
      </w:r>
      <w:r w:rsidRPr="001568E4">
        <w:rPr>
          <w:lang w:val="en-GB"/>
        </w:rPr>
        <w:t xml:space="preserve"> </w:t>
      </w:r>
      <w:r>
        <w:rPr>
          <w:lang w:val="en-GB"/>
        </w:rPr>
        <w:t xml:space="preserve">clUHldAutoTr, </w:t>
      </w:r>
      <w:r w:rsidRPr="001568E4">
        <w:rPr>
          <w:lang w:val="en-GB"/>
        </w:rPr>
        <w:t>to set the HAT date.</w:t>
      </w:r>
    </w:p>
    <w:p w:rsidR="00093881" w:rsidRDefault="00093881" w:rsidP="00093881">
      <w:pPr>
        <w:pStyle w:val="Bullet3hollow"/>
        <w:rPr>
          <w:lang w:val="en-GB"/>
        </w:rPr>
      </w:pPr>
      <w:r>
        <w:rPr>
          <w:lang w:val="en-GB"/>
        </w:rPr>
        <w:t>This function will also create the following memos:</w:t>
      </w:r>
    </w:p>
    <w:p w:rsidR="00093881" w:rsidRDefault="00093881" w:rsidP="00093881">
      <w:pPr>
        <w:pStyle w:val="Bullet3hollow"/>
        <w:numPr>
          <w:ilvl w:val="3"/>
          <w:numId w:val="4"/>
        </w:numPr>
        <w:rPr>
          <w:lang w:val="en-GB"/>
        </w:rPr>
      </w:pPr>
      <w:r>
        <w:rPr>
          <w:lang w:val="en-GB"/>
        </w:rPr>
        <w:t xml:space="preserve">A </w:t>
      </w:r>
      <w:r w:rsidRPr="003F1C51">
        <w:rPr>
          <w:lang w:val="en-GB"/>
        </w:rPr>
        <w:t>memo will be created for the “Create Charge” using the arCrChg</w:t>
      </w:r>
      <w:r w:rsidRPr="00946C66">
        <w:rPr>
          <w:lang w:val="en-GB"/>
        </w:rPr>
        <w:t xml:space="preserve"> </w:t>
      </w:r>
      <w:r w:rsidRPr="003F1C51">
        <w:rPr>
          <w:lang w:val="en-GB"/>
        </w:rPr>
        <w:t>service. This memo will be created only</w:t>
      </w:r>
      <w:r w:rsidRPr="00FC3E16">
        <w:rPr>
          <w:lang w:val="en-GB"/>
        </w:rPr>
        <w:t xml:space="preserve"> when </w:t>
      </w:r>
      <w:r>
        <w:rPr>
          <w:lang w:val="en-GB"/>
        </w:rPr>
        <w:t xml:space="preserve">a </w:t>
      </w:r>
      <w:r w:rsidRPr="00FC3E16">
        <w:rPr>
          <w:lang w:val="en-GB"/>
        </w:rPr>
        <w:t xml:space="preserve">charge is </w:t>
      </w:r>
      <w:r w:rsidRPr="00752224">
        <w:rPr>
          <w:lang w:val="en-GB"/>
        </w:rPr>
        <w:t xml:space="preserve">created and not waived. The text for this memo will be something like: </w:t>
      </w:r>
      <w:r w:rsidRPr="00752224">
        <w:rPr>
          <w:i/>
          <w:iCs/>
          <w:lang w:val="en-GB"/>
        </w:rPr>
        <w:t>Charge</w:t>
      </w:r>
      <w:r w:rsidRPr="006579EB">
        <w:rPr>
          <w:i/>
          <w:iCs/>
          <w:lang w:val="en-GB"/>
        </w:rPr>
        <w:t xml:space="preserve"> of [amount with two decimals] was created ([reason</w:t>
      </w:r>
      <w:r>
        <w:rPr>
          <w:i/>
          <w:iCs/>
          <w:lang w:val="en-GB"/>
        </w:rPr>
        <w:t xml:space="preserve"> </w:t>
      </w:r>
      <w:r w:rsidRPr="006579EB">
        <w:rPr>
          <w:i/>
          <w:iCs/>
          <w:lang w:val="en-GB"/>
        </w:rPr>
        <w:t>code])</w:t>
      </w:r>
      <w:r>
        <w:rPr>
          <w:i/>
          <w:iCs/>
          <w:lang w:val="en-GB"/>
        </w:rPr>
        <w:t xml:space="preserve"> for multi restore from suspension</w:t>
      </w:r>
      <w:r w:rsidRPr="003F1C51">
        <w:rPr>
          <w:lang w:val="en-GB"/>
        </w:rPr>
        <w:t>.</w:t>
      </w:r>
      <w:r>
        <w:rPr>
          <w:lang w:val="en-GB"/>
        </w:rPr>
        <w:t xml:space="preserve"> </w:t>
      </w:r>
    </w:p>
    <w:p w:rsidR="00093881" w:rsidRDefault="00093881" w:rsidP="00093881">
      <w:pPr>
        <w:pStyle w:val="Bullet3hollow"/>
        <w:numPr>
          <w:ilvl w:val="3"/>
          <w:numId w:val="4"/>
        </w:numPr>
        <w:rPr>
          <w:lang w:val="en-GB"/>
        </w:rPr>
      </w:pPr>
      <w:r w:rsidRPr="00752224">
        <w:rPr>
          <w:lang w:val="en-GB"/>
        </w:rPr>
        <w:t>A new memo will be created for a BAN with text similar to “&lt;count of restored subscribers&gt; Suspended subscribers on BAN &lt;ban&gt; are restored. Reason code: &lt;rsn code&gt; Reason description: &lt;desc&gt; HAT date: &lt;HAT date&gt;.” i.e. “4 Suspended subscribers on BAN 100159946 are restored. Reason code: RC1, Reason description: Customer Request HAT date:</w:t>
      </w:r>
      <w:r w:rsidRPr="001568E4">
        <w:rPr>
          <w:lang w:val="en-GB"/>
        </w:rPr>
        <w:t xml:space="preserve"> 15/3/2013.”  </w:t>
      </w:r>
      <w:r>
        <w:rPr>
          <w:lang w:val="en-GB"/>
        </w:rPr>
        <w:t>T</w:t>
      </w:r>
      <w:r w:rsidRPr="001568E4">
        <w:rPr>
          <w:lang w:val="en-GB"/>
        </w:rPr>
        <w:t>he mmInMemo</w:t>
      </w:r>
      <w:r>
        <w:rPr>
          <w:lang w:val="en-GB"/>
        </w:rPr>
        <w:t xml:space="preserve"> </w:t>
      </w:r>
      <w:r w:rsidRPr="001568E4">
        <w:rPr>
          <w:lang w:val="en-GB"/>
        </w:rPr>
        <w:t xml:space="preserve">memo creation service </w:t>
      </w:r>
      <w:r>
        <w:rPr>
          <w:lang w:val="en-GB"/>
        </w:rPr>
        <w:t xml:space="preserve">will be called for this. </w:t>
      </w:r>
    </w:p>
    <w:p w:rsidR="00093881" w:rsidRDefault="00093881" w:rsidP="00093881">
      <w:pPr>
        <w:pStyle w:val="Bullet3hollow"/>
        <w:numPr>
          <w:ilvl w:val="3"/>
          <w:numId w:val="4"/>
        </w:numPr>
        <w:rPr>
          <w:lang w:val="en-GB"/>
        </w:rPr>
      </w:pPr>
      <w:r w:rsidRPr="00752224">
        <w:rPr>
          <w:lang w:val="en-GB"/>
        </w:rPr>
        <w:t>A memo will be created for all subscribers being restored, as in current practice.</w:t>
      </w:r>
    </w:p>
    <w:p w:rsidR="00AB4946" w:rsidRDefault="00AB4946" w:rsidP="00AB4946">
      <w:pPr>
        <w:pStyle w:val="Bullet2round"/>
      </w:pPr>
      <w:r>
        <w:t>The Add Mass SOC process (</w:t>
      </w:r>
      <w:r w:rsidRPr="00AC121A">
        <w:t>CSMASSOC</w:t>
      </w:r>
      <w:r>
        <w:t>)</w:t>
      </w:r>
      <w:r w:rsidRPr="00AC121A">
        <w:t xml:space="preserve"> job will be modified to allow </w:t>
      </w:r>
      <w:r>
        <w:t>SOC</w:t>
      </w:r>
      <w:r w:rsidRPr="00AC121A">
        <w:t xml:space="preserve"> addition </w:t>
      </w:r>
      <w:r>
        <w:t>to</w:t>
      </w:r>
      <w:r w:rsidRPr="00AC121A">
        <w:t xml:space="preserve"> suspended subscriber</w:t>
      </w:r>
      <w:r>
        <w:t>s.</w:t>
      </w:r>
    </w:p>
    <w:p w:rsidR="00AB4946" w:rsidRDefault="00AB4946" w:rsidP="00AB4946">
      <w:pPr>
        <w:pStyle w:val="Bullet2round"/>
      </w:pPr>
      <w:r w:rsidRPr="00AC121A">
        <w:lastRenderedPageBreak/>
        <w:t>The effective date for th</w:t>
      </w:r>
      <w:r>
        <w:t>e</w:t>
      </w:r>
      <w:r w:rsidRPr="00AC121A">
        <w:t xml:space="preserve"> </w:t>
      </w:r>
      <w:r>
        <w:t>SOCs</w:t>
      </w:r>
      <w:r w:rsidRPr="00AC121A">
        <w:t xml:space="preserve"> in</w:t>
      </w:r>
      <w:r>
        <w:t xml:space="preserve"> the</w:t>
      </w:r>
      <w:r w:rsidRPr="00AC121A">
        <w:t xml:space="preserve"> SERVICE_AGREEMENT and SERVICE_FEATURE</w:t>
      </w:r>
      <w:r>
        <w:t xml:space="preserve"> tables will be the run date of the MASS SOC process</w:t>
      </w:r>
      <w:r w:rsidRPr="00AC121A">
        <w:t>.</w:t>
      </w:r>
    </w:p>
    <w:p w:rsidR="00AB4946" w:rsidRDefault="00AB4946" w:rsidP="00AB4946">
      <w:pPr>
        <w:pStyle w:val="Bullet2round"/>
      </w:pPr>
      <w:r w:rsidRPr="00AC121A">
        <w:t xml:space="preserve">The CSMASSOC </w:t>
      </w:r>
      <w:r>
        <w:t xml:space="preserve">process </w:t>
      </w:r>
      <w:r w:rsidRPr="00AC121A">
        <w:t xml:space="preserve">will be modified </w:t>
      </w:r>
      <w:r>
        <w:t>to</w:t>
      </w:r>
      <w:r w:rsidRPr="00AC121A">
        <w:t xml:space="preserve"> not send the transactions to </w:t>
      </w:r>
      <w:r>
        <w:t xml:space="preserve">provisioning when the subscriber is </w:t>
      </w:r>
      <w:r w:rsidRPr="00AC121A">
        <w:t>suspended.</w:t>
      </w:r>
    </w:p>
    <w:p w:rsidR="00AB4946" w:rsidRDefault="00AB4946" w:rsidP="00AB4946">
      <w:pPr>
        <w:pStyle w:val="Bullet2round"/>
      </w:pPr>
      <w:r>
        <w:t>The process will also create a future request to perform the provisioning</w:t>
      </w:r>
      <w:r w:rsidRPr="00AC121A">
        <w:t>. If the subscriber is suspend</w:t>
      </w:r>
      <w:r>
        <w:t>ed,</w:t>
      </w:r>
      <w:r w:rsidRPr="00AC121A">
        <w:t xml:space="preserve"> </w:t>
      </w:r>
      <w:r>
        <w:t>the</w:t>
      </w:r>
      <w:r w:rsidRPr="00AC121A">
        <w:t xml:space="preserve"> future request will be created with </w:t>
      </w:r>
      <w:r>
        <w:t>the</w:t>
      </w:r>
      <w:r w:rsidRPr="00AC121A">
        <w:t xml:space="preserve"> status ‘HOLD’ and </w:t>
      </w:r>
      <w:r>
        <w:t xml:space="preserve">the </w:t>
      </w:r>
      <w:r w:rsidRPr="00AC121A">
        <w:t xml:space="preserve">date as </w:t>
      </w:r>
      <w:r>
        <w:t>the</w:t>
      </w:r>
      <w:r w:rsidRPr="00AC121A">
        <w:t xml:space="preserve"> activity date so that it will not </w:t>
      </w:r>
      <w:r>
        <w:t>be</w:t>
      </w:r>
      <w:r w:rsidRPr="00AC121A">
        <w:t xml:space="preserve"> processed by </w:t>
      </w:r>
      <w:r>
        <w:t xml:space="preserve">a </w:t>
      </w:r>
      <w:r w:rsidRPr="00AC121A">
        <w:t>future request job.</w:t>
      </w:r>
    </w:p>
    <w:p w:rsidR="00AB4946" w:rsidRDefault="00AB4946" w:rsidP="00AB4946">
      <w:pPr>
        <w:pStyle w:val="Bullet2round"/>
      </w:pPr>
      <w:r w:rsidRPr="00AC121A">
        <w:t>The</w:t>
      </w:r>
      <w:r>
        <w:t xml:space="preserve"> Restore Suspension Tuxedo</w:t>
      </w:r>
      <w:r w:rsidRPr="00AC121A">
        <w:t xml:space="preserve"> service</w:t>
      </w:r>
      <w:r>
        <w:t>,</w:t>
      </w:r>
      <w:r w:rsidRPr="00AC121A">
        <w:t xml:space="preserve"> csRsSusCtn</w:t>
      </w:r>
      <w:r>
        <w:t>,</w:t>
      </w:r>
      <w:r w:rsidRPr="00AC121A">
        <w:t xml:space="preserve"> will be modified to handle the transactions</w:t>
      </w:r>
      <w:r>
        <w:t xml:space="preserve"> that have a status of HOLD</w:t>
      </w:r>
      <w:r w:rsidRPr="00AC121A">
        <w:t xml:space="preserve">. When </w:t>
      </w:r>
      <w:r>
        <w:t xml:space="preserve">a </w:t>
      </w:r>
      <w:r w:rsidRPr="00AC121A">
        <w:t xml:space="preserve">subscriber </w:t>
      </w:r>
      <w:r>
        <w:t>is</w:t>
      </w:r>
      <w:r w:rsidRPr="00AC121A">
        <w:t xml:space="preserve"> restored</w:t>
      </w:r>
      <w:r>
        <w:t>, this service</w:t>
      </w:r>
      <w:r w:rsidRPr="00AC121A">
        <w:t xml:space="preserve"> will check any pending transactions </w:t>
      </w:r>
      <w:r>
        <w:t>with</w:t>
      </w:r>
      <w:r w:rsidRPr="00AC121A">
        <w:t xml:space="preserve"> ‘HOLD’ status in</w:t>
      </w:r>
      <w:r w:rsidRPr="00946C66">
        <w:t xml:space="preserve"> </w:t>
      </w:r>
      <w:r>
        <w:t>the</w:t>
      </w:r>
      <w:r w:rsidRPr="00AC121A">
        <w:t xml:space="preserve"> CSM_FUTURE_REQUEST table. </w:t>
      </w:r>
      <w:r>
        <w:t>If such activities are found,</w:t>
      </w:r>
      <w:r w:rsidRPr="00AC121A">
        <w:t xml:space="preserve"> then the request status will be updated to ‘To be processed’ (‘R’) and </w:t>
      </w:r>
      <w:r>
        <w:t>the</w:t>
      </w:r>
      <w:r w:rsidRPr="00AC121A">
        <w:t xml:space="preserve"> request date will be updated to </w:t>
      </w:r>
      <w:r>
        <w:t>the</w:t>
      </w:r>
      <w:r w:rsidRPr="00AC121A">
        <w:t xml:space="preserve"> restore date.</w:t>
      </w:r>
    </w:p>
    <w:p w:rsidR="00AB4946" w:rsidRDefault="00AB4946" w:rsidP="00AB4946">
      <w:pPr>
        <w:pStyle w:val="Bullet2round"/>
      </w:pPr>
      <w:r>
        <w:t>When the subscriber is cancelled, the HOLD transactions will be deleted.</w:t>
      </w:r>
    </w:p>
    <w:p w:rsidR="00AB4946" w:rsidRPr="00295E38" w:rsidRDefault="00E26194" w:rsidP="00AB4946">
      <w:pPr>
        <w:pStyle w:val="Bullet2round"/>
      </w:pPr>
      <w:r>
        <w:rPr>
          <w:lang w:val="en-GB"/>
        </w:rPr>
        <w:t>In this solution, a Recurring Charge will be levied from the date the service is added and not when it is provisioned</w:t>
      </w:r>
      <w:r w:rsidRPr="00AC121A">
        <w:rPr>
          <w:lang w:val="en-GB"/>
        </w:rPr>
        <w:t>.</w:t>
      </w:r>
      <w:r>
        <w:rPr>
          <w:lang w:val="en-GB"/>
        </w:rPr>
        <w:t xml:space="preserve"> Provisioning will start with the End of Day process</w:t>
      </w:r>
    </w:p>
    <w:p w:rsidR="00AB4946" w:rsidRPr="00295E38" w:rsidRDefault="00AB4946" w:rsidP="00AB4946">
      <w:pPr>
        <w:pStyle w:val="Bullet3hollow"/>
        <w:numPr>
          <w:ilvl w:val="0"/>
          <w:numId w:val="0"/>
        </w:numPr>
        <w:ind w:left="2520" w:hanging="360"/>
      </w:pPr>
    </w:p>
    <w:p w:rsidR="00EE57FA" w:rsidRPr="002B6462" w:rsidRDefault="00EE57FA" w:rsidP="00EE57FA">
      <w:pPr>
        <w:pStyle w:val="Heading3"/>
      </w:pPr>
      <w:bookmarkStart w:id="1293" w:name="_Toc367095422"/>
      <w:r w:rsidRPr="002B6462">
        <w:t>Impact on Other Applications</w:t>
      </w:r>
      <w:bookmarkEnd w:id="1293"/>
    </w:p>
    <w:p w:rsidR="00EE57FA" w:rsidRPr="002B6462" w:rsidRDefault="00EE57FA" w:rsidP="00EE57FA">
      <w:pPr>
        <w:pStyle w:val="BodyText"/>
      </w:pPr>
      <w:r>
        <w:t>N/A</w:t>
      </w:r>
    </w:p>
    <w:p w:rsidR="00EE57FA" w:rsidRPr="002B6462" w:rsidRDefault="00EE57FA" w:rsidP="00EE57FA">
      <w:pPr>
        <w:pStyle w:val="Heading3"/>
      </w:pPr>
      <w:bookmarkStart w:id="1294" w:name="_Toc367095423"/>
      <w:r w:rsidRPr="002B6462">
        <w:t>Collection Assumptions and Constraints</w:t>
      </w:r>
      <w:bookmarkEnd w:id="1294"/>
    </w:p>
    <w:p w:rsidR="00EE57FA" w:rsidRPr="002B6462" w:rsidRDefault="00EE57FA" w:rsidP="00EE57FA">
      <w:pPr>
        <w:pStyle w:val="BodyText"/>
        <w:keepNext/>
        <w:keepLines/>
      </w:pPr>
      <w:r>
        <w:t>N/A</w:t>
      </w:r>
    </w:p>
    <w:p w:rsidR="00EE57FA" w:rsidRPr="002B6462" w:rsidRDefault="00EE57FA" w:rsidP="00EE57FA">
      <w:pPr>
        <w:pStyle w:val="Heading3"/>
      </w:pPr>
      <w:bookmarkStart w:id="1295" w:name="_Toc367095424"/>
      <w:r w:rsidRPr="002B6462">
        <w:t>Implementation, BPT CR, and Training Notes</w:t>
      </w:r>
      <w:bookmarkEnd w:id="1295"/>
    </w:p>
    <w:p w:rsidR="00B22C6E" w:rsidRDefault="00B22C6E" w:rsidP="00EE57FA">
      <w:pPr>
        <w:pStyle w:val="Bullet1square"/>
      </w:pPr>
      <w:r>
        <w:t>BPT No: 2918 – Insert new ONLINE_MESSAGES</w:t>
      </w:r>
    </w:p>
    <w:p w:rsidR="00B22C6E" w:rsidRDefault="00B22C6E" w:rsidP="00EE57FA">
      <w:pPr>
        <w:pStyle w:val="Bullet1square"/>
      </w:pPr>
      <w:r>
        <w:t>BPT No: 2919 – Insert new ONLINE_MESSAGES</w:t>
      </w:r>
    </w:p>
    <w:p w:rsidR="00B22C6E" w:rsidRDefault="00B22C6E" w:rsidP="00EE57FA">
      <w:pPr>
        <w:pStyle w:val="Bullet1square"/>
      </w:pPr>
      <w:r>
        <w:t>BPT No: 2920 – Insert new entry in TABLES_LIST</w:t>
      </w:r>
    </w:p>
    <w:p w:rsidR="00B22C6E" w:rsidRDefault="00B22C6E" w:rsidP="00EE57FA">
      <w:pPr>
        <w:pStyle w:val="Bullet1square"/>
      </w:pPr>
      <w:r>
        <w:t>BPT No: 2921 – Insert new entry in TABLES_LIST</w:t>
      </w:r>
    </w:p>
    <w:p w:rsidR="00B22C6E" w:rsidRDefault="00B22C6E" w:rsidP="00EE57FA">
      <w:pPr>
        <w:pStyle w:val="Bullet1square"/>
      </w:pPr>
      <w:r>
        <w:t>BPT No: 2922 – Insert new entry in MEMO_TYPE</w:t>
      </w:r>
    </w:p>
    <w:p w:rsidR="00B22C6E" w:rsidRDefault="00B22C6E" w:rsidP="00EE57FA">
      <w:pPr>
        <w:pStyle w:val="Bullet1square"/>
      </w:pPr>
      <w:r>
        <w:t>BPT No: 2923 – Insert new entry in MEMO_TYPE</w:t>
      </w:r>
    </w:p>
    <w:p w:rsidR="00B22C6E" w:rsidRDefault="00B22C6E" w:rsidP="00EE57FA">
      <w:pPr>
        <w:pStyle w:val="Bullet1square"/>
      </w:pPr>
      <w:r>
        <w:t>BPT No: 2924 – Insert new entry in CSM_ACTIVITY</w:t>
      </w:r>
    </w:p>
    <w:p w:rsidR="00B22C6E" w:rsidRDefault="00B22C6E" w:rsidP="00EE57FA">
      <w:pPr>
        <w:pStyle w:val="Bullet1square"/>
      </w:pPr>
      <w:r>
        <w:t>BPT No: 2925 – Insert new entry in CSM_ACTIVITY</w:t>
      </w:r>
    </w:p>
    <w:p w:rsidR="00B22C6E" w:rsidRDefault="00B22C6E" w:rsidP="00EE57FA">
      <w:pPr>
        <w:pStyle w:val="Bullet1square"/>
      </w:pPr>
      <w:r>
        <w:t>BPT No: 2932 – Insert new ONLINE_MESSAGES</w:t>
      </w:r>
    </w:p>
    <w:p w:rsidR="00B22C6E" w:rsidRDefault="00B22C6E" w:rsidP="00EE57FA">
      <w:pPr>
        <w:pStyle w:val="Bullet1square"/>
      </w:pPr>
      <w:r>
        <w:t>BPT No: 2933 – Insert new ONLINE_MESSAGES</w:t>
      </w:r>
    </w:p>
    <w:p w:rsidR="00EE57FA" w:rsidRPr="002B6462" w:rsidRDefault="00EE57FA" w:rsidP="00B22C6E">
      <w:pPr>
        <w:pStyle w:val="Bullet1square"/>
        <w:numPr>
          <w:ilvl w:val="0"/>
          <w:numId w:val="0"/>
        </w:numPr>
        <w:ind w:left="1800"/>
      </w:pPr>
    </w:p>
    <w:p w:rsidR="00EE57FA" w:rsidRPr="002B6462" w:rsidRDefault="00EE57FA" w:rsidP="00EE57FA">
      <w:pPr>
        <w:pStyle w:val="Heading3"/>
      </w:pPr>
      <w:bookmarkStart w:id="1296" w:name="_Toc367095425"/>
      <w:r w:rsidRPr="002B6462">
        <w:lastRenderedPageBreak/>
        <w:t>Telia</w:t>
      </w:r>
      <w:r>
        <w:t>/Netcom</w:t>
      </w:r>
      <w:r w:rsidRPr="002B6462">
        <w:t xml:space="preserve"> Responsibility</w:t>
      </w:r>
      <w:bookmarkEnd w:id="1296"/>
    </w:p>
    <w:p w:rsidR="00EE57FA" w:rsidRPr="002B6462" w:rsidRDefault="00807B7F" w:rsidP="00EE57FA">
      <w:pPr>
        <w:pStyle w:val="Bullet1square"/>
        <w:numPr>
          <w:ilvl w:val="0"/>
          <w:numId w:val="0"/>
        </w:numPr>
        <w:ind w:left="1800"/>
      </w:pPr>
      <w:r>
        <w:t>Telia is responsible to update the entries in CSM_STATUS_ACTIVITY and to create new entries in the new MULTI_RESTORE_ATTR table.</w:t>
      </w:r>
    </w:p>
    <w:p w:rsidR="00EE57FA" w:rsidRDefault="00EE57FA" w:rsidP="00EE57FA">
      <w:pPr>
        <w:pStyle w:val="Heading3"/>
      </w:pPr>
      <w:bookmarkStart w:id="1297" w:name="_Toc367095426"/>
      <w:r w:rsidRPr="002B6462">
        <w:t>File and Record Changes</w:t>
      </w:r>
      <w:bookmarkEnd w:id="1297"/>
    </w:p>
    <w:p w:rsidR="00EE57FA" w:rsidRPr="00D94E76" w:rsidRDefault="00EE57FA" w:rsidP="00EE57FA">
      <w:pPr>
        <w:pStyle w:val="BodyText"/>
      </w:pPr>
      <w:r>
        <w:t>N/A</w:t>
      </w:r>
    </w:p>
    <w:p w:rsidR="00EE57FA" w:rsidRPr="002B6462" w:rsidRDefault="00EE57FA" w:rsidP="00EE57FA">
      <w:pPr>
        <w:pStyle w:val="Heading3"/>
      </w:pPr>
      <w:bookmarkStart w:id="1298" w:name="_Toc367095427"/>
      <w:r w:rsidRPr="002B6462">
        <w:t>Database Structural Changes</w:t>
      </w:r>
      <w:bookmarkEnd w:id="1298"/>
    </w:p>
    <w:p w:rsidR="00EE57FA" w:rsidRDefault="00807B7F" w:rsidP="00EE57FA">
      <w:pPr>
        <w:pStyle w:val="Heading4"/>
      </w:pPr>
      <w:r>
        <w:t>CSM_STATUS_ACTIVITY</w:t>
      </w:r>
      <w:r w:rsidR="00EE57FA">
        <w:t xml:space="preserve"> (Modify): </w:t>
      </w:r>
    </w:p>
    <w:p w:rsidR="00EE57FA" w:rsidRDefault="00EE57FA" w:rsidP="00EE57FA">
      <w:pPr>
        <w:pStyle w:val="BodyText"/>
      </w:pPr>
      <w:r>
        <w:t xml:space="preserve">Add a new column: </w:t>
      </w:r>
      <w:r w:rsidR="00807B7F">
        <w:t>MULTI_RESTORE_IND</w:t>
      </w:r>
      <w:r>
        <w:t>.</w:t>
      </w:r>
    </w:p>
    <w:tbl>
      <w:tblPr>
        <w:tblW w:w="8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4"/>
        <w:gridCol w:w="1840"/>
        <w:gridCol w:w="2140"/>
        <w:gridCol w:w="2087"/>
      </w:tblGrid>
      <w:tr w:rsidR="00EE57FA" w:rsidRPr="00496987" w:rsidTr="00807B7F">
        <w:trPr>
          <w:cantSplit/>
          <w:trHeight w:val="377"/>
          <w:tblHeader/>
        </w:trPr>
        <w:tc>
          <w:tcPr>
            <w:tcW w:w="2294" w:type="dxa"/>
            <w:tcBorders>
              <w:bottom w:val="single" w:sz="12" w:space="0" w:color="auto"/>
              <w:right w:val="single" w:sz="6" w:space="0" w:color="auto"/>
            </w:tcBorders>
            <w:shd w:val="clear" w:color="auto" w:fill="auto"/>
            <w:vAlign w:val="bottom"/>
            <w:hideMark/>
          </w:tcPr>
          <w:p w:rsidR="00EE57FA" w:rsidRPr="00F066C1" w:rsidRDefault="00EE57FA" w:rsidP="00A27D3D">
            <w:pPr>
              <w:pStyle w:val="TableHeader"/>
              <w:rPr>
                <w:lang w:val="en-GB"/>
              </w:rPr>
            </w:pPr>
            <w:r>
              <w:tab/>
            </w:r>
            <w:r w:rsidRPr="00F066C1">
              <w:rPr>
                <w:lang w:val="en-GB"/>
              </w:rPr>
              <w:t>Field Name</w:t>
            </w:r>
          </w:p>
        </w:tc>
        <w:tc>
          <w:tcPr>
            <w:tcW w:w="1840" w:type="dxa"/>
            <w:tcBorders>
              <w:left w:val="single" w:sz="6" w:space="0" w:color="auto"/>
              <w:bottom w:val="single" w:sz="12" w:space="0" w:color="auto"/>
              <w:right w:val="single" w:sz="6" w:space="0" w:color="auto"/>
            </w:tcBorders>
            <w:shd w:val="clear" w:color="auto" w:fill="auto"/>
            <w:noWrap/>
            <w:vAlign w:val="bottom"/>
            <w:hideMark/>
          </w:tcPr>
          <w:p w:rsidR="00EE57FA" w:rsidRPr="00F066C1" w:rsidRDefault="00EE57FA" w:rsidP="00A27D3D">
            <w:pPr>
              <w:pStyle w:val="TableHeader"/>
              <w:rPr>
                <w:lang w:val="en-GB"/>
              </w:rPr>
            </w:pPr>
            <w:r w:rsidRPr="00F066C1">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hideMark/>
          </w:tcPr>
          <w:p w:rsidR="00EE57FA" w:rsidRPr="00F066C1" w:rsidRDefault="00EE57FA" w:rsidP="00A27D3D">
            <w:pPr>
              <w:pStyle w:val="TableHeader"/>
              <w:rPr>
                <w:lang w:val="en-GB"/>
              </w:rPr>
            </w:pPr>
            <w:r w:rsidRPr="00F066C1">
              <w:rPr>
                <w:lang w:val="en-GB"/>
              </w:rPr>
              <w:t>PK/NN/FK</w:t>
            </w:r>
          </w:p>
        </w:tc>
        <w:tc>
          <w:tcPr>
            <w:tcW w:w="2087" w:type="dxa"/>
            <w:tcBorders>
              <w:left w:val="single" w:sz="6" w:space="0" w:color="auto"/>
              <w:bottom w:val="single" w:sz="12" w:space="0" w:color="auto"/>
            </w:tcBorders>
            <w:shd w:val="clear" w:color="auto" w:fill="auto"/>
            <w:noWrap/>
            <w:vAlign w:val="bottom"/>
            <w:hideMark/>
          </w:tcPr>
          <w:p w:rsidR="00EE57FA" w:rsidRPr="00F066C1" w:rsidRDefault="00EE57FA" w:rsidP="00A27D3D">
            <w:pPr>
              <w:pStyle w:val="TableHeader"/>
              <w:rPr>
                <w:lang w:val="en-GB"/>
              </w:rPr>
            </w:pPr>
            <w:r w:rsidRPr="00F066C1">
              <w:rPr>
                <w:lang w:val="en-GB"/>
              </w:rPr>
              <w:t>Description</w:t>
            </w:r>
          </w:p>
        </w:tc>
      </w:tr>
      <w:tr w:rsidR="00EE57FA" w:rsidRPr="00496987" w:rsidTr="00807B7F">
        <w:trPr>
          <w:cantSplit/>
          <w:trHeight w:val="485"/>
        </w:trPr>
        <w:tc>
          <w:tcPr>
            <w:tcW w:w="2294" w:type="dxa"/>
            <w:tcBorders>
              <w:top w:val="single" w:sz="12" w:space="0" w:color="auto"/>
            </w:tcBorders>
            <w:shd w:val="clear" w:color="auto" w:fill="auto"/>
            <w:noWrap/>
            <w:hideMark/>
          </w:tcPr>
          <w:p w:rsidR="00EE57FA" w:rsidRPr="00F066C1" w:rsidRDefault="00807B7F" w:rsidP="00A27D3D">
            <w:pPr>
              <w:pStyle w:val="TableBody"/>
              <w:keepNext w:val="0"/>
              <w:keepLines w:val="0"/>
              <w:rPr>
                <w:lang w:val="en-GB"/>
              </w:rPr>
            </w:pPr>
            <w:r>
              <w:t>MULTI_RESTORE_IND</w:t>
            </w:r>
          </w:p>
        </w:tc>
        <w:tc>
          <w:tcPr>
            <w:tcW w:w="1840" w:type="dxa"/>
            <w:tcBorders>
              <w:top w:val="single" w:sz="12" w:space="0" w:color="auto"/>
            </w:tcBorders>
            <w:shd w:val="clear" w:color="auto" w:fill="auto"/>
            <w:noWrap/>
            <w:hideMark/>
          </w:tcPr>
          <w:p w:rsidR="00EE57FA" w:rsidRPr="00F066C1" w:rsidRDefault="00EE57FA" w:rsidP="00A27D3D">
            <w:pPr>
              <w:pStyle w:val="TableBody"/>
              <w:keepNext w:val="0"/>
              <w:keepLines w:val="0"/>
              <w:rPr>
                <w:lang w:val="en-GB"/>
              </w:rPr>
            </w:pPr>
            <w:r>
              <w:rPr>
                <w:lang w:val="en-GB"/>
              </w:rPr>
              <w:t>Char(1)</w:t>
            </w:r>
          </w:p>
        </w:tc>
        <w:tc>
          <w:tcPr>
            <w:tcW w:w="2140" w:type="dxa"/>
            <w:tcBorders>
              <w:top w:val="single" w:sz="12" w:space="0" w:color="auto"/>
            </w:tcBorders>
            <w:shd w:val="clear" w:color="auto" w:fill="auto"/>
            <w:noWrap/>
            <w:hideMark/>
          </w:tcPr>
          <w:p w:rsidR="00EE57FA" w:rsidRPr="00F066C1" w:rsidRDefault="00EE57FA" w:rsidP="00A27D3D">
            <w:pPr>
              <w:pStyle w:val="TableBody"/>
              <w:keepNext w:val="0"/>
              <w:keepLines w:val="0"/>
              <w:rPr>
                <w:lang w:val="en-GB"/>
              </w:rPr>
            </w:pPr>
          </w:p>
        </w:tc>
        <w:tc>
          <w:tcPr>
            <w:tcW w:w="2087" w:type="dxa"/>
            <w:tcBorders>
              <w:top w:val="single" w:sz="12" w:space="0" w:color="auto"/>
            </w:tcBorders>
            <w:shd w:val="clear" w:color="auto" w:fill="auto"/>
            <w:noWrap/>
            <w:hideMark/>
          </w:tcPr>
          <w:p w:rsidR="00EE57FA" w:rsidRPr="00F066C1" w:rsidRDefault="00807B7F" w:rsidP="00A27D3D">
            <w:pPr>
              <w:pStyle w:val="TableBody"/>
              <w:keepNext w:val="0"/>
              <w:keepLines w:val="0"/>
              <w:rPr>
                <w:lang w:val="en-GB"/>
              </w:rPr>
            </w:pPr>
            <w:r w:rsidRPr="00781545">
              <w:rPr>
                <w:lang w:val="en-GB"/>
              </w:rPr>
              <w:t>Multi Restore Indicator</w:t>
            </w:r>
          </w:p>
        </w:tc>
      </w:tr>
    </w:tbl>
    <w:p w:rsidR="004D176E" w:rsidRDefault="004D176E" w:rsidP="004D176E">
      <w:pPr>
        <w:pStyle w:val="Heading4"/>
        <w:numPr>
          <w:ilvl w:val="0"/>
          <w:numId w:val="0"/>
        </w:numPr>
        <w:ind w:left="2880"/>
      </w:pPr>
    </w:p>
    <w:p w:rsidR="00807B7F" w:rsidRDefault="00807B7F" w:rsidP="00807B7F">
      <w:pPr>
        <w:pStyle w:val="Heading4"/>
      </w:pPr>
      <w:r>
        <w:t>MULTI_RESTORE_ATTR (</w:t>
      </w:r>
      <w:r w:rsidR="00AA67BA">
        <w:t>New</w:t>
      </w:r>
      <w:r>
        <w:t xml:space="preserve">): </w:t>
      </w:r>
    </w:p>
    <w:p w:rsidR="00807B7F" w:rsidRDefault="00807B7F" w:rsidP="00807B7F">
      <w:pPr>
        <w:pStyle w:val="BodyText"/>
      </w:pPr>
      <w:r>
        <w:t xml:space="preserve">Add a new </w:t>
      </w:r>
      <w:r w:rsidR="000250FC">
        <w:t>reference table:</w:t>
      </w:r>
    </w:p>
    <w:tbl>
      <w:tblPr>
        <w:tblW w:w="8339"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1840"/>
        <w:gridCol w:w="2140"/>
        <w:gridCol w:w="2087"/>
      </w:tblGrid>
      <w:tr w:rsidR="00807B7F" w:rsidRPr="00496987" w:rsidTr="000250FC">
        <w:trPr>
          <w:cantSplit/>
          <w:trHeight w:val="377"/>
          <w:tblHeader/>
        </w:trPr>
        <w:tc>
          <w:tcPr>
            <w:tcW w:w="2272" w:type="dxa"/>
            <w:tcBorders>
              <w:bottom w:val="single" w:sz="12" w:space="0" w:color="auto"/>
              <w:right w:val="single" w:sz="6" w:space="0" w:color="auto"/>
            </w:tcBorders>
            <w:shd w:val="clear" w:color="auto" w:fill="auto"/>
            <w:vAlign w:val="bottom"/>
            <w:hideMark/>
          </w:tcPr>
          <w:p w:rsidR="00807B7F" w:rsidRPr="00F066C1" w:rsidRDefault="00807B7F" w:rsidP="009443D2">
            <w:pPr>
              <w:pStyle w:val="TableHeader"/>
              <w:rPr>
                <w:lang w:val="en-GB"/>
              </w:rPr>
            </w:pPr>
            <w:r>
              <w:tab/>
            </w:r>
            <w:r w:rsidRPr="00F066C1">
              <w:rPr>
                <w:lang w:val="en-GB"/>
              </w:rPr>
              <w:t>Field Name</w:t>
            </w:r>
          </w:p>
        </w:tc>
        <w:tc>
          <w:tcPr>
            <w:tcW w:w="1840" w:type="dxa"/>
            <w:tcBorders>
              <w:left w:val="single" w:sz="6" w:space="0" w:color="auto"/>
              <w:bottom w:val="single" w:sz="12" w:space="0" w:color="auto"/>
              <w:right w:val="single" w:sz="6" w:space="0" w:color="auto"/>
            </w:tcBorders>
            <w:shd w:val="clear" w:color="auto" w:fill="auto"/>
            <w:noWrap/>
            <w:vAlign w:val="bottom"/>
            <w:hideMark/>
          </w:tcPr>
          <w:p w:rsidR="00807B7F" w:rsidRPr="00F066C1" w:rsidRDefault="00807B7F" w:rsidP="009443D2">
            <w:pPr>
              <w:pStyle w:val="TableHeader"/>
              <w:rPr>
                <w:lang w:val="en-GB"/>
              </w:rPr>
            </w:pPr>
            <w:r w:rsidRPr="00F066C1">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hideMark/>
          </w:tcPr>
          <w:p w:rsidR="00807B7F" w:rsidRPr="00F066C1" w:rsidRDefault="00807B7F" w:rsidP="009443D2">
            <w:pPr>
              <w:pStyle w:val="TableHeader"/>
              <w:rPr>
                <w:lang w:val="en-GB"/>
              </w:rPr>
            </w:pPr>
            <w:r w:rsidRPr="00F066C1">
              <w:rPr>
                <w:lang w:val="en-GB"/>
              </w:rPr>
              <w:t>PK/NN/FK</w:t>
            </w:r>
          </w:p>
        </w:tc>
        <w:tc>
          <w:tcPr>
            <w:tcW w:w="2087" w:type="dxa"/>
            <w:tcBorders>
              <w:left w:val="single" w:sz="6" w:space="0" w:color="auto"/>
              <w:bottom w:val="single" w:sz="12" w:space="0" w:color="auto"/>
            </w:tcBorders>
            <w:shd w:val="clear" w:color="auto" w:fill="auto"/>
            <w:noWrap/>
            <w:vAlign w:val="bottom"/>
            <w:hideMark/>
          </w:tcPr>
          <w:p w:rsidR="00807B7F" w:rsidRPr="00F066C1" w:rsidRDefault="00807B7F" w:rsidP="009443D2">
            <w:pPr>
              <w:pStyle w:val="TableHeader"/>
              <w:rPr>
                <w:lang w:val="en-GB"/>
              </w:rPr>
            </w:pPr>
            <w:r w:rsidRPr="00F066C1">
              <w:rPr>
                <w:lang w:val="en-GB"/>
              </w:rPr>
              <w:t>Description</w:t>
            </w:r>
          </w:p>
        </w:tc>
      </w:tr>
      <w:tr w:rsidR="00807B7F" w:rsidRPr="00496987" w:rsidTr="000250FC">
        <w:trPr>
          <w:cantSplit/>
          <w:trHeight w:val="485"/>
        </w:trPr>
        <w:tc>
          <w:tcPr>
            <w:tcW w:w="2272" w:type="dxa"/>
            <w:tcBorders>
              <w:top w:val="single" w:sz="12" w:space="0" w:color="auto"/>
              <w:bottom w:val="single" w:sz="12" w:space="0" w:color="auto"/>
            </w:tcBorders>
            <w:shd w:val="clear" w:color="auto" w:fill="auto"/>
            <w:noWrap/>
            <w:hideMark/>
          </w:tcPr>
          <w:p w:rsidR="00807B7F" w:rsidRPr="00F066C1" w:rsidRDefault="00AA67BA" w:rsidP="009443D2">
            <w:pPr>
              <w:pStyle w:val="TableBody"/>
              <w:keepNext w:val="0"/>
              <w:keepLines w:val="0"/>
              <w:rPr>
                <w:lang w:val="en-GB"/>
              </w:rPr>
            </w:pPr>
            <w:r w:rsidRPr="00781545">
              <w:rPr>
                <w:lang w:val="en-GB"/>
              </w:rPr>
              <w:t>ACCOUNT_TYPE</w:t>
            </w:r>
          </w:p>
        </w:tc>
        <w:tc>
          <w:tcPr>
            <w:tcW w:w="1840" w:type="dxa"/>
            <w:tcBorders>
              <w:top w:val="single" w:sz="12" w:space="0" w:color="auto"/>
              <w:bottom w:val="single" w:sz="12" w:space="0" w:color="auto"/>
            </w:tcBorders>
            <w:shd w:val="clear" w:color="auto" w:fill="auto"/>
            <w:noWrap/>
            <w:hideMark/>
          </w:tcPr>
          <w:p w:rsidR="00807B7F" w:rsidRPr="00F066C1" w:rsidRDefault="00807B7F" w:rsidP="009443D2">
            <w:pPr>
              <w:pStyle w:val="TableBody"/>
              <w:keepNext w:val="0"/>
              <w:keepLines w:val="0"/>
              <w:rPr>
                <w:lang w:val="en-GB"/>
              </w:rPr>
            </w:pPr>
            <w:r>
              <w:rPr>
                <w:lang w:val="en-GB"/>
              </w:rPr>
              <w:t>Char(1)</w:t>
            </w:r>
          </w:p>
        </w:tc>
        <w:tc>
          <w:tcPr>
            <w:tcW w:w="2140" w:type="dxa"/>
            <w:tcBorders>
              <w:top w:val="single" w:sz="12" w:space="0" w:color="auto"/>
              <w:bottom w:val="single" w:sz="12" w:space="0" w:color="auto"/>
            </w:tcBorders>
            <w:shd w:val="clear" w:color="auto" w:fill="auto"/>
            <w:noWrap/>
            <w:hideMark/>
          </w:tcPr>
          <w:p w:rsidR="00807B7F" w:rsidRPr="00F066C1" w:rsidRDefault="00AA67BA" w:rsidP="009443D2">
            <w:pPr>
              <w:pStyle w:val="TableBody"/>
              <w:keepNext w:val="0"/>
              <w:keepLines w:val="0"/>
              <w:rPr>
                <w:lang w:val="en-GB"/>
              </w:rPr>
            </w:pPr>
            <w:r>
              <w:rPr>
                <w:lang w:val="en-GB"/>
              </w:rPr>
              <w:t>PK</w:t>
            </w:r>
          </w:p>
        </w:tc>
        <w:tc>
          <w:tcPr>
            <w:tcW w:w="2087" w:type="dxa"/>
            <w:tcBorders>
              <w:top w:val="single" w:sz="12" w:space="0" w:color="auto"/>
              <w:bottom w:val="single" w:sz="12" w:space="0" w:color="auto"/>
            </w:tcBorders>
            <w:shd w:val="clear" w:color="auto" w:fill="auto"/>
            <w:noWrap/>
            <w:hideMark/>
          </w:tcPr>
          <w:p w:rsidR="00807B7F" w:rsidRPr="00F066C1" w:rsidRDefault="00AA67BA" w:rsidP="009443D2">
            <w:pPr>
              <w:pStyle w:val="TableBody"/>
              <w:keepNext w:val="0"/>
              <w:keepLines w:val="0"/>
              <w:rPr>
                <w:lang w:val="en-GB"/>
              </w:rPr>
            </w:pPr>
            <w:r>
              <w:rPr>
                <w:lang w:val="en-GB"/>
              </w:rPr>
              <w:t>Account type</w:t>
            </w:r>
          </w:p>
        </w:tc>
      </w:tr>
      <w:tr w:rsidR="00AA67BA" w:rsidRPr="00496987" w:rsidTr="000250FC">
        <w:trPr>
          <w:cantSplit/>
          <w:trHeight w:val="485"/>
        </w:trPr>
        <w:tc>
          <w:tcPr>
            <w:tcW w:w="2272" w:type="dxa"/>
            <w:tcBorders>
              <w:top w:val="single" w:sz="12" w:space="0" w:color="auto"/>
              <w:bottom w:val="single" w:sz="12" w:space="0" w:color="auto"/>
            </w:tcBorders>
            <w:shd w:val="clear" w:color="auto" w:fill="auto"/>
            <w:noWrap/>
          </w:tcPr>
          <w:p w:rsidR="00AA67BA" w:rsidRPr="00781545" w:rsidRDefault="00AA67BA" w:rsidP="009443D2">
            <w:pPr>
              <w:pStyle w:val="TableBody"/>
              <w:keepNext w:val="0"/>
              <w:keepLines w:val="0"/>
              <w:rPr>
                <w:lang w:val="en-GB"/>
              </w:rPr>
            </w:pPr>
            <w:r w:rsidRPr="00781545">
              <w:rPr>
                <w:lang w:val="en-GB"/>
              </w:rPr>
              <w:t>ACCOUNT_SUB_TYPE</w:t>
            </w:r>
          </w:p>
        </w:tc>
        <w:tc>
          <w:tcPr>
            <w:tcW w:w="18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CHAR(2)</w:t>
            </w:r>
          </w:p>
        </w:tc>
        <w:tc>
          <w:tcPr>
            <w:tcW w:w="21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PK</w:t>
            </w:r>
          </w:p>
        </w:tc>
        <w:tc>
          <w:tcPr>
            <w:tcW w:w="2087"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Account sub type</w:t>
            </w:r>
          </w:p>
        </w:tc>
      </w:tr>
      <w:tr w:rsidR="00AA67BA" w:rsidRPr="00496987" w:rsidTr="000250FC">
        <w:trPr>
          <w:cantSplit/>
          <w:trHeight w:val="485"/>
        </w:trPr>
        <w:tc>
          <w:tcPr>
            <w:tcW w:w="2272" w:type="dxa"/>
            <w:tcBorders>
              <w:top w:val="single" w:sz="12" w:space="0" w:color="auto"/>
              <w:bottom w:val="single" w:sz="12" w:space="0" w:color="auto"/>
            </w:tcBorders>
            <w:shd w:val="clear" w:color="auto" w:fill="auto"/>
            <w:noWrap/>
          </w:tcPr>
          <w:p w:rsidR="00AA67BA" w:rsidRPr="00781545" w:rsidRDefault="00AA67BA" w:rsidP="009443D2">
            <w:pPr>
              <w:pStyle w:val="TableBody"/>
              <w:keepNext w:val="0"/>
              <w:keepLines w:val="0"/>
              <w:rPr>
                <w:lang w:val="en-GB"/>
              </w:rPr>
            </w:pPr>
            <w:r w:rsidRPr="00781545">
              <w:rPr>
                <w:lang w:val="en-GB"/>
              </w:rPr>
              <w:t>REASON_CODE</w:t>
            </w:r>
          </w:p>
        </w:tc>
        <w:tc>
          <w:tcPr>
            <w:tcW w:w="18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CHAR(4)</w:t>
            </w:r>
          </w:p>
        </w:tc>
        <w:tc>
          <w:tcPr>
            <w:tcW w:w="21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PK</w:t>
            </w:r>
          </w:p>
        </w:tc>
        <w:tc>
          <w:tcPr>
            <w:tcW w:w="2087"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Activity reason code</w:t>
            </w:r>
          </w:p>
        </w:tc>
      </w:tr>
      <w:tr w:rsidR="00AA67BA" w:rsidRPr="00496987" w:rsidTr="000250FC">
        <w:trPr>
          <w:cantSplit/>
          <w:trHeight w:val="485"/>
        </w:trPr>
        <w:tc>
          <w:tcPr>
            <w:tcW w:w="2272" w:type="dxa"/>
            <w:tcBorders>
              <w:top w:val="single" w:sz="12" w:space="0" w:color="auto"/>
              <w:bottom w:val="single" w:sz="12" w:space="0" w:color="auto"/>
            </w:tcBorders>
            <w:shd w:val="clear" w:color="auto" w:fill="auto"/>
            <w:noWrap/>
          </w:tcPr>
          <w:p w:rsidR="00AA67BA" w:rsidRPr="00781545" w:rsidRDefault="00AA67BA" w:rsidP="009443D2">
            <w:pPr>
              <w:pStyle w:val="TableBody"/>
              <w:keepNext w:val="0"/>
              <w:keepLines w:val="0"/>
              <w:rPr>
                <w:lang w:val="en-GB"/>
              </w:rPr>
            </w:pPr>
            <w:r>
              <w:rPr>
                <w:lang w:val="en-GB"/>
              </w:rPr>
              <w:t>Control fields</w:t>
            </w:r>
          </w:p>
        </w:tc>
        <w:tc>
          <w:tcPr>
            <w:tcW w:w="18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p>
        </w:tc>
        <w:tc>
          <w:tcPr>
            <w:tcW w:w="21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p>
        </w:tc>
        <w:tc>
          <w:tcPr>
            <w:tcW w:w="2087"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p>
        </w:tc>
      </w:tr>
      <w:tr w:rsidR="00AA67BA" w:rsidRPr="00496987" w:rsidTr="000250FC">
        <w:trPr>
          <w:cantSplit/>
          <w:trHeight w:val="485"/>
        </w:trPr>
        <w:tc>
          <w:tcPr>
            <w:tcW w:w="2272"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sidRPr="00781545">
              <w:rPr>
                <w:lang w:val="en-GB"/>
              </w:rPr>
              <w:t>CHARGE_CODE</w:t>
            </w:r>
          </w:p>
        </w:tc>
        <w:tc>
          <w:tcPr>
            <w:tcW w:w="18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CHAR(6)</w:t>
            </w:r>
          </w:p>
        </w:tc>
        <w:tc>
          <w:tcPr>
            <w:tcW w:w="21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p>
        </w:tc>
        <w:tc>
          <w:tcPr>
            <w:tcW w:w="2087"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Charge code</w:t>
            </w:r>
          </w:p>
        </w:tc>
      </w:tr>
      <w:tr w:rsidR="00AA67BA" w:rsidRPr="00496987" w:rsidTr="000250FC">
        <w:trPr>
          <w:cantSplit/>
          <w:trHeight w:val="485"/>
        </w:trPr>
        <w:tc>
          <w:tcPr>
            <w:tcW w:w="2272" w:type="dxa"/>
            <w:tcBorders>
              <w:top w:val="single" w:sz="12" w:space="0" w:color="auto"/>
              <w:bottom w:val="single" w:sz="12" w:space="0" w:color="auto"/>
            </w:tcBorders>
            <w:shd w:val="clear" w:color="auto" w:fill="auto"/>
            <w:noWrap/>
          </w:tcPr>
          <w:p w:rsidR="00AA67BA" w:rsidRPr="00781545" w:rsidRDefault="00AA67BA" w:rsidP="009443D2">
            <w:pPr>
              <w:pStyle w:val="TableBody"/>
              <w:keepNext w:val="0"/>
              <w:keepLines w:val="0"/>
              <w:rPr>
                <w:lang w:val="en-GB"/>
              </w:rPr>
            </w:pPr>
            <w:r>
              <w:rPr>
                <w:lang w:val="en-GB"/>
              </w:rPr>
              <w:t>CHARGE_FEE</w:t>
            </w:r>
          </w:p>
        </w:tc>
        <w:tc>
          <w:tcPr>
            <w:tcW w:w="18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NUMBER(11,2)</w:t>
            </w:r>
          </w:p>
        </w:tc>
        <w:tc>
          <w:tcPr>
            <w:tcW w:w="2140"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p>
        </w:tc>
        <w:tc>
          <w:tcPr>
            <w:tcW w:w="2087" w:type="dxa"/>
            <w:tcBorders>
              <w:top w:val="single" w:sz="12" w:space="0" w:color="auto"/>
              <w:bottom w:val="single" w:sz="12" w:space="0" w:color="auto"/>
            </w:tcBorders>
            <w:shd w:val="clear" w:color="auto" w:fill="auto"/>
            <w:noWrap/>
          </w:tcPr>
          <w:p w:rsidR="00AA67BA" w:rsidRDefault="00AA67BA" w:rsidP="009443D2">
            <w:pPr>
              <w:pStyle w:val="TableBody"/>
              <w:keepNext w:val="0"/>
              <w:keepLines w:val="0"/>
              <w:rPr>
                <w:lang w:val="en-GB"/>
              </w:rPr>
            </w:pPr>
            <w:r>
              <w:rPr>
                <w:lang w:val="en-GB"/>
              </w:rPr>
              <w:t>Charge amount</w:t>
            </w:r>
          </w:p>
        </w:tc>
      </w:tr>
      <w:tr w:rsidR="00AA67BA" w:rsidRPr="00496987" w:rsidTr="000250FC">
        <w:trPr>
          <w:cantSplit/>
          <w:trHeight w:val="485"/>
        </w:trPr>
        <w:tc>
          <w:tcPr>
            <w:tcW w:w="2272" w:type="dxa"/>
            <w:tcBorders>
              <w:top w:val="single" w:sz="12" w:space="0" w:color="auto"/>
            </w:tcBorders>
            <w:shd w:val="clear" w:color="auto" w:fill="auto"/>
            <w:noWrap/>
          </w:tcPr>
          <w:p w:rsidR="00AA67BA" w:rsidRDefault="00AA67BA" w:rsidP="009443D2">
            <w:pPr>
              <w:pStyle w:val="TableBody"/>
              <w:keepNext w:val="0"/>
              <w:keepLines w:val="0"/>
              <w:rPr>
                <w:lang w:val="en-GB"/>
              </w:rPr>
            </w:pPr>
            <w:r>
              <w:rPr>
                <w:lang w:val="en-GB"/>
              </w:rPr>
              <w:t>HAT_NO_OF_DAYS</w:t>
            </w:r>
          </w:p>
        </w:tc>
        <w:tc>
          <w:tcPr>
            <w:tcW w:w="1840" w:type="dxa"/>
            <w:tcBorders>
              <w:top w:val="single" w:sz="12" w:space="0" w:color="auto"/>
            </w:tcBorders>
            <w:shd w:val="clear" w:color="auto" w:fill="auto"/>
            <w:noWrap/>
          </w:tcPr>
          <w:p w:rsidR="00AA67BA" w:rsidRDefault="00AA67BA" w:rsidP="009443D2">
            <w:pPr>
              <w:pStyle w:val="TableBody"/>
              <w:keepNext w:val="0"/>
              <w:keepLines w:val="0"/>
              <w:rPr>
                <w:lang w:val="en-GB"/>
              </w:rPr>
            </w:pPr>
            <w:r>
              <w:rPr>
                <w:lang w:val="en-GB"/>
              </w:rPr>
              <w:t>NUMBER(3)</w:t>
            </w:r>
          </w:p>
        </w:tc>
        <w:tc>
          <w:tcPr>
            <w:tcW w:w="2140" w:type="dxa"/>
            <w:tcBorders>
              <w:top w:val="single" w:sz="12" w:space="0" w:color="auto"/>
            </w:tcBorders>
            <w:shd w:val="clear" w:color="auto" w:fill="auto"/>
            <w:noWrap/>
          </w:tcPr>
          <w:p w:rsidR="00AA67BA" w:rsidRDefault="00AA67BA" w:rsidP="009443D2">
            <w:pPr>
              <w:pStyle w:val="TableBody"/>
              <w:keepNext w:val="0"/>
              <w:keepLines w:val="0"/>
              <w:rPr>
                <w:lang w:val="en-GB"/>
              </w:rPr>
            </w:pPr>
          </w:p>
        </w:tc>
        <w:tc>
          <w:tcPr>
            <w:tcW w:w="2087" w:type="dxa"/>
            <w:tcBorders>
              <w:top w:val="single" w:sz="12" w:space="0" w:color="auto"/>
            </w:tcBorders>
            <w:shd w:val="clear" w:color="auto" w:fill="auto"/>
            <w:noWrap/>
          </w:tcPr>
          <w:p w:rsidR="00AA67BA" w:rsidRDefault="00AA67BA" w:rsidP="009443D2">
            <w:pPr>
              <w:pStyle w:val="TableBody"/>
              <w:keepNext w:val="0"/>
              <w:keepLines w:val="0"/>
              <w:rPr>
                <w:lang w:val="en-GB"/>
              </w:rPr>
            </w:pPr>
            <w:r>
              <w:rPr>
                <w:lang w:val="en-GB"/>
              </w:rPr>
              <w:t>Number of days</w:t>
            </w:r>
          </w:p>
        </w:tc>
      </w:tr>
    </w:tbl>
    <w:p w:rsidR="00EE57FA" w:rsidRDefault="00EE57FA" w:rsidP="00EE57FA">
      <w:pPr>
        <w:pStyle w:val="Heading3"/>
      </w:pPr>
      <w:bookmarkStart w:id="1299" w:name="_Toc367095428"/>
      <w:r w:rsidRPr="002B6462">
        <w:t>Test Instruction</w:t>
      </w:r>
      <w:bookmarkEnd w:id="1299"/>
    </w:p>
    <w:p w:rsidR="007F503E" w:rsidRPr="007F503E" w:rsidRDefault="007F503E" w:rsidP="007F503E">
      <w:pPr>
        <w:pStyle w:val="Heading4"/>
      </w:pPr>
      <w:r>
        <w:t>RFT Online</w:t>
      </w:r>
    </w:p>
    <w:p w:rsidR="007F503E" w:rsidRDefault="007F503E" w:rsidP="007F503E">
      <w:pPr>
        <w:pStyle w:val="Bullet1square"/>
      </w:pPr>
      <w:r w:rsidRPr="002A60D9">
        <w:t xml:space="preserve">Perform New and Modify activities on the CSM Status Activity screen with </w:t>
      </w:r>
      <w:r>
        <w:t xml:space="preserve">the </w:t>
      </w:r>
      <w:r w:rsidRPr="002A60D9">
        <w:t xml:space="preserve">new “Restore Multi Suspend” field. </w:t>
      </w:r>
    </w:p>
    <w:p w:rsidR="007F503E" w:rsidRDefault="007F503E" w:rsidP="007F503E">
      <w:pPr>
        <w:pStyle w:val="Bullet1square"/>
      </w:pPr>
      <w:r>
        <w:t>Check that a new screen for the “MULTI_RESTORE_ATTR</w:t>
      </w:r>
      <w:r w:rsidRPr="00C24188">
        <w:t>”</w:t>
      </w:r>
      <w:r>
        <w:t xml:space="preserve"> reference table is visible under </w:t>
      </w:r>
      <w:r w:rsidRPr="00CB2A1A">
        <w:t>the CSM section of the RFT application. Perform Add, Delete and</w:t>
      </w:r>
      <w:r>
        <w:t xml:space="preserve"> Modify activities on the new screen.</w:t>
      </w:r>
    </w:p>
    <w:p w:rsidR="007F503E" w:rsidRDefault="007F503E" w:rsidP="007F503E">
      <w:pPr>
        <w:pStyle w:val="Bullet1square"/>
        <w:numPr>
          <w:ilvl w:val="0"/>
          <w:numId w:val="0"/>
        </w:numPr>
        <w:ind w:left="1800"/>
      </w:pPr>
    </w:p>
    <w:p w:rsidR="007F503E" w:rsidRPr="007F503E" w:rsidRDefault="007F503E" w:rsidP="007F503E">
      <w:pPr>
        <w:pStyle w:val="Heading4"/>
      </w:pPr>
      <w:r>
        <w:lastRenderedPageBreak/>
        <w:t>CSM</w:t>
      </w:r>
    </w:p>
    <w:p w:rsidR="007F503E" w:rsidRDefault="007F503E" w:rsidP="007F503E">
      <w:pPr>
        <w:pStyle w:val="Bullet1square"/>
        <w:numPr>
          <w:ilvl w:val="0"/>
          <w:numId w:val="0"/>
        </w:numPr>
        <w:ind w:left="1800"/>
      </w:pPr>
    </w:p>
    <w:p w:rsidR="007F503E" w:rsidRDefault="007F503E" w:rsidP="007F503E">
      <w:pPr>
        <w:pStyle w:val="Bullet1square"/>
      </w:pPr>
      <w:r>
        <w:t>Check that a new “Multi Restore Suspended Subscribers” menu is visible under the Actions menu on the BAN window.</w:t>
      </w:r>
    </w:p>
    <w:p w:rsidR="007F503E" w:rsidRDefault="007F503E" w:rsidP="007F503E">
      <w:pPr>
        <w:pStyle w:val="Bullet1square"/>
      </w:pPr>
      <w:r>
        <w:t xml:space="preserve">Clicking on the new menu will open a new response window as shown in the above screen shots. </w:t>
      </w:r>
    </w:p>
    <w:p w:rsidR="007F503E" w:rsidRDefault="007F503E" w:rsidP="007F503E">
      <w:pPr>
        <w:pStyle w:val="Bullet1square"/>
      </w:pPr>
      <w:r>
        <w:t>Open a BAN in collection that is also assigned to any agency. Open the Multi Restore window and a message will pop up specifying that the HAT date will not be set as the BAN is already assigned to an agency.</w:t>
      </w:r>
    </w:p>
    <w:p w:rsidR="007F503E" w:rsidRDefault="007F503E" w:rsidP="007F503E">
      <w:pPr>
        <w:pStyle w:val="Bullet1square"/>
      </w:pPr>
      <w:r>
        <w:t xml:space="preserve">Open a BAN that has COL_WAIVER_EXPIRATION_DATE </w:t>
      </w:r>
      <w:r w:rsidRPr="00CB2A1A">
        <w:t>set in the BILLING_ACCOUNT table. Open the Multi Restore</w:t>
      </w:r>
      <w:r>
        <w:t xml:space="preserve"> window, and a message will pop up specifying that the HAT date will not be set since the HAT Expiration date is already set for this BAN.</w:t>
      </w:r>
    </w:p>
    <w:p w:rsidR="007F503E" w:rsidRDefault="007F503E" w:rsidP="007F503E">
      <w:pPr>
        <w:pStyle w:val="Bullet1square"/>
      </w:pPr>
      <w:r w:rsidRPr="00CB2A1A">
        <w:t>Open the Multi Restore window for any open BAN, and the</w:t>
      </w:r>
      <w:r>
        <w:t xml:space="preserve"> HAT Date will be calculated based on the HAT number of days in the new “MULTI_RESTORE_ATTR</w:t>
      </w:r>
      <w:r w:rsidRPr="00C24188">
        <w:t>”</w:t>
      </w:r>
      <w:r w:rsidRPr="00CB394A">
        <w:t xml:space="preserve"> </w:t>
      </w:r>
      <w:r>
        <w:t xml:space="preserve">reference table. </w:t>
      </w:r>
    </w:p>
    <w:p w:rsidR="007F503E" w:rsidRDefault="007F503E" w:rsidP="007F503E">
      <w:pPr>
        <w:pStyle w:val="Bullet1square"/>
      </w:pPr>
      <w:r>
        <w:t>The Reason Code dropdown will only contain the reasons eligible for Multi Restore.</w:t>
      </w:r>
    </w:p>
    <w:p w:rsidR="007F503E" w:rsidRDefault="007F503E" w:rsidP="007F503E">
      <w:pPr>
        <w:pStyle w:val="Bullet1square"/>
      </w:pPr>
      <w:r>
        <w:t>The suspended CTNs, which are suspended with a reason that has MULTI_RESTORE_IND set to ‘Y’ in the CSM_STATUS_ACTIVITY table, will be retrieved.</w:t>
      </w:r>
    </w:p>
    <w:p w:rsidR="007F503E" w:rsidRDefault="007F503E" w:rsidP="007F503E">
      <w:pPr>
        <w:pStyle w:val="Bullet1square"/>
      </w:pPr>
      <w:r>
        <w:t>Upon selecting any reason, its corresponding Charge amount will be populated from the new reference table.</w:t>
      </w:r>
    </w:p>
    <w:p w:rsidR="007F503E" w:rsidRDefault="007F503E" w:rsidP="007F503E">
      <w:pPr>
        <w:pStyle w:val="Bullet1square"/>
      </w:pPr>
      <w:r>
        <w:t>Select single/multi CTNs and, upon pressing Restore, the selected CTNs will be restored successfully.</w:t>
      </w:r>
    </w:p>
    <w:p w:rsidR="000F54BD" w:rsidRPr="009A43B1" w:rsidRDefault="000F54BD" w:rsidP="000F54BD">
      <w:pPr>
        <w:pStyle w:val="Heading2"/>
      </w:pPr>
      <w:bookmarkStart w:id="1300" w:name="_Toc367095429"/>
      <w:r w:rsidRPr="009A43B1">
        <w:t>CR 14</w:t>
      </w:r>
      <w:r w:rsidR="00474621" w:rsidRPr="009A43B1">
        <w:t>62</w:t>
      </w:r>
      <w:r w:rsidRPr="009A43B1">
        <w:t xml:space="preserve"> – </w:t>
      </w:r>
      <w:r w:rsidR="00474621" w:rsidRPr="009A43B1">
        <w:t>Show Reminder Letter to Customer</w:t>
      </w:r>
      <w:bookmarkEnd w:id="1300"/>
      <w:r w:rsidR="00474621" w:rsidRPr="009A43B1">
        <w:t xml:space="preserve"> </w:t>
      </w:r>
    </w:p>
    <w:p w:rsidR="000F54BD" w:rsidRDefault="000F54BD" w:rsidP="000F54BD">
      <w:pPr>
        <w:pStyle w:val="Heading3"/>
      </w:pPr>
      <w:bookmarkStart w:id="1301" w:name="_Toc367095430"/>
      <w:r w:rsidRPr="002B6462">
        <w:t>Requirement Overview</w:t>
      </w:r>
      <w:bookmarkEnd w:id="1301"/>
    </w:p>
    <w:p w:rsidR="000F54BD" w:rsidRPr="00414219" w:rsidRDefault="000F54BD" w:rsidP="000F54BD">
      <w:pPr>
        <w:pStyle w:val="Bullet1square"/>
      </w:pPr>
      <w:r>
        <w:t xml:space="preserve">FR1 - </w:t>
      </w:r>
      <w:r w:rsidR="000A619F">
        <w:t>Chess requires the ability to see the reminder letter which has been sent to the customer.</w:t>
      </w:r>
      <w:r w:rsidR="000A619F" w:rsidRPr="000A619F">
        <w:t xml:space="preserve"> </w:t>
      </w:r>
      <w:r w:rsidR="000A619F">
        <w:t>The information attributes exclusively related to the reminder letter requests for Chess customers will be provided in a new output file</w:t>
      </w:r>
    </w:p>
    <w:p w:rsidR="000F54BD" w:rsidRPr="002B6462" w:rsidRDefault="000F54BD" w:rsidP="000F54BD">
      <w:pPr>
        <w:pStyle w:val="Heading3"/>
      </w:pPr>
      <w:bookmarkStart w:id="1302" w:name="_Toc367095431"/>
      <w:r w:rsidRPr="002B6462">
        <w:t>Market-Specific Notes</w:t>
      </w:r>
      <w:bookmarkEnd w:id="1302"/>
    </w:p>
    <w:p w:rsidR="000F54BD" w:rsidRPr="002B6462" w:rsidRDefault="000F54BD" w:rsidP="00295FB5">
      <w:pPr>
        <w:pStyle w:val="BodyText"/>
      </w:pPr>
      <w:r>
        <w:t xml:space="preserve">This CR is part of Fokus </w:t>
      </w:r>
      <w:r w:rsidR="00295FB5">
        <w:t>customized</w:t>
      </w:r>
      <w:r>
        <w:t xml:space="preserve"> module and is therefore available for</w:t>
      </w:r>
      <w:r w:rsidR="005E78DC">
        <w:t xml:space="preserve"> Netcom only. </w:t>
      </w:r>
    </w:p>
    <w:p w:rsidR="000F54BD" w:rsidRDefault="000F54BD" w:rsidP="000F54BD">
      <w:pPr>
        <w:pStyle w:val="Heading3"/>
      </w:pPr>
      <w:bookmarkStart w:id="1303" w:name="_Toc367095432"/>
      <w:r w:rsidRPr="002B6462">
        <w:t>Existing Functionality</w:t>
      </w:r>
      <w:bookmarkEnd w:id="1303"/>
    </w:p>
    <w:p w:rsidR="000F54BD" w:rsidRPr="00962864" w:rsidRDefault="005E78DC" w:rsidP="000F54BD">
      <w:pPr>
        <w:pStyle w:val="BodyText"/>
      </w:pPr>
      <w:r w:rsidRPr="00260B04">
        <w:t xml:space="preserve">Currently, </w:t>
      </w:r>
      <w:r>
        <w:t>the Letter Production process prepares a generic output file containing letter information for all scheduled requests.</w:t>
      </w:r>
    </w:p>
    <w:p w:rsidR="000F54BD" w:rsidRDefault="000F54BD" w:rsidP="000F54BD">
      <w:pPr>
        <w:pStyle w:val="Heading3"/>
      </w:pPr>
      <w:bookmarkStart w:id="1304" w:name="_Toc367095433"/>
      <w:r w:rsidRPr="002B6462">
        <w:lastRenderedPageBreak/>
        <w:t>Proposed Solution Functional Specifications</w:t>
      </w:r>
      <w:bookmarkEnd w:id="1304"/>
    </w:p>
    <w:p w:rsidR="000F54BD" w:rsidRDefault="00017BC8" w:rsidP="000F54BD">
      <w:pPr>
        <w:pStyle w:val="Heading4"/>
      </w:pPr>
      <w:r>
        <w:t>Letters</w:t>
      </w:r>
      <w:r w:rsidR="000F54BD">
        <w:t xml:space="preserve"> Application</w:t>
      </w:r>
    </w:p>
    <w:p w:rsidR="00017BC8" w:rsidRDefault="00017BC8" w:rsidP="00017BC8">
      <w:pPr>
        <w:pStyle w:val="BodyText"/>
      </w:pPr>
      <w:r>
        <w:t>The Letter application will enhance the Letter Production process as follows:</w:t>
      </w:r>
    </w:p>
    <w:p w:rsidR="00017BC8" w:rsidRDefault="00017BC8" w:rsidP="00017BC8">
      <w:pPr>
        <w:pStyle w:val="Bullet1square"/>
      </w:pPr>
      <w:r>
        <w:t xml:space="preserve">The existing Letter Production batch job, LTRVARSPROD, will be enhanced to create a new output extract file. </w:t>
      </w:r>
    </w:p>
    <w:p w:rsidR="00017BC8" w:rsidRDefault="00017BC8" w:rsidP="00017BC8">
      <w:pPr>
        <w:pStyle w:val="Bullet1square"/>
      </w:pPr>
      <w:r>
        <w:t>The file will include letter request information exclusively for Chess customers.</w:t>
      </w:r>
    </w:p>
    <w:p w:rsidR="00017BC8" w:rsidRDefault="00017BC8" w:rsidP="00017BC8">
      <w:pPr>
        <w:pStyle w:val="Bullet1square"/>
      </w:pPr>
      <w:r>
        <w:t xml:space="preserve">All letter requests matching the production date for Chess customers identified by their account type will be retrieved separately from the LETTER_REQUESTS table. </w:t>
      </w:r>
    </w:p>
    <w:p w:rsidR="00017BC8" w:rsidRDefault="00017BC8" w:rsidP="00017BC8">
      <w:pPr>
        <w:pStyle w:val="Bullet1square"/>
      </w:pPr>
      <w:r>
        <w:t xml:space="preserve">These requests will be written to a new output extract file. </w:t>
      </w:r>
    </w:p>
    <w:p w:rsidR="00017BC8" w:rsidRDefault="00017BC8" w:rsidP="00017BC8">
      <w:pPr>
        <w:pStyle w:val="Bullet1square"/>
      </w:pPr>
      <w:r>
        <w:t xml:space="preserve">The data contents of this file will be separated by the ‘;’ delimiter. </w:t>
      </w:r>
    </w:p>
    <w:p w:rsidR="00017BC8" w:rsidRDefault="00017BC8" w:rsidP="00017BC8">
      <w:pPr>
        <w:pStyle w:val="Bullet1square"/>
      </w:pPr>
      <w:r>
        <w:t>The naming convention of this file will be:</w:t>
      </w:r>
    </w:p>
    <w:p w:rsidR="00017BC8" w:rsidRDefault="00017BC8" w:rsidP="00017BC8">
      <w:pPr>
        <w:pStyle w:val="Bullet2round"/>
        <w:rPr>
          <w:lang w:val="en-GB"/>
        </w:rPr>
      </w:pPr>
      <w:r>
        <w:rPr>
          <w:lang w:val="en-GB"/>
        </w:rPr>
        <w:t>ltr.LTRVARSPROD_CHESS_SPECIAL.$(BATCH_DATE)_$(TIME).layout.txt,</w:t>
      </w:r>
    </w:p>
    <w:p w:rsidR="00017BC8" w:rsidRDefault="00017BC8" w:rsidP="00017BC8">
      <w:pPr>
        <w:pStyle w:val="Bullet2round"/>
        <w:numPr>
          <w:ilvl w:val="0"/>
          <w:numId w:val="0"/>
        </w:numPr>
        <w:ind w:left="2160"/>
        <w:rPr>
          <w:lang w:val="en-GB"/>
        </w:rPr>
      </w:pPr>
      <w:r>
        <w:rPr>
          <w:lang w:val="en-GB"/>
        </w:rPr>
        <w:t xml:space="preserve">Where the BATCH_DATE will have the ‘YYYYMMDD’ format and Time will have the ‘HHMMSS’ format. </w:t>
      </w:r>
    </w:p>
    <w:p w:rsidR="00017BC8" w:rsidRDefault="00017BC8" w:rsidP="00017BC8">
      <w:pPr>
        <w:pStyle w:val="Bullet1square"/>
      </w:pPr>
      <w:r>
        <w:t>The existing output file transmission mechanism will be used to send the new output file.</w:t>
      </w:r>
    </w:p>
    <w:p w:rsidR="00017BC8" w:rsidRDefault="00017BC8" w:rsidP="00017BC8">
      <w:pPr>
        <w:pStyle w:val="Bullet1square"/>
      </w:pPr>
      <w:r>
        <w:t>The file will have the following structure:</w:t>
      </w:r>
    </w:p>
    <w:p w:rsidR="00017BC8" w:rsidRDefault="00017BC8" w:rsidP="00017BC8">
      <w:pPr>
        <w:pStyle w:val="Bullet2round"/>
        <w:rPr>
          <w:lang w:val="en-GB"/>
        </w:rPr>
      </w:pPr>
      <w:r>
        <w:rPr>
          <w:lang w:val="en-GB"/>
        </w:rPr>
        <w:t xml:space="preserve">Header record </w:t>
      </w:r>
    </w:p>
    <w:p w:rsidR="00017BC8" w:rsidRDefault="00017BC8" w:rsidP="00017BC8">
      <w:pPr>
        <w:pStyle w:val="Bullet3hollow"/>
        <w:rPr>
          <w:lang w:val="en-GB"/>
        </w:rPr>
      </w:pPr>
      <w:r>
        <w:rPr>
          <w:lang w:val="en-GB"/>
        </w:rPr>
        <w:t>This will include the total number of letter requests retrieved for Chess customers. It will also include the extract file creation date and time, along with the Total outstanding amount.</w:t>
      </w:r>
    </w:p>
    <w:p w:rsidR="00017BC8" w:rsidRDefault="00017BC8" w:rsidP="00017BC8">
      <w:pPr>
        <w:pStyle w:val="Bullet3hollow"/>
        <w:rPr>
          <w:lang w:val="en-GB"/>
        </w:rPr>
      </w:pPr>
      <w:r>
        <w:rPr>
          <w:lang w:val="en-GB"/>
        </w:rPr>
        <w:t>The Header record will be prefixed with ‘01’.</w:t>
      </w:r>
    </w:p>
    <w:p w:rsidR="00017BC8" w:rsidRDefault="00017BC8" w:rsidP="00017BC8">
      <w:pPr>
        <w:pStyle w:val="Bullet3hollow"/>
        <w:rPr>
          <w:lang w:val="en-GB"/>
        </w:rPr>
      </w:pPr>
      <w:r>
        <w:rPr>
          <w:lang w:val="en-GB"/>
        </w:rPr>
        <w:t>The individual parameters will be separated by ‘;’.</w:t>
      </w:r>
    </w:p>
    <w:p w:rsidR="00017BC8" w:rsidRDefault="00017BC8" w:rsidP="00017BC8">
      <w:pPr>
        <w:pStyle w:val="Bullet3hollow"/>
        <w:rPr>
          <w:lang w:val="en-GB"/>
        </w:rPr>
      </w:pPr>
      <w:r>
        <w:rPr>
          <w:lang w:val="en-GB"/>
        </w:rPr>
        <w:t xml:space="preserve">The parameters will not be enclosed in quotes. </w:t>
      </w:r>
    </w:p>
    <w:p w:rsidR="00017BC8" w:rsidRDefault="00017BC8" w:rsidP="00017BC8">
      <w:pPr>
        <w:pStyle w:val="Bullet2round"/>
        <w:rPr>
          <w:lang w:val="en-GB"/>
        </w:rPr>
      </w:pPr>
      <w:r>
        <w:rPr>
          <w:lang w:val="en-GB"/>
        </w:rPr>
        <w:t>Data records</w:t>
      </w:r>
    </w:p>
    <w:p w:rsidR="00017BC8" w:rsidRDefault="00017BC8" w:rsidP="00017BC8">
      <w:pPr>
        <w:pStyle w:val="Bullet3hollow"/>
        <w:rPr>
          <w:lang w:val="en-GB"/>
        </w:rPr>
      </w:pPr>
      <w:r>
        <w:rPr>
          <w:lang w:val="en-GB"/>
        </w:rPr>
        <w:t>Each letter will have one record for Invoice header.</w:t>
      </w:r>
    </w:p>
    <w:p w:rsidR="00017BC8" w:rsidRDefault="00017BC8" w:rsidP="00017BC8">
      <w:pPr>
        <w:pStyle w:val="Bullet3hollow"/>
        <w:rPr>
          <w:lang w:val="en-GB"/>
        </w:rPr>
      </w:pPr>
      <w:r>
        <w:rPr>
          <w:lang w:val="en-GB"/>
        </w:rPr>
        <w:t xml:space="preserve">Each letter can have multiple records for Invoice details, depending on the number of invoices per letter request. </w:t>
      </w:r>
    </w:p>
    <w:p w:rsidR="00017BC8" w:rsidRDefault="00017BC8" w:rsidP="00017BC8">
      <w:pPr>
        <w:pStyle w:val="Bullet2round"/>
        <w:rPr>
          <w:lang w:val="en-GB"/>
        </w:rPr>
      </w:pPr>
      <w:r>
        <w:rPr>
          <w:lang w:val="en-GB"/>
        </w:rPr>
        <w:t xml:space="preserve">Trailer record – This will contain the number of data records in the file and will be added to the end of the file. </w:t>
      </w:r>
    </w:p>
    <w:p w:rsidR="00017BC8" w:rsidRDefault="00017BC8" w:rsidP="00017BC8">
      <w:pPr>
        <w:pStyle w:val="Bullet1square"/>
      </w:pPr>
      <w:r>
        <w:t>Record type will be added as a prefix for each record:</w:t>
      </w:r>
    </w:p>
    <w:p w:rsidR="00017BC8" w:rsidRDefault="00017BC8" w:rsidP="00017BC8">
      <w:pPr>
        <w:pStyle w:val="Bullet2round"/>
        <w:rPr>
          <w:lang w:val="en-GB"/>
        </w:rPr>
      </w:pPr>
      <w:r>
        <w:rPr>
          <w:lang w:val="en-GB"/>
        </w:rPr>
        <w:t>01 – File Header record</w:t>
      </w:r>
    </w:p>
    <w:p w:rsidR="00017BC8" w:rsidRDefault="00017BC8" w:rsidP="00017BC8">
      <w:pPr>
        <w:pStyle w:val="Bullet2round"/>
        <w:rPr>
          <w:lang w:val="en-GB"/>
        </w:rPr>
      </w:pPr>
      <w:r>
        <w:rPr>
          <w:lang w:val="en-GB"/>
        </w:rPr>
        <w:t>10 – Letter Header record</w:t>
      </w:r>
    </w:p>
    <w:p w:rsidR="00017BC8" w:rsidRDefault="00017BC8" w:rsidP="00017BC8">
      <w:pPr>
        <w:pStyle w:val="Bullet2round"/>
        <w:rPr>
          <w:lang w:val="en-GB"/>
        </w:rPr>
      </w:pPr>
      <w:r>
        <w:rPr>
          <w:lang w:val="en-GB"/>
        </w:rPr>
        <w:t>15 – Invoice details</w:t>
      </w:r>
    </w:p>
    <w:p w:rsidR="00017BC8" w:rsidRDefault="00017BC8" w:rsidP="00017BC8">
      <w:pPr>
        <w:pStyle w:val="Bullet2round"/>
        <w:rPr>
          <w:lang w:val="en-GB"/>
        </w:rPr>
      </w:pPr>
      <w:r>
        <w:rPr>
          <w:lang w:val="en-GB"/>
        </w:rPr>
        <w:t>20 – Old Customer ID</w:t>
      </w:r>
    </w:p>
    <w:p w:rsidR="00017BC8" w:rsidRDefault="00017BC8" w:rsidP="00017BC8">
      <w:pPr>
        <w:pStyle w:val="Bullet2round"/>
        <w:rPr>
          <w:lang w:val="en-GB"/>
        </w:rPr>
      </w:pPr>
      <w:r>
        <w:rPr>
          <w:lang w:val="en-GB"/>
        </w:rPr>
        <w:lastRenderedPageBreak/>
        <w:t>60 – Number of records per letter</w:t>
      </w:r>
    </w:p>
    <w:p w:rsidR="00017BC8" w:rsidRDefault="00017BC8" w:rsidP="00017BC8">
      <w:pPr>
        <w:pStyle w:val="Bullet2round"/>
        <w:rPr>
          <w:lang w:val="en-GB"/>
        </w:rPr>
      </w:pPr>
      <w:r>
        <w:rPr>
          <w:lang w:val="en-GB"/>
        </w:rPr>
        <w:t>99 – File Trailer record</w:t>
      </w:r>
    </w:p>
    <w:p w:rsidR="00017BC8" w:rsidRDefault="00017BC8" w:rsidP="00017BC8">
      <w:pPr>
        <w:pStyle w:val="Bullet1square"/>
      </w:pPr>
      <w:r>
        <w:t>The template of the new output file will be as the attached below:</w:t>
      </w:r>
    </w:p>
    <w:p w:rsidR="00017BC8" w:rsidRDefault="00017BC8" w:rsidP="00017BC8">
      <w:pPr>
        <w:pStyle w:val="Bullet1square"/>
        <w:numPr>
          <w:ilvl w:val="0"/>
          <w:numId w:val="0"/>
        </w:numPr>
        <w:ind w:left="2160"/>
      </w:pPr>
      <w:r>
        <w:object w:dxaOrig="1538" w:dyaOrig="993">
          <v:shape id="_x0000_i1048" type="#_x0000_t75" style="width:77.25pt;height:49.5pt" o:ole="">
            <v:imagedata r:id="rId72" o:title=""/>
          </v:shape>
          <o:OLEObject Type="Embed" ProgID="Package" ShapeID="_x0000_i1048" DrawAspect="Icon" ObjectID="_1442239448" r:id="rId73"/>
        </w:object>
      </w:r>
    </w:p>
    <w:p w:rsidR="00017BC8" w:rsidRDefault="00AC10B1" w:rsidP="00AC10B1">
      <w:pPr>
        <w:pStyle w:val="Bullet1square"/>
      </w:pPr>
      <w:r>
        <w:t>An example of the new output file will be as attached below:</w:t>
      </w:r>
    </w:p>
    <w:p w:rsidR="00AC10B1" w:rsidRPr="00017BC8" w:rsidRDefault="0053404B" w:rsidP="00AC10B1">
      <w:pPr>
        <w:pStyle w:val="Bullet1square"/>
        <w:numPr>
          <w:ilvl w:val="0"/>
          <w:numId w:val="0"/>
        </w:numPr>
        <w:ind w:left="1800"/>
      </w:pPr>
      <w:r>
        <w:object w:dxaOrig="1550" w:dyaOrig="991">
          <v:shape id="_x0000_i1049" type="#_x0000_t75" style="width:77.25pt;height:49.5pt" o:ole="">
            <v:imagedata r:id="rId74" o:title=""/>
          </v:shape>
          <o:OLEObject Type="Embed" ProgID="Package" ShapeID="_x0000_i1049" DrawAspect="Icon" ObjectID="_1442239449" r:id="rId75"/>
        </w:object>
      </w:r>
    </w:p>
    <w:p w:rsidR="000F54BD" w:rsidRPr="002B6462" w:rsidRDefault="000F54BD" w:rsidP="000F54BD">
      <w:pPr>
        <w:pStyle w:val="Heading3"/>
      </w:pPr>
      <w:bookmarkStart w:id="1305" w:name="_Toc367095434"/>
      <w:r w:rsidRPr="002B6462">
        <w:t>Impact on Other Applications</w:t>
      </w:r>
      <w:bookmarkEnd w:id="1305"/>
    </w:p>
    <w:p w:rsidR="000F54BD" w:rsidRPr="002B6462" w:rsidRDefault="000F54BD" w:rsidP="000F54BD">
      <w:pPr>
        <w:pStyle w:val="BodyText"/>
      </w:pPr>
      <w:r>
        <w:t>N/A</w:t>
      </w:r>
    </w:p>
    <w:p w:rsidR="000F54BD" w:rsidRPr="002B6462" w:rsidRDefault="000F54BD" w:rsidP="000F54BD">
      <w:pPr>
        <w:pStyle w:val="Heading3"/>
      </w:pPr>
      <w:bookmarkStart w:id="1306" w:name="_Toc367095435"/>
      <w:r w:rsidRPr="002B6462">
        <w:t>Collection Assumptions and Constraints</w:t>
      </w:r>
      <w:bookmarkEnd w:id="1306"/>
    </w:p>
    <w:p w:rsidR="000F54BD" w:rsidRPr="002B6462" w:rsidRDefault="000F54BD" w:rsidP="000F54BD">
      <w:pPr>
        <w:pStyle w:val="BodyText"/>
        <w:keepNext/>
        <w:keepLines/>
      </w:pPr>
      <w:r>
        <w:t>N/A</w:t>
      </w:r>
    </w:p>
    <w:p w:rsidR="000F54BD" w:rsidRPr="002B6462" w:rsidRDefault="000F54BD" w:rsidP="000F54BD">
      <w:pPr>
        <w:pStyle w:val="Heading3"/>
      </w:pPr>
      <w:bookmarkStart w:id="1307" w:name="_Toc367095436"/>
      <w:r w:rsidRPr="002B6462">
        <w:t>Implementation, BPT CR, and Training Notes</w:t>
      </w:r>
      <w:bookmarkEnd w:id="1307"/>
    </w:p>
    <w:p w:rsidR="000F54BD" w:rsidRDefault="00E254CF" w:rsidP="000F54BD">
      <w:pPr>
        <w:pStyle w:val="Bullet1square"/>
      </w:pPr>
      <w:r>
        <w:t xml:space="preserve">BPT No: 2926 – Insert new entry in LETTER_VARIABLES </w:t>
      </w:r>
    </w:p>
    <w:p w:rsidR="00E254CF" w:rsidRDefault="00E254CF" w:rsidP="000F54BD">
      <w:pPr>
        <w:pStyle w:val="Bullet1square"/>
      </w:pPr>
      <w:r>
        <w:t>BPT No: 2928 – Insert new entry in LETTER_VARIABLE_LINK</w:t>
      </w:r>
    </w:p>
    <w:p w:rsidR="000F54BD" w:rsidRPr="002B6462" w:rsidRDefault="000F54BD" w:rsidP="000F54BD">
      <w:pPr>
        <w:pStyle w:val="Heading3"/>
      </w:pPr>
      <w:bookmarkStart w:id="1308" w:name="_Toc367095437"/>
      <w:r w:rsidRPr="002B6462">
        <w:t>Telia</w:t>
      </w:r>
      <w:r>
        <w:t>/Netcom</w:t>
      </w:r>
      <w:r w:rsidRPr="002B6462">
        <w:t xml:space="preserve"> Responsibility</w:t>
      </w:r>
      <w:bookmarkEnd w:id="1308"/>
    </w:p>
    <w:p w:rsidR="000F54BD" w:rsidRPr="002B6462" w:rsidRDefault="000F54BD" w:rsidP="000F54BD">
      <w:pPr>
        <w:pStyle w:val="Bullet1square"/>
        <w:numPr>
          <w:ilvl w:val="0"/>
          <w:numId w:val="0"/>
        </w:numPr>
        <w:ind w:left="1800"/>
      </w:pPr>
      <w:r>
        <w:t>N/A</w:t>
      </w:r>
    </w:p>
    <w:p w:rsidR="000F54BD" w:rsidRDefault="000F54BD" w:rsidP="000F54BD">
      <w:pPr>
        <w:pStyle w:val="Heading3"/>
      </w:pPr>
      <w:bookmarkStart w:id="1309" w:name="_Toc367095438"/>
      <w:r w:rsidRPr="002B6462">
        <w:t>File and Record Changes</w:t>
      </w:r>
      <w:bookmarkEnd w:id="1309"/>
    </w:p>
    <w:p w:rsidR="000F54BD" w:rsidRPr="00D94E76" w:rsidRDefault="000F54BD" w:rsidP="000F54BD">
      <w:pPr>
        <w:pStyle w:val="BodyText"/>
      </w:pPr>
      <w:r>
        <w:t>N/A</w:t>
      </w:r>
    </w:p>
    <w:p w:rsidR="000F54BD" w:rsidRDefault="000F54BD" w:rsidP="000F54BD">
      <w:pPr>
        <w:pStyle w:val="Heading3"/>
      </w:pPr>
      <w:bookmarkStart w:id="1310" w:name="_Toc367095439"/>
      <w:r w:rsidRPr="002B6462">
        <w:t>Database Structural Changes</w:t>
      </w:r>
      <w:bookmarkEnd w:id="1310"/>
    </w:p>
    <w:p w:rsidR="000C77FB" w:rsidRDefault="000C77FB" w:rsidP="000C77FB">
      <w:pPr>
        <w:pStyle w:val="BodyText"/>
      </w:pPr>
      <w:r>
        <w:t>N/A</w:t>
      </w:r>
    </w:p>
    <w:p w:rsidR="000F54BD" w:rsidRDefault="000F54BD" w:rsidP="000F54BD">
      <w:pPr>
        <w:pStyle w:val="Heading3"/>
      </w:pPr>
      <w:bookmarkStart w:id="1311" w:name="_Toc367095440"/>
      <w:r w:rsidRPr="002B6462">
        <w:t>Test Instruction</w:t>
      </w:r>
      <w:bookmarkEnd w:id="1311"/>
    </w:p>
    <w:p w:rsidR="002216AD" w:rsidRDefault="002216AD" w:rsidP="002216AD">
      <w:pPr>
        <w:pStyle w:val="Bullet1square"/>
      </w:pPr>
      <w:r>
        <w:t xml:space="preserve">Run the LTRVARSPROD job for all letter requests that include both Chess and non-Chess customers. Two output files should be created. Verify that the new output file is created according to the specified structure. Verify that Chess letters are contained in both output files. </w:t>
      </w:r>
    </w:p>
    <w:p w:rsidR="00FE48BE" w:rsidRPr="00D422CA" w:rsidRDefault="00FE48BE" w:rsidP="00FE48BE">
      <w:pPr>
        <w:pStyle w:val="Heading2"/>
      </w:pPr>
      <w:bookmarkStart w:id="1312" w:name="_Toc367095441"/>
      <w:r w:rsidRPr="00D422CA">
        <w:t>CR 14</w:t>
      </w:r>
      <w:r>
        <w:t>65</w:t>
      </w:r>
      <w:r w:rsidRPr="00D422CA">
        <w:t xml:space="preserve"> –</w:t>
      </w:r>
      <w:r>
        <w:t xml:space="preserve"> Provisioning of New Parameters</w:t>
      </w:r>
      <w:bookmarkEnd w:id="1312"/>
      <w:r w:rsidRPr="00D422CA">
        <w:t xml:space="preserve"> </w:t>
      </w:r>
    </w:p>
    <w:p w:rsidR="00FE48BE" w:rsidRDefault="00FE48BE" w:rsidP="00FE48BE">
      <w:pPr>
        <w:pStyle w:val="Heading3"/>
      </w:pPr>
      <w:bookmarkStart w:id="1313" w:name="_Toc367095442"/>
      <w:r w:rsidRPr="002B6462">
        <w:t>Requirement Overview</w:t>
      </w:r>
      <w:bookmarkEnd w:id="1313"/>
    </w:p>
    <w:p w:rsidR="00FE48BE" w:rsidRPr="00ED2BD4" w:rsidRDefault="00FE48BE" w:rsidP="00FE48BE">
      <w:pPr>
        <w:pStyle w:val="Bullet1square"/>
      </w:pPr>
      <w:r>
        <w:t xml:space="preserve">FR1 - </w:t>
      </w:r>
      <w:r w:rsidRPr="00ED2BD4">
        <w:t>When a subscriber is ported between Net</w:t>
      </w:r>
      <w:r>
        <w:t>C</w:t>
      </w:r>
      <w:r w:rsidRPr="00ED2BD4">
        <w:t xml:space="preserve">om and </w:t>
      </w:r>
      <w:r>
        <w:t>s</w:t>
      </w:r>
      <w:r w:rsidRPr="00ED2BD4">
        <w:t xml:space="preserve">ervice </w:t>
      </w:r>
      <w:r>
        <w:t>p</w:t>
      </w:r>
      <w:r w:rsidRPr="00ED2BD4">
        <w:t>roviders</w:t>
      </w:r>
      <w:r>
        <w:t>,</w:t>
      </w:r>
      <w:r w:rsidRPr="00ED2BD4">
        <w:t xml:space="preserve"> it is moved from one BAN to another. In this case, the system is required to send the following new parameters to xIL:</w:t>
      </w:r>
    </w:p>
    <w:p w:rsidR="00FE48BE" w:rsidRPr="00ED2BD4" w:rsidRDefault="00FE48BE" w:rsidP="00FE48BE">
      <w:pPr>
        <w:pStyle w:val="Bullet2round"/>
        <w:rPr>
          <w:lang w:val="en-GB"/>
        </w:rPr>
      </w:pPr>
      <w:r w:rsidRPr="00ED2BD4">
        <w:rPr>
          <w:lang w:val="en-GB"/>
        </w:rPr>
        <w:lastRenderedPageBreak/>
        <w:t>ServiceProviderId  - This is the NP service provider ID of the recipient operator, for example 815 for Net</w:t>
      </w:r>
      <w:r>
        <w:rPr>
          <w:lang w:val="en-GB"/>
        </w:rPr>
        <w:t>C</w:t>
      </w:r>
      <w:r w:rsidRPr="00ED2BD4">
        <w:rPr>
          <w:lang w:val="en-GB"/>
        </w:rPr>
        <w:t>om or 817 for Chess</w:t>
      </w:r>
    </w:p>
    <w:p w:rsidR="00FE48BE" w:rsidRPr="00ED2BD4" w:rsidRDefault="00FE48BE" w:rsidP="00FE48BE">
      <w:pPr>
        <w:pStyle w:val="Bullet2round"/>
        <w:rPr>
          <w:lang w:val="en-GB"/>
        </w:rPr>
      </w:pPr>
      <w:r w:rsidRPr="00ED2BD4">
        <w:rPr>
          <w:lang w:val="en-GB"/>
        </w:rPr>
        <w:t xml:space="preserve">BillCycleID – This is the Billing Cycle Code of the new BAN </w:t>
      </w:r>
      <w:r>
        <w:rPr>
          <w:lang w:val="en-GB"/>
        </w:rPr>
        <w:t>to which</w:t>
      </w:r>
      <w:r w:rsidRPr="00ED2BD4">
        <w:rPr>
          <w:lang w:val="en-GB"/>
        </w:rPr>
        <w:t xml:space="preserve"> the subscriber was moved.</w:t>
      </w:r>
    </w:p>
    <w:p w:rsidR="00FE48BE" w:rsidRDefault="00FE48BE" w:rsidP="00FE48BE">
      <w:pPr>
        <w:pStyle w:val="Bullet2round"/>
        <w:rPr>
          <w:lang w:val="en-GB"/>
        </w:rPr>
      </w:pPr>
      <w:r w:rsidRPr="00ED2BD4">
        <w:rPr>
          <w:lang w:val="en-GB"/>
        </w:rPr>
        <w:t>SubscriberType – Either post</w:t>
      </w:r>
      <w:r>
        <w:rPr>
          <w:lang w:val="en-GB"/>
        </w:rPr>
        <w:t>-</w:t>
      </w:r>
      <w:r w:rsidRPr="00ED2BD4">
        <w:rPr>
          <w:lang w:val="en-GB"/>
        </w:rPr>
        <w:t>paid or prepaid</w:t>
      </w:r>
    </w:p>
    <w:p w:rsidR="00FE48BE" w:rsidRDefault="00FE48BE" w:rsidP="00FE48BE">
      <w:pPr>
        <w:pStyle w:val="Bullet2round"/>
        <w:rPr>
          <w:lang w:val="en-GB"/>
        </w:rPr>
      </w:pPr>
      <w:r>
        <w:rPr>
          <w:lang w:val="en-GB"/>
        </w:rPr>
        <w:t>Ban number</w:t>
      </w:r>
    </w:p>
    <w:p w:rsidR="00FE48BE" w:rsidRDefault="00FE48BE" w:rsidP="00FE48BE">
      <w:pPr>
        <w:pStyle w:val="Bullet2round"/>
        <w:rPr>
          <w:lang w:val="en-GB"/>
        </w:rPr>
      </w:pPr>
      <w:r>
        <w:rPr>
          <w:lang w:val="en-GB"/>
        </w:rPr>
        <w:t>Subscriber ID</w:t>
      </w:r>
    </w:p>
    <w:p w:rsidR="00FE48BE" w:rsidRPr="00ED2BD4" w:rsidRDefault="00FE48BE" w:rsidP="00FE48BE">
      <w:pPr>
        <w:pStyle w:val="Bullet2round"/>
        <w:rPr>
          <w:lang w:val="en-GB"/>
        </w:rPr>
      </w:pPr>
      <w:r>
        <w:rPr>
          <w:lang w:val="en-GB"/>
        </w:rPr>
        <w:t>Primary SIM Number</w:t>
      </w:r>
    </w:p>
    <w:p w:rsidR="00FE48BE" w:rsidRDefault="00FE48BE" w:rsidP="00FE48BE">
      <w:pPr>
        <w:pStyle w:val="Bullet1square"/>
      </w:pPr>
      <w:r>
        <w:t xml:space="preserve">FR2 - </w:t>
      </w:r>
      <w:r w:rsidRPr="00ED2BD4">
        <w:t xml:space="preserve">The </w:t>
      </w:r>
      <w:r>
        <w:t>six</w:t>
      </w:r>
      <w:r w:rsidRPr="00ED2BD4">
        <w:t xml:space="preserve"> parameters </w:t>
      </w:r>
      <w:r>
        <w:t xml:space="preserve">listed </w:t>
      </w:r>
      <w:r w:rsidRPr="00ED2BD4">
        <w:t xml:space="preserve">above </w:t>
      </w:r>
      <w:r>
        <w:t xml:space="preserve">should be sent to switch control (SC) with all the activities that are sending provisioning commands to SC.  </w:t>
      </w:r>
    </w:p>
    <w:p w:rsidR="00FE48BE" w:rsidRPr="00962864" w:rsidRDefault="00FE48BE" w:rsidP="00FE48BE">
      <w:pPr>
        <w:pStyle w:val="Bullet1square"/>
      </w:pPr>
      <w:r>
        <w:t>FR3 – The parameters need to be attached to a new switch feature</w:t>
      </w:r>
    </w:p>
    <w:p w:rsidR="00FE48BE" w:rsidRPr="002B6462" w:rsidRDefault="00FE48BE" w:rsidP="00FE48BE">
      <w:pPr>
        <w:pStyle w:val="Heading3"/>
      </w:pPr>
      <w:bookmarkStart w:id="1314" w:name="_Toc367095443"/>
      <w:r w:rsidRPr="002B6462">
        <w:t>Market-Specific Notes</w:t>
      </w:r>
      <w:bookmarkEnd w:id="1314"/>
    </w:p>
    <w:p w:rsidR="00FE48BE" w:rsidRPr="002B6462" w:rsidRDefault="00FE48BE" w:rsidP="00FE48BE">
      <w:pPr>
        <w:pStyle w:val="BodyText"/>
      </w:pPr>
      <w:r w:rsidRPr="00263478">
        <w:t xml:space="preserve">The item for customization is part of the Fokus </w:t>
      </w:r>
      <w:r>
        <w:t>core</w:t>
      </w:r>
      <w:r w:rsidRPr="00263478">
        <w:t xml:space="preserve"> module, and is therefore available </w:t>
      </w:r>
      <w:r>
        <w:t>to both Netcom and Telia.</w:t>
      </w:r>
    </w:p>
    <w:p w:rsidR="00FE48BE" w:rsidRDefault="00FE48BE" w:rsidP="00FE48BE">
      <w:pPr>
        <w:pStyle w:val="Heading3"/>
      </w:pPr>
      <w:bookmarkStart w:id="1315" w:name="_Toc367095444"/>
      <w:r w:rsidRPr="002B6462">
        <w:t>Existing Functionality</w:t>
      </w:r>
      <w:bookmarkEnd w:id="1315"/>
    </w:p>
    <w:p w:rsidR="00FE48BE" w:rsidRPr="00962864" w:rsidRDefault="00FE48BE" w:rsidP="00FE48BE">
      <w:pPr>
        <w:pStyle w:val="BodyText"/>
      </w:pPr>
      <w:r w:rsidRPr="00263478">
        <w:t xml:space="preserve">Currently, </w:t>
      </w:r>
      <w:r>
        <w:t>none of the above listed parameters is sent to provisioning with a new feature.</w:t>
      </w:r>
    </w:p>
    <w:p w:rsidR="00FE48BE" w:rsidRDefault="00FE48BE" w:rsidP="00FE48BE">
      <w:pPr>
        <w:pStyle w:val="Heading3"/>
      </w:pPr>
      <w:bookmarkStart w:id="1316" w:name="_Toc367095445"/>
      <w:r w:rsidRPr="002B6462">
        <w:t>Proposed Solution Functional Specifications</w:t>
      </w:r>
      <w:bookmarkEnd w:id="1316"/>
    </w:p>
    <w:p w:rsidR="00FE48BE" w:rsidRDefault="00FE48BE" w:rsidP="00FE48BE">
      <w:pPr>
        <w:pStyle w:val="BodyText"/>
      </w:pPr>
      <w:r>
        <w:t xml:space="preserve">CSM will be enhanced to send the ServiceProviderId, BillCycleID, </w:t>
      </w:r>
      <w:r w:rsidRPr="003F6F2A">
        <w:t>SubscriberType</w:t>
      </w:r>
      <w:r>
        <w:t>, BAN Number, subscriber id</w:t>
      </w:r>
      <w:r w:rsidRPr="003F6F2A">
        <w:t xml:space="preserve"> </w:t>
      </w:r>
      <w:r>
        <w:t xml:space="preserve">and SIM number </w:t>
      </w:r>
      <w:r w:rsidRPr="003F6F2A">
        <w:t>parameters to Switch Control (SC); these will be sent as parameters to a new switch feature, which will be defined for this functionality and used hard coded in the CSM to SC interface.</w:t>
      </w:r>
    </w:p>
    <w:p w:rsidR="00FE48BE" w:rsidRDefault="00FE48BE" w:rsidP="00FE48BE">
      <w:pPr>
        <w:pStyle w:val="BodyText"/>
      </w:pPr>
      <w:r>
        <w:t>The parameters will be sent together with any transaction that is currently sent, except in the case of change billing cycle, where a new CCD transaction will be sent.</w:t>
      </w:r>
    </w:p>
    <w:p w:rsidR="00FE48BE" w:rsidRDefault="00FE48BE" w:rsidP="00FE48BE">
      <w:pPr>
        <w:pStyle w:val="BodyText"/>
      </w:pPr>
      <w:r>
        <w:t xml:space="preserve">Switch Control will be enhanced to send the </w:t>
      </w:r>
      <w:r w:rsidRPr="003F6F2A">
        <w:t>parameters on to xIL</w:t>
      </w:r>
      <w:r>
        <w:t xml:space="preserve"> in Netcom and to Foton in Telia</w:t>
      </w:r>
      <w:r w:rsidRPr="003F6F2A">
        <w:t>.</w:t>
      </w:r>
      <w:r>
        <w:t xml:space="preserve"> In Telia Denmark, it is the customer responsibility to do the development in both SC and Foton.</w:t>
      </w:r>
    </w:p>
    <w:p w:rsidR="00FE48BE" w:rsidRDefault="00FE48BE" w:rsidP="00FE48BE">
      <w:pPr>
        <w:pStyle w:val="Heading4"/>
      </w:pPr>
      <w:r>
        <w:t>Reference Application</w:t>
      </w:r>
    </w:p>
    <w:p w:rsidR="00FE48BE" w:rsidRPr="008E0CFC" w:rsidRDefault="00FE48BE" w:rsidP="00FE48BE">
      <w:pPr>
        <w:pStyle w:val="BodyText"/>
      </w:pPr>
      <w:r>
        <w:t xml:space="preserve">The Reference </w:t>
      </w:r>
      <w:r w:rsidRPr="0044320A">
        <w:t>application will be enhanced as follows</w:t>
      </w:r>
      <w:r>
        <w:t>:</w:t>
      </w:r>
    </w:p>
    <w:p w:rsidR="00FE48BE" w:rsidRPr="009B355D" w:rsidRDefault="00FE48BE" w:rsidP="00FE48BE">
      <w:pPr>
        <w:pStyle w:val="Bullet1square"/>
      </w:pPr>
      <w:r w:rsidRPr="009B355D">
        <w:t>A new NP_OPERATOR_CODE field will be added to the ACCOUNT_TYPE reference table and used to identify the ServiceProvideId for each account type. For example, Net</w:t>
      </w:r>
      <w:r>
        <w:t>C</w:t>
      </w:r>
      <w:r w:rsidRPr="009B355D">
        <w:t xml:space="preserve">om account types will have </w:t>
      </w:r>
      <w:r>
        <w:t xml:space="preserve">a </w:t>
      </w:r>
      <w:r w:rsidRPr="009B355D">
        <w:t>value</w:t>
      </w:r>
      <w:r>
        <w:t xml:space="preserve"> of</w:t>
      </w:r>
      <w:r w:rsidRPr="009B355D">
        <w:t xml:space="preserve"> 815 in this field, </w:t>
      </w:r>
      <w:r>
        <w:t>C</w:t>
      </w:r>
      <w:r w:rsidRPr="009B355D">
        <w:t>hess</w:t>
      </w:r>
      <w:r>
        <w:t xml:space="preserve"> account</w:t>
      </w:r>
      <w:r w:rsidRPr="009B355D">
        <w:t xml:space="preserve"> types will have 817</w:t>
      </w:r>
      <w:r>
        <w:t>,</w:t>
      </w:r>
      <w:r w:rsidRPr="009B355D">
        <w:t xml:space="preserve"> and each service provider will have </w:t>
      </w:r>
      <w:r>
        <w:t>its</w:t>
      </w:r>
      <w:r w:rsidRPr="009B355D">
        <w:t xml:space="preserve"> service provider ID.</w:t>
      </w:r>
    </w:p>
    <w:p w:rsidR="00FE48BE" w:rsidRPr="006D631D" w:rsidRDefault="00FE48BE" w:rsidP="00FE48BE">
      <w:pPr>
        <w:pStyle w:val="Bullet1square"/>
      </w:pPr>
      <w:r w:rsidRPr="006D631D">
        <w:t>The online window for this table will be enhanced to display the new field and allow the user to maintain the data for this field.</w:t>
      </w:r>
    </w:p>
    <w:p w:rsidR="00FE48BE" w:rsidRDefault="00FE48BE" w:rsidP="00FE48BE">
      <w:pPr>
        <w:pStyle w:val="Bullet1square"/>
      </w:pPr>
      <w:r w:rsidRPr="00545EB1">
        <w:lastRenderedPageBreak/>
        <w:t xml:space="preserve">Amdocs can provide a script to fill the field in the existing entries in </w:t>
      </w:r>
      <w:r>
        <w:t xml:space="preserve">the </w:t>
      </w:r>
      <w:r w:rsidRPr="00545EB1">
        <w:t>ACCOUNT_TYPE table.</w:t>
      </w:r>
    </w:p>
    <w:p w:rsidR="00FE48BE" w:rsidRDefault="00FE48BE" w:rsidP="00FE48BE">
      <w:pPr>
        <w:pStyle w:val="Heading4"/>
      </w:pPr>
      <w:r>
        <w:t>CSM</w:t>
      </w:r>
    </w:p>
    <w:p w:rsidR="00FE48BE" w:rsidRPr="008E0CFC" w:rsidRDefault="00FE48BE" w:rsidP="00FE48BE">
      <w:pPr>
        <w:pStyle w:val="BodyText"/>
        <w:keepNext/>
        <w:keepLines/>
      </w:pPr>
      <w:r>
        <w:rPr>
          <w:lang w:val="en-GB"/>
        </w:rPr>
        <w:t xml:space="preserve">The </w:t>
      </w:r>
      <w:r w:rsidRPr="008E0CFC">
        <w:t>CSM application will be enhanced as follows:</w:t>
      </w:r>
    </w:p>
    <w:p w:rsidR="00FE48BE" w:rsidRDefault="00FE48BE" w:rsidP="00FE48BE">
      <w:pPr>
        <w:pStyle w:val="Bullet1square"/>
        <w:keepNext/>
        <w:keepLines/>
      </w:pPr>
      <w:r>
        <w:t xml:space="preserve">The system will be </w:t>
      </w:r>
      <w:r w:rsidRPr="00FD3B3F">
        <w:t>enhanced to send the new ServiceProviderId, BillCycleId</w:t>
      </w:r>
      <w:r>
        <w:t>,</w:t>
      </w:r>
      <w:r w:rsidRPr="00FD3B3F">
        <w:t xml:space="preserve"> SubscriberType</w:t>
      </w:r>
      <w:r>
        <w:t>, BAN Number, subscriber id</w:t>
      </w:r>
      <w:r w:rsidRPr="00FD3B3F">
        <w:t xml:space="preserve"> </w:t>
      </w:r>
      <w:r>
        <w:t xml:space="preserve">and SIM number </w:t>
      </w:r>
      <w:r w:rsidRPr="00FD3B3F">
        <w:t xml:space="preserve">parameters to Switch Control (SC). </w:t>
      </w:r>
    </w:p>
    <w:p w:rsidR="00FE48BE" w:rsidRDefault="00FE48BE" w:rsidP="009C0FBF">
      <w:pPr>
        <w:pStyle w:val="Bullet1square"/>
        <w:keepNext/>
        <w:keepLines/>
      </w:pPr>
      <w:r w:rsidRPr="003F6F2A">
        <w:t xml:space="preserve">A first new function will be developed to add the </w:t>
      </w:r>
      <w:r w:rsidR="009C0FBF">
        <w:t>six</w:t>
      </w:r>
      <w:r w:rsidRPr="003F6F2A">
        <w:t xml:space="preserve"> new</w:t>
      </w:r>
      <w:r>
        <w:t xml:space="preserve"> parameters to any transaction currently sent to SC.</w:t>
      </w:r>
    </w:p>
    <w:p w:rsidR="00FE48BE" w:rsidRDefault="00FE48BE" w:rsidP="00FE48BE">
      <w:pPr>
        <w:pStyle w:val="Bullet2round"/>
        <w:keepNext/>
        <w:keepLines/>
      </w:pPr>
      <w:r>
        <w:t xml:space="preserve">The function will retrieve the new NP operator code from the new NP_OPERATOR_CODE field in </w:t>
      </w:r>
      <w:r>
        <w:rPr>
          <w:lang w:val="en-GB"/>
        </w:rPr>
        <w:t xml:space="preserve">the </w:t>
      </w:r>
      <w:r>
        <w:t xml:space="preserve">ACCOUNT_TYPE table and populate this in </w:t>
      </w:r>
      <w:r>
        <w:rPr>
          <w:lang w:val="en-GB"/>
        </w:rPr>
        <w:t xml:space="preserve">the </w:t>
      </w:r>
      <w:r>
        <w:t>Se</w:t>
      </w:r>
      <w:r w:rsidRPr="008903F8">
        <w:t>rviceProviderId</w:t>
      </w:r>
      <w:r>
        <w:t xml:space="preserve"> parameter. </w:t>
      </w:r>
    </w:p>
    <w:p w:rsidR="00FE48BE" w:rsidRDefault="00FE48BE" w:rsidP="00FE48BE">
      <w:pPr>
        <w:pStyle w:val="Bullet2round"/>
        <w:keepNext/>
        <w:keepLines/>
      </w:pPr>
      <w:r>
        <w:t>Next, the BAN Cycle Code of the new BAN will be retrieved and populated in the BillCycleId parameter. For example, if the number was ported in to NetCom, the cycle code of the NetCom BAN will be retrieved.</w:t>
      </w:r>
    </w:p>
    <w:p w:rsidR="00FE48BE" w:rsidRPr="007D4C91" w:rsidRDefault="00FE48BE" w:rsidP="00FE48BE">
      <w:pPr>
        <w:pStyle w:val="Bullet2round"/>
        <w:keepNext/>
        <w:keepLines/>
        <w:rPr>
          <w:lang w:val="en-GB"/>
        </w:rPr>
      </w:pPr>
      <w:r>
        <w:t xml:space="preserve">The function will then retrieve the subscriber type and populate this in </w:t>
      </w:r>
      <w:r>
        <w:rPr>
          <w:lang w:val="en-GB"/>
        </w:rPr>
        <w:t xml:space="preserve">the </w:t>
      </w:r>
      <w:r>
        <w:t>SubscriberType parameter.</w:t>
      </w:r>
    </w:p>
    <w:p w:rsidR="00FE48BE" w:rsidRPr="00FD3B3F" w:rsidRDefault="00FE48BE" w:rsidP="00FE48BE">
      <w:pPr>
        <w:pStyle w:val="Bullet2round"/>
        <w:keepNext/>
        <w:keepLines/>
        <w:rPr>
          <w:lang w:val="en-GB"/>
        </w:rPr>
      </w:pPr>
      <w:r>
        <w:t>The BAN number, subscriber ID and the primary SIM number will be also retrieved and populated in new parameters.</w:t>
      </w:r>
    </w:p>
    <w:p w:rsidR="00FE48BE" w:rsidRDefault="00FE48BE" w:rsidP="00FE48BE">
      <w:pPr>
        <w:pStyle w:val="Bullet2round"/>
        <w:keepNext/>
        <w:keepLines/>
        <w:rPr>
          <w:lang w:val="en-GB"/>
        </w:rPr>
      </w:pPr>
      <w:r>
        <w:rPr>
          <w:lang w:val="en-GB"/>
        </w:rPr>
        <w:t xml:space="preserve">These six parameters will be attached to a new switch feature and sent to SC together with the other features of the transaction. </w:t>
      </w:r>
    </w:p>
    <w:p w:rsidR="00FE48BE" w:rsidRDefault="00FE48BE" w:rsidP="00FE48BE">
      <w:pPr>
        <w:pStyle w:val="Bullet2round"/>
        <w:keepNext/>
        <w:keepLines/>
        <w:rPr>
          <w:lang w:val="en-GB"/>
        </w:rPr>
      </w:pPr>
      <w:r w:rsidRPr="00796832">
        <w:t xml:space="preserve">The new function will be called from the main function currently used to pack the parameters according to the </w:t>
      </w:r>
      <w:r>
        <w:t xml:space="preserve">customer </w:t>
      </w:r>
      <w:r w:rsidRPr="00796832">
        <w:t>features</w:t>
      </w:r>
      <w:r>
        <w:rPr>
          <w:lang w:val="en-GB"/>
        </w:rPr>
        <w:t>; this main function is called from all transactions sent to SC.</w:t>
      </w:r>
    </w:p>
    <w:p w:rsidR="00FE48BE" w:rsidRDefault="00FE48BE" w:rsidP="00FE48BE">
      <w:pPr>
        <w:pStyle w:val="Bullet1square"/>
      </w:pPr>
      <w:r>
        <w:t>The parameters will be sent with the new and /or previous values, depending on the transaction.</w:t>
      </w:r>
    </w:p>
    <w:p w:rsidR="00FE48BE" w:rsidRDefault="00FE48BE" w:rsidP="00FE48BE">
      <w:pPr>
        <w:pStyle w:val="Bullet1square"/>
      </w:pPr>
      <w:r>
        <w:t>This new function will cover all switch related scenarios, including  but not limited to the following:</w:t>
      </w:r>
    </w:p>
    <w:p w:rsidR="00FE48BE" w:rsidRPr="00431BE8" w:rsidRDefault="00FE48BE" w:rsidP="00FE48BE">
      <w:pPr>
        <w:pStyle w:val="Bullet2round"/>
        <w:rPr>
          <w:lang w:val="en-GB"/>
        </w:rPr>
      </w:pPr>
      <w:r>
        <w:rPr>
          <w:lang w:val="en-GB"/>
        </w:rPr>
        <w:t>M</w:t>
      </w:r>
      <w:r w:rsidRPr="00431BE8">
        <w:rPr>
          <w:lang w:val="en-GB"/>
        </w:rPr>
        <w:t xml:space="preserve">ove subscriber from BAN to BAN (for any reason) </w:t>
      </w:r>
    </w:p>
    <w:p w:rsidR="00FE48BE" w:rsidRPr="00804808" w:rsidRDefault="00FE48BE" w:rsidP="00FE48BE">
      <w:pPr>
        <w:pStyle w:val="Bullet2round"/>
        <w:rPr>
          <w:lang w:val="en-GB"/>
        </w:rPr>
      </w:pPr>
      <w:r>
        <w:rPr>
          <w:lang w:val="en-GB"/>
        </w:rPr>
        <w:t>Activate new subscriber</w:t>
      </w:r>
    </w:p>
    <w:p w:rsidR="00FE48BE" w:rsidRPr="00480D0A" w:rsidRDefault="00FE48BE" w:rsidP="00FE48BE">
      <w:pPr>
        <w:pStyle w:val="Bullet2round"/>
        <w:rPr>
          <w:lang w:val="en-GB"/>
        </w:rPr>
      </w:pPr>
      <w:r>
        <w:rPr>
          <w:lang w:val="en-GB"/>
        </w:rPr>
        <w:t>Resume cancelled subscriber</w:t>
      </w:r>
    </w:p>
    <w:p w:rsidR="00FE48BE" w:rsidRPr="007E51B8" w:rsidRDefault="00FE48BE" w:rsidP="00FE48BE">
      <w:pPr>
        <w:pStyle w:val="Bullet2round"/>
        <w:rPr>
          <w:lang w:val="en-GB"/>
        </w:rPr>
      </w:pPr>
      <w:r>
        <w:rPr>
          <w:lang w:val="en-GB"/>
        </w:rPr>
        <w:t>Change subscriber services</w:t>
      </w:r>
    </w:p>
    <w:p w:rsidR="00FE48BE" w:rsidRDefault="00FE48BE" w:rsidP="00FE48BE">
      <w:pPr>
        <w:pStyle w:val="Bullet2round"/>
        <w:rPr>
          <w:lang w:val="en-GB"/>
        </w:rPr>
      </w:pPr>
      <w:r>
        <w:rPr>
          <w:lang w:val="en-GB"/>
        </w:rPr>
        <w:t>Change subscriber type</w:t>
      </w:r>
    </w:p>
    <w:p w:rsidR="00FE48BE" w:rsidRDefault="00FE48BE" w:rsidP="00FE48BE">
      <w:pPr>
        <w:pStyle w:val="Bullet1square"/>
      </w:pPr>
      <w:r>
        <w:t>In the specific case of change bill cycle, either by performing the activity on the BAN or by adding the BAN to a hierarchy, currently no provisioning transactions are sent.</w:t>
      </w:r>
    </w:p>
    <w:p w:rsidR="00FE48BE" w:rsidRDefault="00FE48BE" w:rsidP="00FE48BE">
      <w:pPr>
        <w:pStyle w:val="Bullet1square"/>
        <w:numPr>
          <w:ilvl w:val="0"/>
          <w:numId w:val="0"/>
        </w:numPr>
        <w:ind w:left="1800"/>
      </w:pPr>
      <w:r>
        <w:t>To send the new parameters in these cases, the system will be enhanced as follows:</w:t>
      </w:r>
    </w:p>
    <w:p w:rsidR="00FE48BE" w:rsidRDefault="00FE48BE" w:rsidP="00FE48BE">
      <w:pPr>
        <w:pStyle w:val="Bullet2round"/>
        <w:rPr>
          <w:lang w:val="en-GB"/>
        </w:rPr>
      </w:pPr>
      <w:r>
        <w:rPr>
          <w:lang w:val="en-GB"/>
        </w:rPr>
        <w:t xml:space="preserve">The change bill cycle activities will be enhanced to schedule a future transaction to send the new cycle code to SC. A new entry will be created </w:t>
      </w:r>
      <w:r>
        <w:rPr>
          <w:lang w:val="en-GB"/>
        </w:rPr>
        <w:lastRenderedPageBreak/>
        <w:t>in CSM_FUTURE_REQUEST table with the activity date equals to the date where cycle will be actually changed.</w:t>
      </w:r>
    </w:p>
    <w:p w:rsidR="00FE48BE" w:rsidRDefault="00FE48BE" w:rsidP="00FE48BE">
      <w:pPr>
        <w:pStyle w:val="Bullet2round"/>
        <w:rPr>
          <w:lang w:val="en-GB"/>
        </w:rPr>
      </w:pPr>
      <w:r>
        <w:rPr>
          <w:lang w:val="en-GB"/>
        </w:rPr>
        <w:t>A second new function will be developed to send a CCD transaction to SC when the bill cycle is changed.</w:t>
      </w:r>
    </w:p>
    <w:p w:rsidR="00FE48BE" w:rsidRDefault="00FE48BE" w:rsidP="00FE48BE">
      <w:pPr>
        <w:pStyle w:val="Bullet2round"/>
        <w:rPr>
          <w:lang w:val="en-GB"/>
        </w:rPr>
      </w:pPr>
      <w:r>
        <w:rPr>
          <w:lang w:val="en-GB"/>
        </w:rPr>
        <w:t>This function will retrieve the list of all active and suspended subscribers on the BAN.</w:t>
      </w:r>
    </w:p>
    <w:p w:rsidR="00FE48BE" w:rsidRDefault="00FE48BE" w:rsidP="00FE48BE">
      <w:pPr>
        <w:pStyle w:val="Bullet2round"/>
        <w:rPr>
          <w:lang w:val="en-GB"/>
        </w:rPr>
      </w:pPr>
      <w:r>
        <w:rPr>
          <w:lang w:val="en-GB"/>
        </w:rPr>
        <w:t>For each subscriber, the system will call a third new function that will retrieve the values of the six parameters for each subscriber, and send these to SC as explained above for the rest of the switch transactions.</w:t>
      </w:r>
    </w:p>
    <w:p w:rsidR="00FE48BE" w:rsidRPr="00F820FA" w:rsidRDefault="00FE48BE" w:rsidP="00FE48BE">
      <w:pPr>
        <w:pStyle w:val="Bullet2round"/>
        <w:rPr>
          <w:lang w:val="en-GB"/>
        </w:rPr>
      </w:pPr>
      <w:r>
        <w:rPr>
          <w:lang w:val="en-GB"/>
        </w:rPr>
        <w:t>The future transactions process will be enhanced to handle the change cycle request on the change cycle date by calling the new functions mentioned above.</w:t>
      </w:r>
    </w:p>
    <w:p w:rsidR="00FE48BE" w:rsidRPr="00634EF3" w:rsidRDefault="00FE48BE" w:rsidP="00FE48BE">
      <w:pPr>
        <w:pStyle w:val="Heading4"/>
      </w:pPr>
      <w:r w:rsidRPr="00634EF3">
        <w:t>Switch Control</w:t>
      </w:r>
    </w:p>
    <w:p w:rsidR="00FE48BE" w:rsidRPr="00634EF3" w:rsidRDefault="00FE48BE" w:rsidP="00FE48BE">
      <w:pPr>
        <w:pStyle w:val="BodyText"/>
      </w:pPr>
      <w:r>
        <w:t xml:space="preserve">The </w:t>
      </w:r>
      <w:r w:rsidRPr="00634EF3">
        <w:t xml:space="preserve">Switch </w:t>
      </w:r>
      <w:r>
        <w:t>C</w:t>
      </w:r>
      <w:r w:rsidRPr="00634EF3">
        <w:t>ontrol application will be enhanced as follows</w:t>
      </w:r>
      <w:r>
        <w:t>:</w:t>
      </w:r>
    </w:p>
    <w:p w:rsidR="00FE48BE" w:rsidRPr="00634EF3" w:rsidRDefault="00FE48BE" w:rsidP="00FE48BE">
      <w:pPr>
        <w:pStyle w:val="Bullet1square"/>
      </w:pPr>
      <w:r w:rsidRPr="00634EF3">
        <w:t>A new feature will be sen</w:t>
      </w:r>
      <w:r>
        <w:t>t</w:t>
      </w:r>
      <w:r w:rsidRPr="00634EF3">
        <w:t xml:space="preserve"> by CSM with </w:t>
      </w:r>
      <w:r>
        <w:t xml:space="preserve">the </w:t>
      </w:r>
      <w:r w:rsidRPr="00634EF3">
        <w:t>ServiceProvideIs, BillCycleId, SubscriberType</w:t>
      </w:r>
      <w:r>
        <w:t>, BAN Number, subscriber id</w:t>
      </w:r>
      <w:r w:rsidRPr="00634EF3">
        <w:t xml:space="preserve"> </w:t>
      </w:r>
      <w:r>
        <w:t xml:space="preserve">and the primary SIM number </w:t>
      </w:r>
      <w:r w:rsidRPr="00634EF3">
        <w:t>(SubscriberNumber optional) parameters for all SC transactions</w:t>
      </w:r>
      <w:r>
        <w:t xml:space="preserve">. </w:t>
      </w:r>
    </w:p>
    <w:p w:rsidR="00FE48BE" w:rsidRPr="00634EF3" w:rsidRDefault="00FE48BE" w:rsidP="00FE48BE">
      <w:pPr>
        <w:pStyle w:val="Bullet1square"/>
      </w:pPr>
      <w:r w:rsidRPr="00634EF3">
        <w:t>The new features will have the Previous and New flags correctly set for each transaction type (</w:t>
      </w:r>
      <w:r>
        <w:t xml:space="preserve">for </w:t>
      </w:r>
      <w:r w:rsidRPr="00634EF3">
        <w:t>ex</w:t>
      </w:r>
      <w:r>
        <w:t>ample:</w:t>
      </w:r>
      <w:r w:rsidRPr="00634EF3">
        <w:t xml:space="preserve"> only New for Activation, only Previous for Cancel</w:t>
      </w:r>
      <w:r>
        <w:t>,</w:t>
      </w:r>
      <w:r w:rsidRPr="00634EF3">
        <w:t xml:space="preserve"> and both New and Previous for the rest)</w:t>
      </w:r>
      <w:r>
        <w:t>.</w:t>
      </w:r>
    </w:p>
    <w:p w:rsidR="00FE48BE" w:rsidRPr="00634EF3" w:rsidRDefault="00FE48BE" w:rsidP="00FE48BE">
      <w:pPr>
        <w:pStyle w:val="Bullet1square"/>
      </w:pPr>
      <w:r w:rsidRPr="00634EF3">
        <w:t xml:space="preserve">Switch Control will send the new parameters to xIL (ProfileServer) when </w:t>
      </w:r>
      <w:r>
        <w:t xml:space="preserve">a </w:t>
      </w:r>
      <w:r w:rsidRPr="00634EF3">
        <w:t>subscriber is activated (part of the root create commands)</w:t>
      </w:r>
      <w:r>
        <w:t>.</w:t>
      </w:r>
    </w:p>
    <w:p w:rsidR="00FE48BE" w:rsidRPr="00634EF3" w:rsidRDefault="00FE48BE" w:rsidP="00FE48BE">
      <w:pPr>
        <w:pStyle w:val="Bullet1square"/>
      </w:pPr>
      <w:r w:rsidRPr="00634EF3">
        <w:t>Switch Control will send an update command to xIL when there is any change in the feature parameters</w:t>
      </w:r>
      <w:r>
        <w:t>.</w:t>
      </w:r>
    </w:p>
    <w:p w:rsidR="00FE48BE" w:rsidRPr="00634EF3" w:rsidRDefault="00FE48BE" w:rsidP="00FE48BE">
      <w:pPr>
        <w:pStyle w:val="Bullet1square"/>
      </w:pPr>
      <w:r w:rsidRPr="00634EF3">
        <w:t xml:space="preserve">Switch Control will not delete the account node, </w:t>
      </w:r>
      <w:r>
        <w:t xml:space="preserve">and </w:t>
      </w:r>
      <w:r w:rsidRPr="00634EF3">
        <w:t>the subscriber profile (including account node) will be fully deleted when the subscriber is cancelled</w:t>
      </w:r>
      <w:r>
        <w:t>.</w:t>
      </w:r>
    </w:p>
    <w:p w:rsidR="00FE48BE" w:rsidRPr="00634EF3" w:rsidRDefault="00FE48BE" w:rsidP="00FE48BE">
      <w:pPr>
        <w:pStyle w:val="Bullet1square"/>
      </w:pPr>
      <w:r w:rsidRPr="00634EF3">
        <w:t xml:space="preserve">No commands will be sent in </w:t>
      </w:r>
      <w:r>
        <w:t xml:space="preserve">the </w:t>
      </w:r>
      <w:r w:rsidRPr="00634EF3">
        <w:t xml:space="preserve">case of Change </w:t>
      </w:r>
      <w:r>
        <w:t>IMSI</w:t>
      </w:r>
      <w:r w:rsidRPr="00634EF3">
        <w:t>, Suspend and Restore</w:t>
      </w:r>
      <w:r>
        <w:t>.</w:t>
      </w:r>
    </w:p>
    <w:p w:rsidR="00FE48BE" w:rsidRDefault="00FE48BE" w:rsidP="00FE48BE">
      <w:pPr>
        <w:pStyle w:val="Bullet1square"/>
      </w:pPr>
      <w:r w:rsidRPr="00634EF3">
        <w:t xml:space="preserve">In </w:t>
      </w:r>
      <w:r>
        <w:t xml:space="preserve">the </w:t>
      </w:r>
      <w:r w:rsidRPr="00634EF3">
        <w:t xml:space="preserve">case of Change </w:t>
      </w:r>
      <w:r>
        <w:t>MSISDN,</w:t>
      </w:r>
      <w:r w:rsidRPr="00634EF3">
        <w:t xml:space="preserve"> Account Delete (old number) and Account Insert (new number) commands will be sen</w:t>
      </w:r>
      <w:r>
        <w:t>t</w:t>
      </w:r>
      <w:r w:rsidRPr="00634EF3">
        <w:t xml:space="preserve"> to ProfileServer</w:t>
      </w:r>
      <w:r>
        <w:t xml:space="preserve">. </w:t>
      </w:r>
    </w:p>
    <w:p w:rsidR="00FE48BE" w:rsidRPr="00634EF3" w:rsidRDefault="00FE48BE" w:rsidP="00FE48BE">
      <w:pPr>
        <w:pStyle w:val="Bullet1square"/>
      </w:pPr>
      <w:r>
        <w:t>SC will be also enhanced to send these parameters to Foton in Telia</w:t>
      </w:r>
    </w:p>
    <w:p w:rsidR="00FE48BE" w:rsidRPr="00962864" w:rsidRDefault="00FE48BE" w:rsidP="00FE48BE">
      <w:pPr>
        <w:pStyle w:val="Bullet1square"/>
        <w:numPr>
          <w:ilvl w:val="0"/>
          <w:numId w:val="0"/>
        </w:numPr>
        <w:ind w:left="1800"/>
      </w:pPr>
    </w:p>
    <w:p w:rsidR="00FE48BE" w:rsidRPr="002B6462" w:rsidRDefault="00FE48BE" w:rsidP="00FE48BE">
      <w:pPr>
        <w:pStyle w:val="Heading3"/>
      </w:pPr>
      <w:bookmarkStart w:id="1317" w:name="_Toc367095446"/>
      <w:r w:rsidRPr="002B6462">
        <w:t>Impact on Other Applications</w:t>
      </w:r>
      <w:bookmarkEnd w:id="1317"/>
    </w:p>
    <w:p w:rsidR="00FE48BE" w:rsidRPr="002B6462" w:rsidRDefault="00FE48BE" w:rsidP="00FE48BE">
      <w:pPr>
        <w:pStyle w:val="BodyText"/>
      </w:pPr>
      <w:r>
        <w:t>N/A</w:t>
      </w:r>
    </w:p>
    <w:p w:rsidR="00FE48BE" w:rsidRPr="002B6462" w:rsidRDefault="00FE48BE" w:rsidP="00FE48BE">
      <w:pPr>
        <w:pStyle w:val="Heading3"/>
      </w:pPr>
      <w:bookmarkStart w:id="1318" w:name="_Toc367095447"/>
      <w:r w:rsidRPr="002B6462">
        <w:lastRenderedPageBreak/>
        <w:t>Collection Assumptions and Constraints</w:t>
      </w:r>
      <w:bookmarkEnd w:id="1318"/>
    </w:p>
    <w:p w:rsidR="00FE48BE" w:rsidRPr="002B6462" w:rsidRDefault="00FE48BE" w:rsidP="00FE48BE">
      <w:pPr>
        <w:pStyle w:val="BodyText"/>
        <w:keepNext/>
        <w:keepLines/>
      </w:pPr>
      <w:r>
        <w:t>N/A</w:t>
      </w:r>
    </w:p>
    <w:p w:rsidR="00FE48BE" w:rsidRPr="002332A4" w:rsidRDefault="00FE48BE" w:rsidP="00FE48BE">
      <w:pPr>
        <w:pStyle w:val="Heading3"/>
      </w:pPr>
      <w:bookmarkStart w:id="1319" w:name="_Toc367095448"/>
      <w:r w:rsidRPr="002332A4">
        <w:t>Implementation, BPT CR, and Training Notes</w:t>
      </w:r>
      <w:bookmarkEnd w:id="1319"/>
    </w:p>
    <w:p w:rsidR="00FE48BE" w:rsidRDefault="00CC4F9D" w:rsidP="00CC4F9D">
      <w:pPr>
        <w:pStyle w:val="Bullet1square"/>
      </w:pPr>
      <w:r>
        <w:t>Amdocs will define a</w:t>
      </w:r>
      <w:r w:rsidR="002332A4">
        <w:t xml:space="preserve"> new NEWPAR switch code will be defined in the system and will be used when sending the new parameters to the </w:t>
      </w:r>
      <w:r>
        <w:t>Switch Control.</w:t>
      </w:r>
    </w:p>
    <w:p w:rsidR="00FE48BE" w:rsidRDefault="00FE48BE" w:rsidP="00FE48BE">
      <w:pPr>
        <w:pStyle w:val="Heading3"/>
      </w:pPr>
      <w:bookmarkStart w:id="1320" w:name="_Toc367095449"/>
      <w:r w:rsidRPr="002B6462">
        <w:t>Telia</w:t>
      </w:r>
      <w:r>
        <w:t>/Netcom</w:t>
      </w:r>
      <w:r w:rsidRPr="002B6462">
        <w:t xml:space="preserve"> Responsibility</w:t>
      </w:r>
      <w:bookmarkEnd w:id="1320"/>
    </w:p>
    <w:p w:rsidR="00FE48BE" w:rsidRPr="002B6462" w:rsidRDefault="006F6DC5" w:rsidP="00BE4CE0">
      <w:pPr>
        <w:pStyle w:val="Bullet1square"/>
      </w:pPr>
      <w:r>
        <w:t>Telia is responsible to define the required parameters in SC tables and to make the necessary development on SC an d Foton side.</w:t>
      </w:r>
    </w:p>
    <w:p w:rsidR="00FE48BE" w:rsidRDefault="00FE48BE" w:rsidP="00FE48BE">
      <w:pPr>
        <w:pStyle w:val="Heading3"/>
      </w:pPr>
      <w:bookmarkStart w:id="1321" w:name="_Toc367095450"/>
      <w:r w:rsidRPr="002B6462">
        <w:t>File and Record Changes</w:t>
      </w:r>
      <w:bookmarkEnd w:id="1321"/>
    </w:p>
    <w:p w:rsidR="00FE48BE" w:rsidRPr="00D94E76" w:rsidRDefault="00FE48BE" w:rsidP="00FE48BE">
      <w:pPr>
        <w:pStyle w:val="BodyText"/>
      </w:pPr>
      <w:r>
        <w:t>N/A</w:t>
      </w:r>
    </w:p>
    <w:p w:rsidR="00FE48BE" w:rsidRDefault="00FE48BE" w:rsidP="00F97E72">
      <w:pPr>
        <w:pStyle w:val="Heading3"/>
      </w:pPr>
      <w:bookmarkStart w:id="1322" w:name="_Toc367095451"/>
      <w:r w:rsidRPr="002B6462">
        <w:t>Database Structural Changes</w:t>
      </w:r>
      <w:bookmarkEnd w:id="1322"/>
    </w:p>
    <w:p w:rsidR="00F97E72" w:rsidRPr="00473F75" w:rsidRDefault="00F97E72" w:rsidP="00F97E72">
      <w:pPr>
        <w:pStyle w:val="Heading4"/>
      </w:pPr>
      <w:bookmarkStart w:id="1323" w:name="_Toc355005770"/>
      <w:r w:rsidRPr="00473F75">
        <w:t>Modified ACCOUNT_TYPE</w:t>
      </w:r>
      <w:r w:rsidRPr="00DD6F76">
        <w:t xml:space="preserve"> </w:t>
      </w:r>
      <w:r w:rsidRPr="00473F75">
        <w:t>Table</w:t>
      </w:r>
      <w:bookmarkEnd w:id="1323"/>
    </w:p>
    <w:p w:rsidR="00F97E72" w:rsidRPr="00C836EF" w:rsidRDefault="00F97E72" w:rsidP="00F97E72">
      <w:pPr>
        <w:pStyle w:val="BodyText"/>
      </w:pPr>
      <w:r>
        <w:t>The f</w:t>
      </w:r>
      <w:r w:rsidRPr="00473F75">
        <w:t>ollowing field will be added to</w:t>
      </w:r>
      <w:r>
        <w:t xml:space="preserve"> the</w:t>
      </w:r>
      <w:r w:rsidRPr="00473F75">
        <w:t xml:space="preserve"> ACCOUNT_TYPE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6"/>
        <w:gridCol w:w="1226"/>
        <w:gridCol w:w="1839"/>
        <w:gridCol w:w="920"/>
        <w:gridCol w:w="1383"/>
        <w:gridCol w:w="951"/>
      </w:tblGrid>
      <w:tr w:rsidR="00F97E72" w:rsidRPr="00473F75" w:rsidTr="00EC312E">
        <w:trPr>
          <w:cantSplit/>
          <w:tblHeader/>
        </w:trPr>
        <w:tc>
          <w:tcPr>
            <w:tcW w:w="1444" w:type="pct"/>
            <w:tcBorders>
              <w:bottom w:val="single" w:sz="12" w:space="0" w:color="auto"/>
              <w:right w:val="single" w:sz="6" w:space="0" w:color="auto"/>
            </w:tcBorders>
            <w:shd w:val="clear" w:color="auto" w:fill="auto"/>
            <w:vAlign w:val="bottom"/>
          </w:tcPr>
          <w:p w:rsidR="00F97E72" w:rsidRPr="00FE5083" w:rsidRDefault="00F97E72" w:rsidP="00EC312E">
            <w:pPr>
              <w:pStyle w:val="TableHeader"/>
              <w:rPr>
                <w:lang w:val="en-GB"/>
              </w:rPr>
            </w:pPr>
            <w:r w:rsidRPr="00FE5083">
              <w:rPr>
                <w:lang w:val="en-GB"/>
              </w:rPr>
              <w:t>Name</w:t>
            </w:r>
          </w:p>
        </w:tc>
        <w:tc>
          <w:tcPr>
            <w:tcW w:w="690" w:type="pct"/>
            <w:tcBorders>
              <w:left w:val="single" w:sz="6" w:space="0" w:color="auto"/>
              <w:bottom w:val="single" w:sz="12" w:space="0" w:color="auto"/>
              <w:right w:val="single" w:sz="6" w:space="0" w:color="auto"/>
            </w:tcBorders>
            <w:shd w:val="clear" w:color="auto" w:fill="auto"/>
            <w:vAlign w:val="bottom"/>
          </w:tcPr>
          <w:p w:rsidR="00F97E72" w:rsidRPr="00FE5083" w:rsidRDefault="00F97E72" w:rsidP="00EC312E">
            <w:pPr>
              <w:pStyle w:val="TableHeader"/>
              <w:rPr>
                <w:lang w:val="en-GB"/>
              </w:rPr>
            </w:pPr>
            <w:r w:rsidRPr="00FE5083">
              <w:rPr>
                <w:lang w:val="en-GB"/>
              </w:rPr>
              <w:t>Type (Length)</w:t>
            </w:r>
          </w:p>
        </w:tc>
        <w:tc>
          <w:tcPr>
            <w:tcW w:w="1035" w:type="pct"/>
            <w:tcBorders>
              <w:left w:val="single" w:sz="6" w:space="0" w:color="auto"/>
              <w:bottom w:val="single" w:sz="12" w:space="0" w:color="auto"/>
              <w:right w:val="single" w:sz="6" w:space="0" w:color="auto"/>
            </w:tcBorders>
            <w:shd w:val="clear" w:color="auto" w:fill="auto"/>
            <w:vAlign w:val="bottom"/>
          </w:tcPr>
          <w:p w:rsidR="00F97E72" w:rsidRPr="00FE5083" w:rsidRDefault="00F97E72" w:rsidP="00EC312E">
            <w:pPr>
              <w:pStyle w:val="TableHeader"/>
              <w:rPr>
                <w:lang w:val="en-GB"/>
              </w:rPr>
            </w:pPr>
            <w:r w:rsidRPr="00FE5083">
              <w:rPr>
                <w:lang w:val="en-GB"/>
              </w:rPr>
              <w:t>Description</w:t>
            </w:r>
          </w:p>
        </w:tc>
        <w:tc>
          <w:tcPr>
            <w:tcW w:w="518" w:type="pct"/>
            <w:tcBorders>
              <w:left w:val="single" w:sz="6" w:space="0" w:color="auto"/>
              <w:bottom w:val="single" w:sz="12" w:space="0" w:color="auto"/>
              <w:right w:val="single" w:sz="6" w:space="0" w:color="auto"/>
            </w:tcBorders>
            <w:shd w:val="clear" w:color="auto" w:fill="auto"/>
            <w:vAlign w:val="bottom"/>
          </w:tcPr>
          <w:p w:rsidR="00F97E72" w:rsidRPr="00FE5083" w:rsidRDefault="00F97E72" w:rsidP="00EC312E">
            <w:pPr>
              <w:pStyle w:val="TableHeader"/>
              <w:rPr>
                <w:lang w:val="en-GB"/>
              </w:rPr>
            </w:pPr>
            <w:r w:rsidRPr="00FE5083">
              <w:rPr>
                <w:lang w:val="en-GB"/>
              </w:rPr>
              <w:t>Valid Values</w:t>
            </w:r>
          </w:p>
        </w:tc>
        <w:tc>
          <w:tcPr>
            <w:tcW w:w="778" w:type="pct"/>
            <w:tcBorders>
              <w:left w:val="single" w:sz="6" w:space="0" w:color="auto"/>
              <w:bottom w:val="single" w:sz="12" w:space="0" w:color="auto"/>
              <w:right w:val="single" w:sz="6" w:space="0" w:color="auto"/>
            </w:tcBorders>
            <w:shd w:val="clear" w:color="auto" w:fill="auto"/>
            <w:vAlign w:val="bottom"/>
          </w:tcPr>
          <w:p w:rsidR="00F97E72" w:rsidRPr="00FE5083" w:rsidRDefault="00F97E72" w:rsidP="00EC312E">
            <w:pPr>
              <w:pStyle w:val="TableHeader"/>
              <w:rPr>
                <w:lang w:val="en-GB"/>
              </w:rPr>
            </w:pPr>
            <w:r w:rsidRPr="00FE5083">
              <w:rPr>
                <w:lang w:val="en-GB"/>
              </w:rPr>
              <w:t>Domain Name</w:t>
            </w:r>
          </w:p>
        </w:tc>
        <w:tc>
          <w:tcPr>
            <w:tcW w:w="535" w:type="pct"/>
            <w:tcBorders>
              <w:left w:val="single" w:sz="6" w:space="0" w:color="auto"/>
              <w:bottom w:val="single" w:sz="12" w:space="0" w:color="auto"/>
            </w:tcBorders>
            <w:shd w:val="clear" w:color="auto" w:fill="auto"/>
            <w:vAlign w:val="bottom"/>
          </w:tcPr>
          <w:p w:rsidR="00F97E72" w:rsidRPr="00FE5083" w:rsidRDefault="00F97E72" w:rsidP="00EC312E">
            <w:pPr>
              <w:pStyle w:val="TableHeader"/>
              <w:rPr>
                <w:lang w:val="en-GB"/>
              </w:rPr>
            </w:pPr>
            <w:r w:rsidRPr="00FE5083">
              <w:rPr>
                <w:lang w:val="en-GB"/>
              </w:rPr>
              <w:t>New/ Delete/ Update</w:t>
            </w:r>
          </w:p>
        </w:tc>
      </w:tr>
      <w:tr w:rsidR="00F97E72" w:rsidRPr="0028532F" w:rsidTr="00EC312E">
        <w:trPr>
          <w:cantSplit/>
          <w:tblHeader/>
        </w:trPr>
        <w:tc>
          <w:tcPr>
            <w:tcW w:w="1444" w:type="pct"/>
            <w:tcBorders>
              <w:top w:val="single" w:sz="12" w:space="0" w:color="auto"/>
            </w:tcBorders>
            <w:shd w:val="clear" w:color="auto" w:fill="auto"/>
          </w:tcPr>
          <w:p w:rsidR="00F97E72" w:rsidRPr="00FE5083" w:rsidRDefault="00F97E72" w:rsidP="00EC312E">
            <w:pPr>
              <w:pStyle w:val="TableBody"/>
              <w:keepNext w:val="0"/>
              <w:keepLines w:val="0"/>
              <w:rPr>
                <w:highlight w:val="yellow"/>
                <w:lang w:val="en-GB"/>
              </w:rPr>
            </w:pPr>
            <w:r w:rsidRPr="00FE5083">
              <w:rPr>
                <w:lang w:val="en-GB"/>
              </w:rPr>
              <w:t>NP_OPERATOR_CODE</w:t>
            </w:r>
          </w:p>
        </w:tc>
        <w:tc>
          <w:tcPr>
            <w:tcW w:w="690" w:type="pct"/>
            <w:tcBorders>
              <w:top w:val="single" w:sz="12" w:space="0" w:color="auto"/>
            </w:tcBorders>
            <w:shd w:val="clear" w:color="auto" w:fill="auto"/>
          </w:tcPr>
          <w:p w:rsidR="00F97E72" w:rsidRPr="00FE5083" w:rsidRDefault="00F97E72" w:rsidP="00EC312E">
            <w:pPr>
              <w:pStyle w:val="TableBody"/>
              <w:keepNext w:val="0"/>
              <w:keepLines w:val="0"/>
              <w:rPr>
                <w:highlight w:val="yellow"/>
                <w:lang w:val="en-GB"/>
              </w:rPr>
            </w:pPr>
            <w:r w:rsidRPr="00FE5083">
              <w:rPr>
                <w:lang w:val="en-GB"/>
              </w:rPr>
              <w:t>CHAR(5)</w:t>
            </w:r>
          </w:p>
        </w:tc>
        <w:tc>
          <w:tcPr>
            <w:tcW w:w="1035" w:type="pct"/>
            <w:tcBorders>
              <w:top w:val="single" w:sz="12" w:space="0" w:color="auto"/>
            </w:tcBorders>
            <w:shd w:val="clear" w:color="auto" w:fill="auto"/>
          </w:tcPr>
          <w:p w:rsidR="00F97E72" w:rsidRPr="00FE5083" w:rsidRDefault="00F97E72" w:rsidP="00EC312E">
            <w:pPr>
              <w:pStyle w:val="TableBody"/>
              <w:keepNext w:val="0"/>
              <w:keepLines w:val="0"/>
              <w:rPr>
                <w:lang w:val="en-GB"/>
              </w:rPr>
            </w:pPr>
            <w:r w:rsidRPr="00FE5083">
              <w:rPr>
                <w:lang w:val="en-GB"/>
              </w:rPr>
              <w:t>Service provider ID</w:t>
            </w:r>
          </w:p>
        </w:tc>
        <w:tc>
          <w:tcPr>
            <w:tcW w:w="518" w:type="pct"/>
            <w:tcBorders>
              <w:top w:val="single" w:sz="12" w:space="0" w:color="auto"/>
            </w:tcBorders>
            <w:shd w:val="clear" w:color="auto" w:fill="auto"/>
          </w:tcPr>
          <w:p w:rsidR="00F97E72" w:rsidRPr="00FE5083" w:rsidRDefault="00F97E72" w:rsidP="00EC312E">
            <w:pPr>
              <w:pStyle w:val="TableBody"/>
              <w:keepNext w:val="0"/>
              <w:keepLines w:val="0"/>
              <w:rPr>
                <w:lang w:val="en-GB"/>
              </w:rPr>
            </w:pPr>
          </w:p>
        </w:tc>
        <w:tc>
          <w:tcPr>
            <w:tcW w:w="778" w:type="pct"/>
            <w:tcBorders>
              <w:top w:val="single" w:sz="12" w:space="0" w:color="auto"/>
            </w:tcBorders>
            <w:shd w:val="clear" w:color="auto" w:fill="auto"/>
          </w:tcPr>
          <w:p w:rsidR="00F97E72" w:rsidRPr="00FE5083" w:rsidRDefault="00F97E72" w:rsidP="00EC312E">
            <w:pPr>
              <w:pStyle w:val="TableBody"/>
              <w:keepNext w:val="0"/>
              <w:keepLines w:val="0"/>
              <w:rPr>
                <w:lang w:val="en-GB"/>
              </w:rPr>
            </w:pPr>
            <w:r w:rsidRPr="00FE5083">
              <w:rPr>
                <w:lang w:val="en-GB"/>
              </w:rPr>
              <w:t>CSSRVOPR</w:t>
            </w:r>
          </w:p>
        </w:tc>
        <w:tc>
          <w:tcPr>
            <w:tcW w:w="535" w:type="pct"/>
            <w:tcBorders>
              <w:top w:val="single" w:sz="12" w:space="0" w:color="auto"/>
            </w:tcBorders>
            <w:shd w:val="clear" w:color="auto" w:fill="auto"/>
          </w:tcPr>
          <w:p w:rsidR="00F97E72" w:rsidRPr="00FE5083" w:rsidRDefault="00F97E72" w:rsidP="00EC312E">
            <w:pPr>
              <w:pStyle w:val="TableBody"/>
              <w:keepNext w:val="0"/>
              <w:keepLines w:val="0"/>
              <w:rPr>
                <w:lang w:val="en-GB"/>
              </w:rPr>
            </w:pPr>
            <w:r w:rsidRPr="00FE5083">
              <w:rPr>
                <w:lang w:val="en-GB"/>
              </w:rPr>
              <w:t>New</w:t>
            </w:r>
          </w:p>
          <w:p w:rsidR="00F97E72" w:rsidRPr="00FE5083" w:rsidRDefault="00F97E72" w:rsidP="00EC312E">
            <w:pPr>
              <w:pStyle w:val="TableBody"/>
              <w:keepNext w:val="0"/>
              <w:keepLines w:val="0"/>
              <w:rPr>
                <w:lang w:val="en-GB"/>
              </w:rPr>
            </w:pPr>
            <w:r w:rsidRPr="00FE5083">
              <w:rPr>
                <w:lang w:val="en-GB"/>
              </w:rPr>
              <w:t>Not Null field</w:t>
            </w:r>
          </w:p>
        </w:tc>
      </w:tr>
    </w:tbl>
    <w:p w:rsidR="00FE48BE" w:rsidRDefault="00FE48BE" w:rsidP="00FE48BE">
      <w:pPr>
        <w:pStyle w:val="Heading3"/>
      </w:pPr>
      <w:bookmarkStart w:id="1324" w:name="_Toc367095452"/>
      <w:r w:rsidRPr="002B6462">
        <w:t>Test Instruction</w:t>
      </w:r>
      <w:bookmarkEnd w:id="1324"/>
    </w:p>
    <w:p w:rsidR="00F97E72" w:rsidRPr="0044320A" w:rsidRDefault="00F97E72" w:rsidP="00F97E72">
      <w:pPr>
        <w:pStyle w:val="Heading4"/>
      </w:pPr>
      <w:bookmarkStart w:id="1325" w:name="_Toc355005785"/>
      <w:bookmarkStart w:id="1326" w:name="_Toc289845192"/>
      <w:r>
        <w:t>Reference</w:t>
      </w:r>
      <w:bookmarkEnd w:id="1325"/>
    </w:p>
    <w:p w:rsidR="00F97E72" w:rsidRDefault="00F97E72" w:rsidP="00F97E72">
      <w:pPr>
        <w:pStyle w:val="BodyText"/>
        <w:keepNext/>
        <w:keepLines/>
      </w:pPr>
      <w:r w:rsidRPr="0044320A">
        <w:t>Testers must perf</w:t>
      </w:r>
      <w:r>
        <w:t>orm the following procedures</w:t>
      </w:r>
      <w:r w:rsidRPr="0044320A">
        <w:t>:</w:t>
      </w:r>
    </w:p>
    <w:p w:rsidR="00F97E72" w:rsidRPr="00AD51A2" w:rsidRDefault="00F97E72" w:rsidP="00F97E72">
      <w:pPr>
        <w:pStyle w:val="Bullet1square"/>
      </w:pPr>
      <w:r w:rsidRPr="00AD51A2">
        <w:t>Open the ACCOUNT TYPE window and ensure that the “</w:t>
      </w:r>
      <w:r>
        <w:t>NP Operator Code</w:t>
      </w:r>
      <w:r w:rsidRPr="00AD51A2">
        <w:t>” field is visible.</w:t>
      </w:r>
    </w:p>
    <w:p w:rsidR="00F97E72" w:rsidRPr="00AD51A2" w:rsidRDefault="00F97E72" w:rsidP="00F97E72">
      <w:pPr>
        <w:pStyle w:val="Bullet1square"/>
      </w:pPr>
      <w:r w:rsidRPr="00AD51A2">
        <w:t xml:space="preserve">Change the value of this field for new or existing entries and </w:t>
      </w:r>
      <w:r>
        <w:t xml:space="preserve">select </w:t>
      </w:r>
      <w:r w:rsidRPr="00AD51A2">
        <w:t>Save</w:t>
      </w:r>
      <w:r>
        <w:t>.</w:t>
      </w:r>
    </w:p>
    <w:p w:rsidR="00F97E72" w:rsidRPr="00AD51A2" w:rsidRDefault="00F97E72" w:rsidP="00F97E72">
      <w:pPr>
        <w:pStyle w:val="Bullet1square"/>
      </w:pPr>
      <w:r w:rsidRPr="00AD51A2">
        <w:t xml:space="preserve">Ensure that the data is saved correctly in the </w:t>
      </w:r>
      <w:r>
        <w:t>database.</w:t>
      </w:r>
    </w:p>
    <w:p w:rsidR="00F97E72" w:rsidRPr="007238F3" w:rsidRDefault="00F97E72" w:rsidP="00F97E72">
      <w:pPr>
        <w:pStyle w:val="Heading4"/>
      </w:pPr>
      <w:bookmarkStart w:id="1327" w:name="_Toc355005786"/>
      <w:r w:rsidRPr="007238F3">
        <w:t>CSM</w:t>
      </w:r>
      <w:bookmarkEnd w:id="1326"/>
      <w:bookmarkEnd w:id="1327"/>
    </w:p>
    <w:p w:rsidR="00F97E72" w:rsidRPr="0044320A" w:rsidRDefault="00F97E72" w:rsidP="00F97E72">
      <w:pPr>
        <w:pStyle w:val="BodyText"/>
      </w:pPr>
      <w:r w:rsidRPr="0044320A">
        <w:t>Testers must perform the following procedures:</w:t>
      </w:r>
    </w:p>
    <w:p w:rsidR="00F97E72" w:rsidRPr="00AD51A2" w:rsidRDefault="00F97E72" w:rsidP="00F97E72">
      <w:pPr>
        <w:pStyle w:val="Bullet1square"/>
      </w:pPr>
      <w:r w:rsidRPr="00AD51A2">
        <w:t xml:space="preserve">Move subscriber </w:t>
      </w:r>
    </w:p>
    <w:p w:rsidR="00F97E72" w:rsidRPr="00AD51A2" w:rsidRDefault="00F97E72" w:rsidP="00F97E72">
      <w:pPr>
        <w:pStyle w:val="Bullet1square"/>
      </w:pPr>
      <w:r w:rsidRPr="00AD51A2">
        <w:t xml:space="preserve">Change subscriber services </w:t>
      </w:r>
    </w:p>
    <w:p w:rsidR="00F97E72" w:rsidRPr="00AD51A2" w:rsidRDefault="00F97E72" w:rsidP="00F97E72">
      <w:pPr>
        <w:pStyle w:val="Bullet1square"/>
      </w:pPr>
      <w:r w:rsidRPr="00AD51A2">
        <w:t>Change subscriber type</w:t>
      </w:r>
    </w:p>
    <w:p w:rsidR="00F97E72" w:rsidRPr="00AD51A2" w:rsidRDefault="00F97E72" w:rsidP="00F97E72">
      <w:pPr>
        <w:pStyle w:val="Bullet1square"/>
      </w:pPr>
      <w:r w:rsidRPr="00AD51A2">
        <w:t>Activate new subscriber</w:t>
      </w:r>
    </w:p>
    <w:p w:rsidR="00F97E72" w:rsidRPr="00AD51A2" w:rsidRDefault="00F97E72" w:rsidP="00F97E72">
      <w:pPr>
        <w:pStyle w:val="Bullet1square"/>
      </w:pPr>
      <w:r w:rsidRPr="00AD51A2">
        <w:t>Resume cancelled subscriber</w:t>
      </w:r>
    </w:p>
    <w:p w:rsidR="00F97E72" w:rsidRPr="00AD51A2" w:rsidRDefault="00F97E72" w:rsidP="00F97E72">
      <w:pPr>
        <w:pStyle w:val="Bullet1square"/>
      </w:pPr>
      <w:r w:rsidRPr="00AD51A2">
        <w:t>Change bill cycle</w:t>
      </w:r>
    </w:p>
    <w:p w:rsidR="00F97E72" w:rsidRPr="003F6F2A" w:rsidRDefault="00F97E72" w:rsidP="00F97E72">
      <w:pPr>
        <w:pStyle w:val="Bullet1square"/>
      </w:pPr>
      <w:r w:rsidRPr="003F6F2A">
        <w:lastRenderedPageBreak/>
        <w:t>Add BAN to hierarchy, which triggers a change of the bill cycle.</w:t>
      </w:r>
    </w:p>
    <w:p w:rsidR="00F97E72" w:rsidRPr="00AD51A2" w:rsidRDefault="00F97E72" w:rsidP="00F97E72">
      <w:pPr>
        <w:pStyle w:val="Bullet1square"/>
      </w:pPr>
      <w:r w:rsidRPr="00AD51A2">
        <w:t xml:space="preserve">For all </w:t>
      </w:r>
      <w:r>
        <w:t xml:space="preserve">the </w:t>
      </w:r>
      <w:r w:rsidRPr="00AD51A2">
        <w:t>above activities</w:t>
      </w:r>
      <w:r>
        <w:t>,</w:t>
      </w:r>
      <w:r w:rsidRPr="00AD51A2">
        <w:t xml:space="preserve"> check Q1</w:t>
      </w:r>
      <w:r>
        <w:t xml:space="preserve"> and</w:t>
      </w:r>
      <w:r w:rsidRPr="00AD51A2">
        <w:t xml:space="preserve"> Q1_FTR</w:t>
      </w:r>
      <w:r>
        <w:t xml:space="preserve"> to ensure</w:t>
      </w:r>
      <w:r w:rsidRPr="00AD51A2">
        <w:t xml:space="preserve"> that the </w:t>
      </w:r>
      <w:r>
        <w:t>six</w:t>
      </w:r>
      <w:r w:rsidRPr="00AD51A2">
        <w:t xml:space="preserve"> new parameters are sent correctly</w:t>
      </w:r>
      <w:r>
        <w:t xml:space="preserve">. </w:t>
      </w:r>
    </w:p>
    <w:p w:rsidR="00F97E72" w:rsidRDefault="00F97E72" w:rsidP="00F97E72">
      <w:pPr>
        <w:pStyle w:val="Heading4"/>
      </w:pPr>
      <w:bookmarkStart w:id="1328" w:name="_Toc355005787"/>
      <w:r>
        <w:t>Switch Control</w:t>
      </w:r>
      <w:bookmarkEnd w:id="1328"/>
    </w:p>
    <w:p w:rsidR="00F97E72" w:rsidRPr="0044320A" w:rsidRDefault="00F97E72" w:rsidP="00F97E72">
      <w:pPr>
        <w:pStyle w:val="BodyText"/>
      </w:pPr>
      <w:r w:rsidRPr="0044320A">
        <w:t>Testers must perform the following procedures:</w:t>
      </w:r>
    </w:p>
    <w:p w:rsidR="00F97E72" w:rsidRPr="00AD51A2" w:rsidRDefault="00F97E72" w:rsidP="00F97E72">
      <w:pPr>
        <w:pStyle w:val="Bullet1square"/>
      </w:pPr>
      <w:r w:rsidRPr="00AD51A2">
        <w:t>Activate new subscriber</w:t>
      </w:r>
    </w:p>
    <w:p w:rsidR="00F97E72" w:rsidRPr="00AD51A2" w:rsidRDefault="00F97E72" w:rsidP="00F97E72">
      <w:pPr>
        <w:pStyle w:val="Bullet1square"/>
      </w:pPr>
      <w:r w:rsidRPr="00AD51A2">
        <w:t xml:space="preserve">Move subscriber </w:t>
      </w:r>
    </w:p>
    <w:p w:rsidR="00F97E72" w:rsidRPr="00AD51A2" w:rsidRDefault="00F97E72" w:rsidP="00F97E72">
      <w:pPr>
        <w:pStyle w:val="Bullet1square"/>
      </w:pPr>
      <w:r w:rsidRPr="00AD51A2">
        <w:t>Change subscriber bill cycle</w:t>
      </w:r>
    </w:p>
    <w:p w:rsidR="00F97E72" w:rsidRPr="00AD51A2" w:rsidRDefault="00F97E72" w:rsidP="00F97E72">
      <w:pPr>
        <w:pStyle w:val="Bullet1square"/>
      </w:pPr>
      <w:r w:rsidRPr="00AD51A2">
        <w:t>Change subscriber type</w:t>
      </w:r>
    </w:p>
    <w:p w:rsidR="00F97E72" w:rsidRPr="00AD51A2" w:rsidRDefault="00F97E72" w:rsidP="00F97E72">
      <w:pPr>
        <w:pStyle w:val="Bullet1square"/>
      </w:pPr>
      <w:r w:rsidRPr="00AD51A2">
        <w:t xml:space="preserve">Change subscriber service provider </w:t>
      </w:r>
      <w:r>
        <w:t>ID</w:t>
      </w:r>
    </w:p>
    <w:p w:rsidR="00F97E72" w:rsidRPr="00AD51A2" w:rsidRDefault="00F97E72" w:rsidP="00F97E72">
      <w:pPr>
        <w:pStyle w:val="Bullet1square"/>
      </w:pPr>
      <w:r w:rsidRPr="00AD51A2">
        <w:t>Resume cancelled subscriber</w:t>
      </w:r>
    </w:p>
    <w:p w:rsidR="00F97E72" w:rsidRPr="00AD51A2" w:rsidRDefault="00F97E72" w:rsidP="00F97E72">
      <w:pPr>
        <w:pStyle w:val="Bullet1square"/>
      </w:pPr>
      <w:r w:rsidRPr="00AD51A2">
        <w:t>Change MSISDN</w:t>
      </w:r>
    </w:p>
    <w:p w:rsidR="00F97E72" w:rsidRPr="00AD51A2" w:rsidRDefault="00F97E72" w:rsidP="00F97E72">
      <w:pPr>
        <w:pStyle w:val="Bullet1square"/>
      </w:pPr>
      <w:r w:rsidRPr="00AD51A2">
        <w:t>Change IMSI</w:t>
      </w:r>
    </w:p>
    <w:p w:rsidR="00F97E72" w:rsidRPr="00AD51A2" w:rsidRDefault="00F97E72" w:rsidP="00F97E72">
      <w:pPr>
        <w:pStyle w:val="Bullet1square"/>
      </w:pPr>
      <w:r w:rsidRPr="00AD51A2">
        <w:t>Cancel subscriber</w:t>
      </w:r>
    </w:p>
    <w:p w:rsidR="00FE48BE" w:rsidRDefault="00F97E72" w:rsidP="00F97E72">
      <w:pPr>
        <w:pStyle w:val="Bullet1square"/>
      </w:pPr>
      <w:r w:rsidRPr="00AD51A2">
        <w:t xml:space="preserve">For all </w:t>
      </w:r>
      <w:r>
        <w:t xml:space="preserve">the </w:t>
      </w:r>
      <w:r w:rsidRPr="00AD51A2">
        <w:t>above activities</w:t>
      </w:r>
      <w:r>
        <w:t>,</w:t>
      </w:r>
      <w:r w:rsidRPr="00AD51A2">
        <w:t xml:space="preserve"> check </w:t>
      </w:r>
      <w:r>
        <w:t xml:space="preserve">that the </w:t>
      </w:r>
      <w:r w:rsidRPr="00AD51A2">
        <w:t>correct parameters are sent to ProfileServer</w:t>
      </w:r>
      <w:r w:rsidR="00FE48BE">
        <w:t>.</w:t>
      </w:r>
    </w:p>
    <w:p w:rsidR="00454040" w:rsidRDefault="00454040" w:rsidP="00454040">
      <w:pPr>
        <w:pStyle w:val="Bullet1square"/>
        <w:numPr>
          <w:ilvl w:val="0"/>
          <w:numId w:val="0"/>
        </w:numPr>
        <w:ind w:left="1800" w:hanging="360"/>
      </w:pPr>
    </w:p>
    <w:p w:rsidR="001C36B3" w:rsidRPr="00D422CA" w:rsidRDefault="001C36B3" w:rsidP="001C36B3">
      <w:pPr>
        <w:pStyle w:val="Heading2"/>
      </w:pPr>
      <w:bookmarkStart w:id="1329" w:name="_Toc367095453"/>
      <w:r w:rsidRPr="00D422CA">
        <w:t>CR 14</w:t>
      </w:r>
      <w:r>
        <w:t>67</w:t>
      </w:r>
      <w:r w:rsidRPr="00D422CA">
        <w:t xml:space="preserve"> – </w:t>
      </w:r>
      <w:r>
        <w:t>BAN Level Services</w:t>
      </w:r>
      <w:bookmarkEnd w:id="1329"/>
      <w:r w:rsidRPr="00D422CA">
        <w:t xml:space="preserve"> </w:t>
      </w:r>
    </w:p>
    <w:p w:rsidR="001C36B3" w:rsidRDefault="001C36B3" w:rsidP="001C36B3">
      <w:pPr>
        <w:pStyle w:val="Heading3"/>
      </w:pPr>
      <w:bookmarkStart w:id="1330" w:name="_Toc367095454"/>
      <w:r w:rsidRPr="002B6462">
        <w:t>Requirement Overview</w:t>
      </w:r>
      <w:bookmarkEnd w:id="1330"/>
    </w:p>
    <w:p w:rsidR="001C36B3" w:rsidRPr="00962864" w:rsidRDefault="001C36B3" w:rsidP="001C36B3">
      <w:pPr>
        <w:pStyle w:val="Bullet1square"/>
      </w:pPr>
      <w:r>
        <w:t xml:space="preserve">FR1 - Move activity – we need a new SOC level flag to “force” (or not) a change of price plan upon move subscriber activity. </w:t>
      </w:r>
    </w:p>
    <w:p w:rsidR="001C36B3" w:rsidRPr="002B6462" w:rsidRDefault="001C36B3" w:rsidP="001C36B3">
      <w:pPr>
        <w:pStyle w:val="Heading3"/>
      </w:pPr>
      <w:bookmarkStart w:id="1331" w:name="_Toc367095455"/>
      <w:r w:rsidRPr="002B6462">
        <w:t>Market-Specific Notes</w:t>
      </w:r>
      <w:bookmarkEnd w:id="1331"/>
    </w:p>
    <w:p w:rsidR="001C36B3" w:rsidRPr="002B6462" w:rsidRDefault="001C36B3" w:rsidP="001C36B3">
      <w:pPr>
        <w:pStyle w:val="BodyText"/>
      </w:pPr>
      <w:r w:rsidRPr="00263478">
        <w:t>The item for customization is part of the Fokus customized module, and is therefore available to Netcom only</w:t>
      </w:r>
      <w:r>
        <w:t>.</w:t>
      </w:r>
    </w:p>
    <w:p w:rsidR="001C36B3" w:rsidRDefault="001C36B3" w:rsidP="001C36B3">
      <w:pPr>
        <w:pStyle w:val="Heading3"/>
      </w:pPr>
      <w:bookmarkStart w:id="1332" w:name="_Toc367095456"/>
      <w:r w:rsidRPr="002B6462">
        <w:t>Existing Functionality</w:t>
      </w:r>
      <w:bookmarkEnd w:id="1332"/>
    </w:p>
    <w:p w:rsidR="001C36B3" w:rsidRPr="00962864" w:rsidRDefault="00A86FDA" w:rsidP="001C36B3">
      <w:pPr>
        <w:pStyle w:val="BodyText"/>
      </w:pPr>
      <w:r w:rsidRPr="00260B04">
        <w:t xml:space="preserve">Currently, it is not possible to </w:t>
      </w:r>
      <w:r>
        <w:t>force a Change Price Plan during Move Subscriber Activity</w:t>
      </w:r>
      <w:r w:rsidR="001C36B3">
        <w:t>.</w:t>
      </w:r>
    </w:p>
    <w:p w:rsidR="001C36B3" w:rsidRDefault="001C36B3" w:rsidP="001C36B3">
      <w:pPr>
        <w:pStyle w:val="Heading3"/>
      </w:pPr>
      <w:bookmarkStart w:id="1333" w:name="_Toc367095457"/>
      <w:r w:rsidRPr="002B6462">
        <w:t>Proposed Solution Functional Specifications</w:t>
      </w:r>
      <w:bookmarkEnd w:id="1333"/>
    </w:p>
    <w:p w:rsidR="00A86FDA" w:rsidRDefault="00A86FDA" w:rsidP="00A86FDA">
      <w:pPr>
        <w:pStyle w:val="Heading4"/>
        <w:tabs>
          <w:tab w:val="clear" w:pos="3060"/>
          <w:tab w:val="num" w:pos="2880"/>
        </w:tabs>
        <w:ind w:left="2880"/>
      </w:pPr>
      <w:r w:rsidRPr="00260B04">
        <w:t>Price Plan</w:t>
      </w:r>
    </w:p>
    <w:p w:rsidR="00A86FDA" w:rsidRPr="006E53DC" w:rsidRDefault="00A86FDA" w:rsidP="00A86FDA">
      <w:pPr>
        <w:pStyle w:val="BodyText"/>
      </w:pPr>
      <w:r>
        <w:t>The Price Plan application will be enhanced as follow to support FR1:</w:t>
      </w:r>
    </w:p>
    <w:p w:rsidR="00A86FDA" w:rsidRDefault="00A86FDA" w:rsidP="00A86FDA">
      <w:pPr>
        <w:pStyle w:val="Bullet1square"/>
      </w:pPr>
      <w:r>
        <w:t>A new CHANGE_RATING_ON_MOVE field will be added to the SOC</w:t>
      </w:r>
      <w:r w:rsidRPr="000118FD">
        <w:t xml:space="preserve"> table</w:t>
      </w:r>
      <w:r>
        <w:t>, the field will have a yes/no (Y/N) values and will indicate whether or not the price plan must be changed when moving subscriber from BAN to another. Empty value in this field will be treated as No so there is no need to update existing price plans if these should have the value N in this field.</w:t>
      </w:r>
    </w:p>
    <w:p w:rsidR="00A86FDA" w:rsidRDefault="00A86FDA" w:rsidP="00A86FDA">
      <w:pPr>
        <w:pStyle w:val="Bullet1square"/>
      </w:pPr>
      <w:r>
        <w:lastRenderedPageBreak/>
        <w:t>The Price Plan window will be enhanced to display the new field and to allow the user to maintain it for new and existing price plans. The field will have a drop down list with Yes () and No (N) values, with N as the default value.</w:t>
      </w:r>
    </w:p>
    <w:p w:rsidR="00A86FDA" w:rsidRDefault="00A86FDA" w:rsidP="00A86FDA">
      <w:pPr>
        <w:pStyle w:val="Bullet1square"/>
      </w:pPr>
      <w:r>
        <w:t>When the field is changed for an existing price plan a new version of the price plan will be created.</w:t>
      </w:r>
    </w:p>
    <w:p w:rsidR="00A86FDA" w:rsidRDefault="00A86FDA" w:rsidP="00454040">
      <w:pPr>
        <w:pStyle w:val="Bullet1square"/>
      </w:pPr>
      <w:r>
        <w:t>This field has no meaning for SOCs and promotions so it will not be visible in the SOCs and promotions windows</w:t>
      </w:r>
      <w:r w:rsidR="00454040">
        <w:t>, it will not appear on the campaign window as well</w:t>
      </w:r>
      <w:r>
        <w:t>. See the below screen shot.</w:t>
      </w:r>
    </w:p>
    <w:p w:rsidR="00A86FDA" w:rsidRPr="004A36A4" w:rsidRDefault="00A86FDA" w:rsidP="00A86FDA">
      <w:pPr>
        <w:pStyle w:val="BodyText"/>
        <w:ind w:left="1800"/>
      </w:pPr>
    </w:p>
    <w:p w:rsidR="00A86FDA" w:rsidRPr="00260B04" w:rsidRDefault="00A86FDA" w:rsidP="00A86FDA">
      <w:pPr>
        <w:pStyle w:val="Bullet2round"/>
        <w:numPr>
          <w:ilvl w:val="0"/>
          <w:numId w:val="0"/>
        </w:numPr>
        <w:ind w:left="90"/>
      </w:pPr>
      <w:r>
        <w:rPr>
          <w:noProof/>
        </w:rPr>
        <w:drawing>
          <wp:inline distT="0" distB="0" distL="0" distR="0">
            <wp:extent cx="6010275" cy="4143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10275" cy="4143375"/>
                    </a:xfrm>
                    <a:prstGeom prst="rect">
                      <a:avLst/>
                    </a:prstGeom>
                    <a:noFill/>
                    <a:ln>
                      <a:noFill/>
                    </a:ln>
                  </pic:spPr>
                </pic:pic>
              </a:graphicData>
            </a:graphic>
          </wp:inline>
        </w:drawing>
      </w:r>
    </w:p>
    <w:p w:rsidR="00A86FDA" w:rsidRPr="00260B04" w:rsidRDefault="00A86FDA" w:rsidP="00A86FDA">
      <w:pPr>
        <w:pStyle w:val="Heading4"/>
        <w:tabs>
          <w:tab w:val="clear" w:pos="3060"/>
          <w:tab w:val="num" w:pos="2880"/>
        </w:tabs>
        <w:ind w:left="2880"/>
      </w:pPr>
      <w:r w:rsidRPr="00260B04">
        <w:t>CSM</w:t>
      </w:r>
    </w:p>
    <w:p w:rsidR="00A86FDA" w:rsidRDefault="00A86FDA" w:rsidP="00A86FDA">
      <w:pPr>
        <w:pStyle w:val="Bullet1square"/>
      </w:pPr>
      <w:r>
        <w:t>CSM application will be enhanced as follow to support FR1:</w:t>
      </w:r>
    </w:p>
    <w:p w:rsidR="00A86FDA" w:rsidRDefault="00A86FDA" w:rsidP="00A86FDA">
      <w:pPr>
        <w:pStyle w:val="Bullet2round"/>
      </w:pPr>
      <w:r>
        <w:t>When a subscriber is moved from BAN to another the system will check the value of the new CHANGE_RATING_ON_MOVE field for the existing price plan.</w:t>
      </w:r>
    </w:p>
    <w:p w:rsidR="00A86FDA" w:rsidRDefault="00A86FDA" w:rsidP="00A86FDA">
      <w:pPr>
        <w:pStyle w:val="Bullet2round"/>
      </w:pPr>
      <w:r>
        <w:t>If the value is N (no) or empty the move will be performed as of today.</w:t>
      </w:r>
    </w:p>
    <w:p w:rsidR="00A86FDA" w:rsidRDefault="00A86FDA" w:rsidP="00A86FDA">
      <w:pPr>
        <w:pStyle w:val="Bullet2round"/>
      </w:pPr>
      <w:r>
        <w:t>If the value of this field is Y (yes) the system will force the user to change the price plan on the subscriber before completing the move activity.</w:t>
      </w:r>
    </w:p>
    <w:p w:rsidR="00A86FDA" w:rsidRDefault="00A86FDA" w:rsidP="00A86FDA">
      <w:pPr>
        <w:pStyle w:val="Bullet2round"/>
      </w:pPr>
      <w:r>
        <w:lastRenderedPageBreak/>
        <w:t>If the user clicks the Move button without changing the price plan, the system will display below message to the user informing him/her that the move can’t be performed and the user must change the price plan first.</w:t>
      </w:r>
    </w:p>
    <w:p w:rsidR="00A86FDA" w:rsidRDefault="00A86FDA" w:rsidP="00A86FDA">
      <w:pPr>
        <w:pStyle w:val="Bullet2round"/>
        <w:numPr>
          <w:ilvl w:val="0"/>
          <w:numId w:val="0"/>
        </w:numPr>
        <w:ind w:left="2160"/>
      </w:pPr>
      <w:r>
        <w:t>“Please perform a Change Rating before Move.”</w:t>
      </w:r>
    </w:p>
    <w:p w:rsidR="00A86FDA" w:rsidRDefault="00A86FDA" w:rsidP="00A86FDA">
      <w:pPr>
        <w:pStyle w:val="Bullet2round"/>
      </w:pPr>
      <w:r>
        <w:t>If the User chooses the same price plan again from the Custom package/Campaign lookup,</w:t>
      </w:r>
      <w:r w:rsidRPr="001A3892">
        <w:t xml:space="preserve"> </w:t>
      </w:r>
      <w:r>
        <w:t>existing message to choose a different Price Plan will be shown.</w:t>
      </w:r>
    </w:p>
    <w:p w:rsidR="00A86FDA" w:rsidRDefault="00A86FDA" w:rsidP="00A86FDA">
      <w:pPr>
        <w:pStyle w:val="Bullet2round"/>
        <w:numPr>
          <w:ilvl w:val="0"/>
          <w:numId w:val="0"/>
        </w:numPr>
        <w:ind w:left="2160"/>
      </w:pPr>
    </w:p>
    <w:p w:rsidR="00A86FDA" w:rsidRPr="00260B04" w:rsidRDefault="00A86FDA" w:rsidP="00A86FDA">
      <w:pPr>
        <w:pStyle w:val="Heading4"/>
        <w:tabs>
          <w:tab w:val="clear" w:pos="3060"/>
          <w:tab w:val="num" w:pos="2880"/>
        </w:tabs>
        <w:ind w:left="2880"/>
      </w:pPr>
      <w:r w:rsidRPr="00260B04">
        <w:t xml:space="preserve">External </w:t>
      </w:r>
      <w:r>
        <w:t>S</w:t>
      </w:r>
      <w:r w:rsidRPr="00260B04">
        <w:t>ystems</w:t>
      </w:r>
    </w:p>
    <w:p w:rsidR="001C36B3" w:rsidRDefault="00A86FDA" w:rsidP="00A86FDA">
      <w:pPr>
        <w:pStyle w:val="Bullet1square"/>
      </w:pPr>
      <w:r>
        <w:t>All External systems should be enhanced to perform the validations as done in CSM</w:t>
      </w:r>
      <w:r w:rsidR="001C36B3" w:rsidRPr="00263478">
        <w:t>.</w:t>
      </w:r>
    </w:p>
    <w:p w:rsidR="001C36B3" w:rsidRPr="002B6462" w:rsidRDefault="001C36B3" w:rsidP="001C36B3">
      <w:pPr>
        <w:pStyle w:val="Heading3"/>
      </w:pPr>
      <w:bookmarkStart w:id="1334" w:name="_Toc367095458"/>
      <w:r w:rsidRPr="002B6462">
        <w:t>Impact on Other Applications</w:t>
      </w:r>
      <w:bookmarkEnd w:id="1334"/>
    </w:p>
    <w:p w:rsidR="001C36B3" w:rsidRPr="002B6462" w:rsidRDefault="001C36B3" w:rsidP="001C36B3">
      <w:pPr>
        <w:pStyle w:val="BodyText"/>
      </w:pPr>
      <w:r>
        <w:t>N/A</w:t>
      </w:r>
    </w:p>
    <w:p w:rsidR="001C36B3" w:rsidRPr="002B6462" w:rsidRDefault="001C36B3" w:rsidP="001C36B3">
      <w:pPr>
        <w:pStyle w:val="Heading3"/>
      </w:pPr>
      <w:bookmarkStart w:id="1335" w:name="_Toc367095459"/>
      <w:r w:rsidRPr="002B6462">
        <w:t>Collection Assumptions and Constraints</w:t>
      </w:r>
      <w:bookmarkEnd w:id="1335"/>
    </w:p>
    <w:p w:rsidR="001C36B3" w:rsidRPr="002B6462" w:rsidRDefault="001C36B3" w:rsidP="001C36B3">
      <w:pPr>
        <w:pStyle w:val="BodyText"/>
        <w:keepNext/>
        <w:keepLines/>
      </w:pPr>
      <w:r>
        <w:t>N/A</w:t>
      </w:r>
    </w:p>
    <w:p w:rsidR="001C36B3" w:rsidRDefault="001C36B3" w:rsidP="001C36B3">
      <w:pPr>
        <w:pStyle w:val="Heading3"/>
      </w:pPr>
      <w:bookmarkStart w:id="1336" w:name="_Toc367095460"/>
      <w:r w:rsidRPr="008B659A">
        <w:t>Implementation, BPT CR, and Training Notes</w:t>
      </w:r>
      <w:bookmarkEnd w:id="1336"/>
    </w:p>
    <w:p w:rsidR="00454040" w:rsidRPr="00454040" w:rsidRDefault="00454040" w:rsidP="00454040">
      <w:pPr>
        <w:pStyle w:val="BodyText"/>
      </w:pPr>
      <w:r>
        <w:t>N/A</w:t>
      </w:r>
    </w:p>
    <w:p w:rsidR="001C36B3" w:rsidRDefault="001C36B3" w:rsidP="001C36B3">
      <w:pPr>
        <w:pStyle w:val="Heading3"/>
      </w:pPr>
      <w:bookmarkStart w:id="1337" w:name="_Toc367095461"/>
      <w:r w:rsidRPr="002B6462">
        <w:t>Telia</w:t>
      </w:r>
      <w:r>
        <w:t>/Netcom</w:t>
      </w:r>
      <w:r w:rsidRPr="002B6462">
        <w:t xml:space="preserve"> Responsibility</w:t>
      </w:r>
      <w:bookmarkEnd w:id="1337"/>
    </w:p>
    <w:p w:rsidR="00454040" w:rsidRPr="00454040" w:rsidRDefault="00454040" w:rsidP="00100A83">
      <w:pPr>
        <w:pStyle w:val="BodyText"/>
      </w:pPr>
      <w:r>
        <w:t>Telia</w:t>
      </w:r>
      <w:r w:rsidR="00100A83">
        <w:t xml:space="preserve"> </w:t>
      </w:r>
      <w:r>
        <w:t>is responsible to update the new field in SOC table for the relevant price plans.</w:t>
      </w:r>
    </w:p>
    <w:p w:rsidR="001C36B3" w:rsidRDefault="001C36B3" w:rsidP="001C36B3">
      <w:pPr>
        <w:pStyle w:val="Heading3"/>
      </w:pPr>
      <w:bookmarkStart w:id="1338" w:name="_Toc367095462"/>
      <w:r w:rsidRPr="002B6462">
        <w:t>File and Record Changes</w:t>
      </w:r>
      <w:bookmarkEnd w:id="1338"/>
    </w:p>
    <w:p w:rsidR="001C36B3" w:rsidRPr="00D94E76" w:rsidRDefault="001C36B3" w:rsidP="001C36B3">
      <w:pPr>
        <w:pStyle w:val="BodyText"/>
      </w:pPr>
      <w:r>
        <w:t>N/A</w:t>
      </w:r>
    </w:p>
    <w:p w:rsidR="001C36B3" w:rsidRDefault="001C36B3" w:rsidP="001C36B3">
      <w:pPr>
        <w:pStyle w:val="Heading3"/>
      </w:pPr>
      <w:bookmarkStart w:id="1339" w:name="_Toc367095463"/>
      <w:r w:rsidRPr="002B6462">
        <w:t>Database Structural Changes</w:t>
      </w:r>
      <w:bookmarkEnd w:id="1339"/>
    </w:p>
    <w:p w:rsidR="00454040" w:rsidRPr="00260B04" w:rsidRDefault="00454040" w:rsidP="00454040">
      <w:pPr>
        <w:pStyle w:val="Heading4"/>
        <w:numPr>
          <w:ilvl w:val="3"/>
          <w:numId w:val="20"/>
        </w:numPr>
      </w:pPr>
      <w:bookmarkStart w:id="1340" w:name="_Toc358726815"/>
      <w:r w:rsidRPr="00260B04">
        <w:t>SOC</w:t>
      </w:r>
      <w:bookmarkEnd w:id="1340"/>
      <w:r>
        <w:t xml:space="preserve"> (Changed)</w:t>
      </w:r>
    </w:p>
    <w:tbl>
      <w:tblPr>
        <w:tblW w:w="9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88"/>
        <w:gridCol w:w="1617"/>
        <w:gridCol w:w="1259"/>
        <w:gridCol w:w="1349"/>
        <w:gridCol w:w="2462"/>
      </w:tblGrid>
      <w:tr w:rsidR="00454040" w:rsidRPr="00260B04" w:rsidTr="00871500">
        <w:trPr>
          <w:cantSplit/>
          <w:trHeight w:val="309"/>
          <w:tblHeader/>
        </w:trPr>
        <w:tc>
          <w:tcPr>
            <w:tcW w:w="2988" w:type="dxa"/>
            <w:tcBorders>
              <w:bottom w:val="single" w:sz="12" w:space="0" w:color="auto"/>
              <w:right w:val="single" w:sz="6" w:space="0" w:color="auto"/>
            </w:tcBorders>
            <w:shd w:val="clear" w:color="auto" w:fill="auto"/>
            <w:vAlign w:val="bottom"/>
            <w:hideMark/>
          </w:tcPr>
          <w:p w:rsidR="00454040" w:rsidRPr="00260B04" w:rsidRDefault="00454040" w:rsidP="00871500">
            <w:pPr>
              <w:pStyle w:val="TableHeader"/>
            </w:pPr>
            <w:r w:rsidRPr="00260B04">
              <w:t>Field  Name</w:t>
            </w:r>
          </w:p>
        </w:tc>
        <w:tc>
          <w:tcPr>
            <w:tcW w:w="1617" w:type="dxa"/>
            <w:tcBorders>
              <w:left w:val="single" w:sz="6" w:space="0" w:color="auto"/>
              <w:bottom w:val="single" w:sz="12" w:space="0" w:color="auto"/>
              <w:right w:val="single" w:sz="6" w:space="0" w:color="auto"/>
            </w:tcBorders>
            <w:shd w:val="clear" w:color="auto" w:fill="auto"/>
            <w:vAlign w:val="bottom"/>
            <w:hideMark/>
          </w:tcPr>
          <w:p w:rsidR="00454040" w:rsidRPr="00260B04" w:rsidRDefault="00454040" w:rsidP="00871500">
            <w:pPr>
              <w:pStyle w:val="TableHeader"/>
            </w:pPr>
            <w:r w:rsidRPr="00260B04">
              <w:t>DB Type</w:t>
            </w:r>
          </w:p>
        </w:tc>
        <w:tc>
          <w:tcPr>
            <w:tcW w:w="1259" w:type="dxa"/>
            <w:tcBorders>
              <w:left w:val="single" w:sz="6" w:space="0" w:color="auto"/>
              <w:bottom w:val="single" w:sz="12" w:space="0" w:color="auto"/>
              <w:right w:val="single" w:sz="6" w:space="0" w:color="auto"/>
            </w:tcBorders>
            <w:shd w:val="clear" w:color="auto" w:fill="auto"/>
            <w:vAlign w:val="bottom"/>
            <w:hideMark/>
          </w:tcPr>
          <w:p w:rsidR="00454040" w:rsidRPr="00260B04" w:rsidRDefault="00454040" w:rsidP="00871500">
            <w:pPr>
              <w:pStyle w:val="TableHeader"/>
            </w:pPr>
            <w:r w:rsidRPr="00260B04">
              <w:t xml:space="preserve">Domain </w:t>
            </w:r>
          </w:p>
        </w:tc>
        <w:tc>
          <w:tcPr>
            <w:tcW w:w="1349" w:type="dxa"/>
            <w:tcBorders>
              <w:left w:val="single" w:sz="6" w:space="0" w:color="auto"/>
              <w:bottom w:val="single" w:sz="12" w:space="0" w:color="auto"/>
              <w:right w:val="single" w:sz="6" w:space="0" w:color="auto"/>
            </w:tcBorders>
            <w:shd w:val="clear" w:color="auto" w:fill="auto"/>
            <w:vAlign w:val="bottom"/>
            <w:hideMark/>
          </w:tcPr>
          <w:p w:rsidR="00454040" w:rsidRPr="00260B04" w:rsidRDefault="00454040" w:rsidP="00871500">
            <w:pPr>
              <w:pStyle w:val="TableHeader"/>
            </w:pPr>
            <w:r w:rsidRPr="00260B04">
              <w:t>Valid Values</w:t>
            </w:r>
          </w:p>
        </w:tc>
        <w:tc>
          <w:tcPr>
            <w:tcW w:w="2462" w:type="dxa"/>
            <w:tcBorders>
              <w:left w:val="single" w:sz="6" w:space="0" w:color="auto"/>
              <w:bottom w:val="single" w:sz="12" w:space="0" w:color="auto"/>
            </w:tcBorders>
            <w:shd w:val="clear" w:color="auto" w:fill="auto"/>
            <w:vAlign w:val="bottom"/>
            <w:hideMark/>
          </w:tcPr>
          <w:p w:rsidR="00454040" w:rsidRPr="00260B04" w:rsidRDefault="00454040" w:rsidP="00871500">
            <w:pPr>
              <w:pStyle w:val="TableHeader"/>
            </w:pPr>
            <w:r w:rsidRPr="00260B04">
              <w:t>Remarks</w:t>
            </w:r>
          </w:p>
        </w:tc>
      </w:tr>
      <w:tr w:rsidR="00454040" w:rsidRPr="00260B04" w:rsidTr="00871500">
        <w:trPr>
          <w:cantSplit/>
          <w:trHeight w:val="800"/>
          <w:tblHeader/>
        </w:trPr>
        <w:tc>
          <w:tcPr>
            <w:tcW w:w="2988" w:type="dxa"/>
            <w:shd w:val="clear" w:color="auto" w:fill="FFFFFF"/>
            <w:hideMark/>
          </w:tcPr>
          <w:p w:rsidR="00454040" w:rsidRPr="00260B04" w:rsidRDefault="00454040" w:rsidP="00871500">
            <w:pPr>
              <w:pStyle w:val="TableBody"/>
              <w:keepNext w:val="0"/>
              <w:keepLines w:val="0"/>
            </w:pPr>
            <w:r>
              <w:t>CHANGE_RATING_ON_MOVE</w:t>
            </w:r>
          </w:p>
        </w:tc>
        <w:tc>
          <w:tcPr>
            <w:tcW w:w="1617" w:type="dxa"/>
            <w:shd w:val="clear" w:color="auto" w:fill="FFFFFF"/>
            <w:hideMark/>
          </w:tcPr>
          <w:p w:rsidR="00454040" w:rsidRPr="00260B04" w:rsidRDefault="00454040" w:rsidP="00871500">
            <w:pPr>
              <w:pStyle w:val="TableBody"/>
              <w:keepNext w:val="0"/>
              <w:keepLines w:val="0"/>
            </w:pPr>
            <w:r>
              <w:t>CHAR</w:t>
            </w:r>
            <w:r w:rsidRPr="00260B04">
              <w:t>(1)</w:t>
            </w:r>
          </w:p>
        </w:tc>
        <w:tc>
          <w:tcPr>
            <w:tcW w:w="1259" w:type="dxa"/>
            <w:shd w:val="clear" w:color="auto" w:fill="FFFFFF"/>
            <w:hideMark/>
          </w:tcPr>
          <w:p w:rsidR="00454040" w:rsidRPr="00260B04" w:rsidRDefault="00454040" w:rsidP="00871500">
            <w:pPr>
              <w:pStyle w:val="TableBody"/>
              <w:keepNext w:val="0"/>
              <w:keepLines w:val="0"/>
            </w:pPr>
            <w:r>
              <w:t>yesnoind</w:t>
            </w:r>
            <w:r w:rsidRPr="00260B04">
              <w:t>.dom</w:t>
            </w:r>
          </w:p>
        </w:tc>
        <w:tc>
          <w:tcPr>
            <w:tcW w:w="1349" w:type="dxa"/>
            <w:shd w:val="clear" w:color="auto" w:fill="FFFFFF"/>
            <w:hideMark/>
          </w:tcPr>
          <w:p w:rsidR="00454040" w:rsidRPr="00260B04" w:rsidRDefault="00454040" w:rsidP="00871500">
            <w:pPr>
              <w:pStyle w:val="TableBody"/>
              <w:keepNext w:val="0"/>
              <w:keepLines w:val="0"/>
            </w:pPr>
            <w:r>
              <w:t>Y/N/NULL</w:t>
            </w:r>
          </w:p>
        </w:tc>
        <w:tc>
          <w:tcPr>
            <w:tcW w:w="2462" w:type="dxa"/>
            <w:shd w:val="clear" w:color="auto" w:fill="FFFFFF"/>
            <w:hideMark/>
          </w:tcPr>
          <w:p w:rsidR="00454040" w:rsidRPr="00260B04" w:rsidRDefault="00454040" w:rsidP="00871500">
            <w:pPr>
              <w:pStyle w:val="TableBody"/>
              <w:keepNext w:val="0"/>
              <w:keepLines w:val="0"/>
            </w:pPr>
          </w:p>
        </w:tc>
      </w:tr>
    </w:tbl>
    <w:p w:rsidR="001C36B3" w:rsidRPr="009E73C1" w:rsidRDefault="001C36B3" w:rsidP="001C36B3">
      <w:pPr>
        <w:pStyle w:val="BodyText"/>
      </w:pPr>
    </w:p>
    <w:p w:rsidR="001C36B3" w:rsidRDefault="001C36B3" w:rsidP="001C36B3">
      <w:pPr>
        <w:pStyle w:val="Heading3"/>
      </w:pPr>
      <w:bookmarkStart w:id="1341" w:name="_Toc367095464"/>
      <w:r w:rsidRPr="002B6462">
        <w:t>Test Instruction</w:t>
      </w:r>
      <w:bookmarkEnd w:id="1341"/>
    </w:p>
    <w:p w:rsidR="00454040" w:rsidRPr="00260B04" w:rsidRDefault="00454040" w:rsidP="00454040">
      <w:pPr>
        <w:pStyle w:val="Heading4"/>
      </w:pPr>
      <w:bookmarkStart w:id="1342" w:name="_Toc358726831"/>
      <w:r w:rsidRPr="00260B04">
        <w:t>Price Plan</w:t>
      </w:r>
      <w:bookmarkEnd w:id="1342"/>
    </w:p>
    <w:p w:rsidR="00454040" w:rsidRDefault="00454040" w:rsidP="00454040">
      <w:pPr>
        <w:pStyle w:val="Bullet1square"/>
      </w:pPr>
      <w:r w:rsidRPr="00260B04">
        <w:t>Create a</w:t>
      </w:r>
      <w:r>
        <w:t xml:space="preserve"> new Price Plan.</w:t>
      </w:r>
      <w:r w:rsidRPr="00260B04">
        <w:t xml:space="preserve"> </w:t>
      </w:r>
      <w:r>
        <w:t xml:space="preserve">The </w:t>
      </w:r>
      <w:r w:rsidRPr="00260B04">
        <w:t>new ‘</w:t>
      </w:r>
      <w:r>
        <w:t>Change Rating on Move’</w:t>
      </w:r>
      <w:r w:rsidRPr="00260B04">
        <w:t xml:space="preserve"> </w:t>
      </w:r>
      <w:r>
        <w:t>field</w:t>
      </w:r>
      <w:r w:rsidRPr="00260B04">
        <w:t xml:space="preserve"> will be </w:t>
      </w:r>
      <w:r>
        <w:t>visible</w:t>
      </w:r>
      <w:r w:rsidRPr="00260B04">
        <w:t xml:space="preserve"> and non-mandatory.</w:t>
      </w:r>
    </w:p>
    <w:p w:rsidR="00454040" w:rsidRDefault="00454040" w:rsidP="00454040">
      <w:pPr>
        <w:pStyle w:val="Bullet1square"/>
      </w:pPr>
      <w:r>
        <w:t>Create or Update Price Plans with some valid values in the new field.</w:t>
      </w:r>
    </w:p>
    <w:p w:rsidR="00454040" w:rsidRDefault="00454040" w:rsidP="00454040">
      <w:pPr>
        <w:pStyle w:val="Bullet1square"/>
      </w:pPr>
      <w:r>
        <w:lastRenderedPageBreak/>
        <w:t>Check that this new field will not be visible in other type of SOC or Promotion windows.</w:t>
      </w:r>
    </w:p>
    <w:p w:rsidR="00454040" w:rsidRDefault="00454040" w:rsidP="00454040">
      <w:pPr>
        <w:pStyle w:val="Heading4"/>
      </w:pPr>
      <w:bookmarkStart w:id="1343" w:name="_Toc358726832"/>
      <w:r w:rsidRPr="00260B04">
        <w:t>CSM</w:t>
      </w:r>
      <w:bookmarkEnd w:id="1343"/>
    </w:p>
    <w:p w:rsidR="00454040" w:rsidRDefault="00454040" w:rsidP="00454040">
      <w:pPr>
        <w:pStyle w:val="Bullet1square"/>
      </w:pPr>
      <w:r>
        <w:t>Try to move a Subscriber with Price Plan having new indicator “CHANGE_RATING_ON_MOVE” as ‘N’/NULL without change rating, no Error message will occur and Move should be successful.</w:t>
      </w:r>
    </w:p>
    <w:p w:rsidR="00454040" w:rsidRDefault="00454040" w:rsidP="00454040">
      <w:pPr>
        <w:pStyle w:val="Bullet1square"/>
      </w:pPr>
      <w:r>
        <w:t>Try to move a Subscriber with Price Plan having new indicator “CHANGE_RATING_ON_MOVE” as ‘Y’ without change rating, an Error message will occur saying to perform Change Rating and the activity will be stopped.</w:t>
      </w:r>
    </w:p>
    <w:p w:rsidR="00454040" w:rsidRDefault="00454040" w:rsidP="00454040">
      <w:pPr>
        <w:pStyle w:val="Bullet1square"/>
      </w:pPr>
      <w:r>
        <w:t>In above scenario, perform change Rating and select the same Price Plan and try to Move, activity is not allowed until Price Plan is changed.</w:t>
      </w:r>
    </w:p>
    <w:p w:rsidR="001C36B3" w:rsidRDefault="00454040" w:rsidP="00454040">
      <w:pPr>
        <w:pStyle w:val="Bullet1square"/>
      </w:pPr>
      <w:r>
        <w:t>Perform Change Rating choosing different Price Plan and click on Move, Move activity will be successful</w:t>
      </w:r>
      <w:r w:rsidR="001C36B3">
        <w:t>.</w:t>
      </w:r>
    </w:p>
    <w:p w:rsidR="001C36B3" w:rsidRPr="008A1DD8" w:rsidRDefault="001C36B3" w:rsidP="001C36B3">
      <w:pPr>
        <w:pStyle w:val="Bullet1square"/>
        <w:numPr>
          <w:ilvl w:val="0"/>
          <w:numId w:val="0"/>
        </w:numPr>
        <w:ind w:left="1800" w:hanging="360"/>
      </w:pPr>
    </w:p>
    <w:p w:rsidR="001C36B3" w:rsidRDefault="001C36B3" w:rsidP="001C36B3">
      <w:pPr>
        <w:pStyle w:val="Bullet1square"/>
        <w:numPr>
          <w:ilvl w:val="0"/>
          <w:numId w:val="0"/>
        </w:numPr>
        <w:ind w:left="1800" w:hanging="360"/>
      </w:pPr>
    </w:p>
    <w:p w:rsidR="00EC312E" w:rsidRPr="00D422CA" w:rsidRDefault="00EC312E" w:rsidP="00B93694">
      <w:pPr>
        <w:pStyle w:val="Heading2"/>
      </w:pPr>
      <w:bookmarkStart w:id="1344" w:name="_Toc367095465"/>
      <w:r w:rsidRPr="00D422CA">
        <w:t>CR 14</w:t>
      </w:r>
      <w:r w:rsidR="00B93694">
        <w:t>79</w:t>
      </w:r>
      <w:r w:rsidRPr="00D422CA">
        <w:t xml:space="preserve"> –</w:t>
      </w:r>
      <w:r w:rsidR="00B93694">
        <w:t xml:space="preserve"> Enhanced FYI for Bill Type and Enclosures</w:t>
      </w:r>
      <w:bookmarkEnd w:id="1344"/>
      <w:r w:rsidRPr="00D422CA">
        <w:t xml:space="preserve"> </w:t>
      </w:r>
    </w:p>
    <w:p w:rsidR="00EC312E" w:rsidRDefault="00EC312E" w:rsidP="00EC312E">
      <w:pPr>
        <w:pStyle w:val="Heading3"/>
      </w:pPr>
      <w:bookmarkStart w:id="1345" w:name="_Toc367095466"/>
      <w:r w:rsidRPr="002B6462">
        <w:t>Requirement Overview</w:t>
      </w:r>
      <w:bookmarkEnd w:id="1345"/>
    </w:p>
    <w:p w:rsidR="00B93694" w:rsidRDefault="00B93694" w:rsidP="00B93694">
      <w:pPr>
        <w:pStyle w:val="Bullet1square"/>
      </w:pPr>
      <w:r>
        <w:t xml:space="preserve">FR1 - Telia needs to be able to add material (page inserts) to invoices based on more specific customer segmentation than what is currently possible. This must be done </w:t>
      </w:r>
      <w:r w:rsidRPr="00B26C44">
        <w:t>with TLE</w:t>
      </w:r>
      <w:r>
        <w:t xml:space="preserve"> as described in the document from print shop and configured/triggered via FYI-parameters. </w:t>
      </w:r>
    </w:p>
    <w:p w:rsidR="00B93694" w:rsidRDefault="00B93694" w:rsidP="00B93694">
      <w:pPr>
        <w:pStyle w:val="Bullet1square"/>
        <w:numPr>
          <w:ilvl w:val="0"/>
          <w:numId w:val="0"/>
        </w:numPr>
        <w:ind w:left="1800"/>
      </w:pPr>
      <w:r>
        <w:object w:dxaOrig="1545" w:dyaOrig="990">
          <v:shape id="_x0000_i1050" type="#_x0000_t75" style="width:77.25pt;height:49.5pt" o:ole="">
            <v:imagedata r:id="rId77" o:title=""/>
          </v:shape>
          <o:OLEObject Type="Embed" ProgID="AcroExch.Document.11" ShapeID="_x0000_i1050" DrawAspect="Icon" ObjectID="_1442239450" r:id="rId78"/>
        </w:object>
      </w:r>
    </w:p>
    <w:p w:rsidR="00B93694" w:rsidRDefault="00B93694" w:rsidP="00B93694">
      <w:pPr>
        <w:pStyle w:val="Bullet1square"/>
        <w:numPr>
          <w:ilvl w:val="0"/>
          <w:numId w:val="0"/>
        </w:numPr>
        <w:ind w:left="1800"/>
      </w:pPr>
      <w:r>
        <w:t>The implementation should be for all customers, all bill types and regular bills (positive/negative – faktura/kreditnota).</w:t>
      </w:r>
    </w:p>
    <w:p w:rsidR="00B93694" w:rsidRDefault="00B93694" w:rsidP="00B93694">
      <w:pPr>
        <w:pStyle w:val="Bullet1square"/>
        <w:numPr>
          <w:ilvl w:val="0"/>
          <w:numId w:val="0"/>
        </w:numPr>
        <w:ind w:left="1800"/>
      </w:pPr>
    </w:p>
    <w:p w:rsidR="00B93694" w:rsidRDefault="00B93694" w:rsidP="00B93694">
      <w:pPr>
        <w:pStyle w:val="Bullet1square"/>
      </w:pPr>
      <w:r>
        <w:t>FR2 - The FYI parameters need to be enhanced to configure bill-type/production-type (first, regular, final and revised).</w:t>
      </w:r>
    </w:p>
    <w:p w:rsidR="00EC312E" w:rsidRPr="002B6462" w:rsidRDefault="00EC312E" w:rsidP="00EC312E">
      <w:pPr>
        <w:pStyle w:val="Heading3"/>
      </w:pPr>
      <w:bookmarkStart w:id="1346" w:name="_Toc367095467"/>
      <w:r w:rsidRPr="002B6462">
        <w:t>Market-Specific Notes</w:t>
      </w:r>
      <w:bookmarkEnd w:id="1346"/>
    </w:p>
    <w:p w:rsidR="00EC312E" w:rsidRPr="002B6462" w:rsidRDefault="00EC312E" w:rsidP="00EC312E">
      <w:pPr>
        <w:pStyle w:val="BodyText"/>
      </w:pPr>
      <w:r w:rsidRPr="00263478">
        <w:t>The item for customization is part of the Fokus customized module, and is therefore available to Netcom only</w:t>
      </w:r>
      <w:r>
        <w:t>.</w:t>
      </w:r>
    </w:p>
    <w:p w:rsidR="00EC312E" w:rsidRDefault="00EC312E" w:rsidP="00EC312E">
      <w:pPr>
        <w:pStyle w:val="Heading3"/>
      </w:pPr>
      <w:bookmarkStart w:id="1347" w:name="_Toc367095468"/>
      <w:r w:rsidRPr="002B6462">
        <w:lastRenderedPageBreak/>
        <w:t>Existing Functionality</w:t>
      </w:r>
      <w:bookmarkEnd w:id="1347"/>
    </w:p>
    <w:p w:rsidR="00B93694" w:rsidRDefault="00B93694" w:rsidP="00B93694">
      <w:pPr>
        <w:pStyle w:val="BodyText"/>
      </w:pPr>
      <w:r>
        <w:t xml:space="preserve">Currently, in all Telia AFP output files produced by ADD (regular bill, manual notes, SP bill, bill on demand and central reprint requests), a set of TLE records is written for each bill. </w:t>
      </w:r>
    </w:p>
    <w:p w:rsidR="00B93694" w:rsidRDefault="00B93694" w:rsidP="00B93694">
      <w:pPr>
        <w:pStyle w:val="BodyText"/>
      </w:pPr>
    </w:p>
    <w:p w:rsidR="00B93694" w:rsidRDefault="00B93694" w:rsidP="00B93694">
      <w:pPr>
        <w:pStyle w:val="BodyText"/>
      </w:pPr>
      <w:r>
        <w:t>Each TLE set contains:</w:t>
      </w:r>
    </w:p>
    <w:p w:rsidR="00B93694" w:rsidRDefault="00B93694" w:rsidP="00BC16F8">
      <w:pPr>
        <w:pStyle w:val="Bullet1square"/>
        <w:numPr>
          <w:ilvl w:val="0"/>
          <w:numId w:val="28"/>
        </w:numPr>
      </w:pPr>
      <w:r>
        <w:t>Customer account number (BAN)</w:t>
      </w:r>
    </w:p>
    <w:p w:rsidR="00B93694" w:rsidRDefault="00B93694" w:rsidP="00BC16F8">
      <w:pPr>
        <w:pStyle w:val="Bullet1square"/>
        <w:numPr>
          <w:ilvl w:val="0"/>
          <w:numId w:val="28"/>
        </w:numPr>
      </w:pPr>
      <w:r>
        <w:t>Customer name</w:t>
      </w:r>
    </w:p>
    <w:p w:rsidR="00B93694" w:rsidRDefault="00B93694" w:rsidP="00BC16F8">
      <w:pPr>
        <w:pStyle w:val="Bullet1square"/>
        <w:numPr>
          <w:ilvl w:val="0"/>
          <w:numId w:val="28"/>
        </w:numPr>
      </w:pPr>
      <w:r>
        <w:t xml:space="preserve">Invoice number </w:t>
      </w:r>
    </w:p>
    <w:p w:rsidR="00B93694" w:rsidRDefault="00B93694" w:rsidP="00BC16F8">
      <w:pPr>
        <w:pStyle w:val="Bullet1square"/>
        <w:numPr>
          <w:ilvl w:val="0"/>
          <w:numId w:val="28"/>
        </w:numPr>
      </w:pPr>
      <w:r>
        <w:t xml:space="preserve">Bill balance </w:t>
      </w:r>
    </w:p>
    <w:p w:rsidR="00B93694" w:rsidRDefault="00B93694" w:rsidP="00BC16F8">
      <w:pPr>
        <w:pStyle w:val="Bullet1square"/>
        <w:numPr>
          <w:ilvl w:val="0"/>
          <w:numId w:val="28"/>
        </w:numPr>
      </w:pPr>
      <w:r>
        <w:t xml:space="preserve">Subscriber number – subscriber number in the case of a single subscriber BAN, or “00000000000000000000” in the case of a multiple subscriber BAN </w:t>
      </w:r>
    </w:p>
    <w:p w:rsidR="00B93694" w:rsidRDefault="00B93694" w:rsidP="00B93694">
      <w:pPr>
        <w:pStyle w:val="BodyText"/>
        <w:rPr>
          <w:lang w:val="en-GB"/>
        </w:rPr>
      </w:pPr>
    </w:p>
    <w:p w:rsidR="00B93694" w:rsidRDefault="00B93694" w:rsidP="00B93694">
      <w:pPr>
        <w:pStyle w:val="BodyText"/>
      </w:pPr>
      <w:r>
        <w:t xml:space="preserve">These are invoice level TLEs, meaning that one TLE </w:t>
      </w:r>
      <w:r w:rsidRPr="00B26C44">
        <w:t>set</w:t>
      </w:r>
      <w:r>
        <w:t xml:space="preserve"> is inserted for each bill. Therefore, in an output file with 10 bills, there will be 10 sets of TLE records as in the example</w:t>
      </w:r>
      <w:r w:rsidRPr="00D826E8">
        <w:t xml:space="preserve"> </w:t>
      </w:r>
      <w:r>
        <w:t>below.</w:t>
      </w:r>
    </w:p>
    <w:p w:rsidR="00B93694" w:rsidRDefault="00B93694" w:rsidP="00B93694">
      <w:pPr>
        <w:pStyle w:val="BodyText"/>
      </w:pPr>
      <w:r>
        <w:t>For each TLE set, an account number is defined as the page group. The page group is set at the invoice level, so that each bill in the file has one page group.</w:t>
      </w:r>
    </w:p>
    <w:p w:rsidR="00B93694" w:rsidRDefault="00B93694" w:rsidP="00B93694">
      <w:pPr>
        <w:pStyle w:val="BodyText"/>
      </w:pPr>
    </w:p>
    <w:p w:rsidR="00B93694" w:rsidRPr="009C10F3" w:rsidRDefault="00B93694" w:rsidP="00B93694">
      <w:pPr>
        <w:pStyle w:val="BodyText"/>
        <w:ind w:left="0" w:firstLine="720"/>
        <w:rPr>
          <w:b/>
        </w:rPr>
      </w:pPr>
      <w:r>
        <w:rPr>
          <w:b/>
        </w:rPr>
        <w:t>Existing TLE set example:</w:t>
      </w:r>
    </w:p>
    <w:p w:rsidR="00B93694" w:rsidRDefault="00B93694" w:rsidP="00B93694">
      <w:pPr>
        <w:pStyle w:val="BodyText"/>
        <w:ind w:left="720"/>
      </w:pPr>
      <w:r>
        <w:t>BDT - Begin Document</w:t>
      </w:r>
    </w:p>
    <w:p w:rsidR="00B93694" w:rsidRDefault="00B93694" w:rsidP="00B93694">
      <w:pPr>
        <w:pStyle w:val="BodyText"/>
      </w:pPr>
      <w:r>
        <w:t xml:space="preserve">BNG - Begin Named Page Group   '000517758801' </w:t>
      </w:r>
    </w:p>
    <w:p w:rsidR="00B93694" w:rsidRDefault="00B93694" w:rsidP="00B93694">
      <w:pPr>
        <w:pStyle w:val="BodyText"/>
        <w:ind w:left="2160"/>
      </w:pPr>
      <w:r>
        <w:t xml:space="preserve">TLE - Tag Logical Element ‘accountnumber’  '000517758801' </w:t>
      </w:r>
    </w:p>
    <w:p w:rsidR="00B93694" w:rsidRDefault="00B93694" w:rsidP="00B93694">
      <w:pPr>
        <w:pStyle w:val="BodyText"/>
        <w:ind w:left="2160"/>
      </w:pPr>
      <w:r>
        <w:t>TLE - Tag Logical Element ‘customername;'  'Jeanette Prang’</w:t>
      </w:r>
    </w:p>
    <w:p w:rsidR="00B93694" w:rsidRDefault="00B93694" w:rsidP="00B93694">
      <w:pPr>
        <w:pStyle w:val="BodyText"/>
        <w:ind w:left="2160"/>
      </w:pPr>
      <w:r>
        <w:t>TLE - Tag Logical Element ‘invoiceno’  ‘4963114905001’</w:t>
      </w:r>
    </w:p>
    <w:p w:rsidR="00B93694" w:rsidRDefault="00B93694" w:rsidP="00B93694">
      <w:pPr>
        <w:pStyle w:val="BodyText"/>
        <w:ind w:left="2160"/>
      </w:pPr>
      <w:r>
        <w:t>TLE - Tag Logical Element ‘billbal’  ‘000000000638.14’</w:t>
      </w:r>
    </w:p>
    <w:p w:rsidR="00B93694" w:rsidRDefault="00B93694" w:rsidP="00B93694">
      <w:pPr>
        <w:pStyle w:val="BodyText"/>
        <w:ind w:left="2160"/>
      </w:pPr>
      <w:r>
        <w:t>TLE - Tag Logical Element ‘subscriberno’  'GSM04530307394   '</w:t>
      </w:r>
    </w:p>
    <w:p w:rsidR="00B93694" w:rsidRDefault="00B93694" w:rsidP="00B93694">
      <w:pPr>
        <w:pStyle w:val="BodyText"/>
        <w:ind w:left="2160" w:firstLine="720"/>
      </w:pPr>
      <w:r>
        <w:t>BPG - Begin Page</w:t>
      </w:r>
    </w:p>
    <w:p w:rsidR="00B93694" w:rsidRDefault="00B93694" w:rsidP="00B93694">
      <w:pPr>
        <w:pStyle w:val="BodyText"/>
        <w:ind w:left="2160" w:firstLine="720"/>
      </w:pPr>
      <w:r>
        <w:t>EPG - End Page</w:t>
      </w:r>
    </w:p>
    <w:p w:rsidR="00B93694" w:rsidRDefault="00B93694" w:rsidP="00B93694">
      <w:pPr>
        <w:pStyle w:val="BodyText"/>
        <w:ind w:left="2160" w:firstLine="720"/>
      </w:pPr>
      <w:r>
        <w:t>……………………..</w:t>
      </w:r>
    </w:p>
    <w:p w:rsidR="00B93694" w:rsidRDefault="00B93694" w:rsidP="00B93694">
      <w:pPr>
        <w:pStyle w:val="BodyText"/>
        <w:ind w:left="2160" w:firstLine="720"/>
      </w:pPr>
      <w:r>
        <w:t>BPG - Begin Page</w:t>
      </w:r>
    </w:p>
    <w:p w:rsidR="00B93694" w:rsidRDefault="00B93694" w:rsidP="00B93694">
      <w:pPr>
        <w:pStyle w:val="BodyText"/>
        <w:ind w:left="2160" w:firstLine="720"/>
      </w:pPr>
      <w:r>
        <w:t>EPG - End Page</w:t>
      </w:r>
    </w:p>
    <w:p w:rsidR="00B93694" w:rsidRDefault="00B93694" w:rsidP="00B93694">
      <w:pPr>
        <w:pStyle w:val="BodyText"/>
      </w:pPr>
      <w:r>
        <w:t>ENG - End Named Page Group '000517758801'</w:t>
      </w:r>
    </w:p>
    <w:p w:rsidR="00B93694" w:rsidRDefault="00B93694" w:rsidP="00B93694">
      <w:pPr>
        <w:pStyle w:val="Bullet1square"/>
        <w:numPr>
          <w:ilvl w:val="0"/>
          <w:numId w:val="0"/>
        </w:numPr>
        <w:ind w:left="1080" w:hanging="360"/>
      </w:pPr>
      <w:r>
        <w:t xml:space="preserve">EDT - End Document  </w:t>
      </w:r>
    </w:p>
    <w:p w:rsidR="00EC312E" w:rsidRPr="00962864" w:rsidRDefault="00EC312E" w:rsidP="00EC312E">
      <w:pPr>
        <w:pStyle w:val="BodyText"/>
      </w:pPr>
      <w:r>
        <w:t>.</w:t>
      </w:r>
    </w:p>
    <w:p w:rsidR="00EC312E" w:rsidRDefault="00EC312E" w:rsidP="00EC312E">
      <w:pPr>
        <w:pStyle w:val="Heading3"/>
      </w:pPr>
      <w:bookmarkStart w:id="1348" w:name="_Toc367095469"/>
      <w:r w:rsidRPr="002B6462">
        <w:lastRenderedPageBreak/>
        <w:t>Proposed Solution Functional Specifications</w:t>
      </w:r>
      <w:bookmarkEnd w:id="1348"/>
    </w:p>
    <w:p w:rsidR="00B93694" w:rsidRDefault="00B93694" w:rsidP="00B93694">
      <w:pPr>
        <w:pStyle w:val="Heading4"/>
      </w:pPr>
      <w:r>
        <w:t>Reference Application</w:t>
      </w:r>
    </w:p>
    <w:p w:rsidR="00B93694" w:rsidRDefault="00B93694" w:rsidP="00B93694">
      <w:pPr>
        <w:pStyle w:val="Bullet1square"/>
        <w:numPr>
          <w:ilvl w:val="0"/>
          <w:numId w:val="0"/>
        </w:numPr>
        <w:ind w:left="1440"/>
      </w:pPr>
      <w:r>
        <w:t>The RFT application will be enhanced to display the new PRODUCTION_TYPE field in the windows related to the FYI_PARAMETERS table.</w:t>
      </w:r>
    </w:p>
    <w:p w:rsidR="00B93694" w:rsidRDefault="00B93694" w:rsidP="00B93694">
      <w:pPr>
        <w:pStyle w:val="Bullet1square"/>
        <w:numPr>
          <w:ilvl w:val="0"/>
          <w:numId w:val="0"/>
        </w:numPr>
        <w:ind w:left="1440"/>
      </w:pPr>
      <w:r>
        <w:t>Users will have the ability to maintain the new field for existing and new entries.</w:t>
      </w:r>
    </w:p>
    <w:p w:rsidR="00B93694" w:rsidRDefault="00B93694" w:rsidP="00B93694">
      <w:pPr>
        <w:pStyle w:val="Bullet1square"/>
        <w:numPr>
          <w:ilvl w:val="0"/>
          <w:numId w:val="0"/>
        </w:numPr>
        <w:ind w:left="1440"/>
      </w:pPr>
      <w:r>
        <w:t>The RFT application will be enhanced to display the new SHORT_COUNTRY_CODE field in the windows related to the FOREIGN_COUNTRY table.</w:t>
      </w:r>
    </w:p>
    <w:p w:rsidR="00B93694" w:rsidRDefault="00B93694" w:rsidP="00B93694">
      <w:pPr>
        <w:pStyle w:val="Bullet1square"/>
        <w:numPr>
          <w:ilvl w:val="0"/>
          <w:numId w:val="0"/>
        </w:numPr>
        <w:ind w:left="1440"/>
      </w:pPr>
      <w:r>
        <w:t>Users will have the ability to maintain the new field for existing and new entries.</w:t>
      </w:r>
    </w:p>
    <w:p w:rsidR="00B93694" w:rsidRDefault="00B93694" w:rsidP="00B93694">
      <w:pPr>
        <w:pStyle w:val="Bullet1square"/>
        <w:numPr>
          <w:ilvl w:val="0"/>
          <w:numId w:val="0"/>
        </w:numPr>
        <w:ind w:left="1440"/>
      </w:pPr>
    </w:p>
    <w:p w:rsidR="00B93694" w:rsidRDefault="00B93694" w:rsidP="00B93694">
      <w:pPr>
        <w:pStyle w:val="Heading4"/>
      </w:pPr>
      <w:r>
        <w:t>ADD</w:t>
      </w:r>
    </w:p>
    <w:p w:rsidR="00B93694" w:rsidRDefault="00B93694" w:rsidP="00B93694">
      <w:pPr>
        <w:pStyle w:val="BodyText"/>
      </w:pPr>
      <w:r>
        <w:t>ADD will enhance the existing invoice level TLE by adding the attributes Strålfors requires for page inserts to it.</w:t>
      </w:r>
    </w:p>
    <w:p w:rsidR="00B93694" w:rsidRDefault="00B93694" w:rsidP="00B93694">
      <w:pPr>
        <w:pStyle w:val="BodyText"/>
      </w:pPr>
      <w:r>
        <w:t xml:space="preserve">The TLE will continue to be defined at the invoice level, so that each bill in the output file will have one set of TLE records. </w:t>
      </w:r>
    </w:p>
    <w:p w:rsidR="00B93694" w:rsidRDefault="00B93694" w:rsidP="00B93694">
      <w:pPr>
        <w:pStyle w:val="BodyText"/>
      </w:pPr>
      <w:r>
        <w:t>For each TLE set, the account number will continue to be defined as the page group, so that both the page group and the TLE set are defined at the invoice level.</w:t>
      </w:r>
    </w:p>
    <w:p w:rsidR="00B93694" w:rsidRDefault="00B93694" w:rsidP="00B93694">
      <w:pPr>
        <w:pStyle w:val="BodyText"/>
      </w:pPr>
      <w:r>
        <w:t>The page inserts will be configured/triggered via FYI_PARAMETERS.</w:t>
      </w:r>
    </w:p>
    <w:p w:rsidR="00B93694" w:rsidRDefault="00B93694" w:rsidP="00B93694">
      <w:pPr>
        <w:pStyle w:val="BodyText"/>
      </w:pPr>
      <w:r>
        <w:t xml:space="preserve">Entries with fyi_message_type of “P” will be created for page inserts, and the page_insert_code field will be populated for them. </w:t>
      </w:r>
    </w:p>
    <w:p w:rsidR="00B93694" w:rsidRDefault="00B93694" w:rsidP="00B93694">
      <w:pPr>
        <w:pStyle w:val="BodyText"/>
      </w:pPr>
      <w:r>
        <w:t xml:space="preserve">In the case of central reprint files, if a requested bill was archived before this CR is delivered to production, spaces will be placed in the new TLE attributes, since only the values for the existing TLE attributes will be found in the archive. The exception will be the new attributes which have harcoded values, like the PRINTSWITCH , which do not depend on any archived bill value. </w:t>
      </w:r>
    </w:p>
    <w:p w:rsidR="00B93694" w:rsidRDefault="00B93694" w:rsidP="00B93694">
      <w:pPr>
        <w:pStyle w:val="BodyText"/>
      </w:pPr>
      <w:r>
        <w:t>The INSERT1..INSERT4 attributes will always be space in case of central reprint.</w:t>
      </w:r>
    </w:p>
    <w:p w:rsidR="00B93694" w:rsidRDefault="00B93694" w:rsidP="00B93694">
      <w:pPr>
        <w:pStyle w:val="BodyText"/>
      </w:pPr>
      <w:r>
        <w:t>See example below.</w:t>
      </w:r>
    </w:p>
    <w:p w:rsidR="00B93694" w:rsidRPr="00823F78" w:rsidRDefault="00B93694" w:rsidP="00B93694">
      <w:pPr>
        <w:pStyle w:val="BodyText"/>
        <w:ind w:left="2160"/>
      </w:pPr>
      <w:r w:rsidRPr="00823F78">
        <w:t xml:space="preserve">TLE - Tag Logical Element  ' ENVIDENT '00517758801' </w:t>
      </w:r>
    </w:p>
    <w:p w:rsidR="00B93694" w:rsidRPr="00823F78" w:rsidRDefault="00B93694" w:rsidP="00B93694">
      <w:pPr>
        <w:pStyle w:val="BodyText"/>
        <w:ind w:left="2160"/>
      </w:pPr>
      <w:r w:rsidRPr="00823F78">
        <w:t>TLE - Tag Log</w:t>
      </w:r>
      <w:r>
        <w:t xml:space="preserve">ical Element  'ZIPCODE'  '         </w:t>
      </w:r>
      <w:r w:rsidRPr="00823F78">
        <w:t>'</w:t>
      </w:r>
    </w:p>
    <w:p w:rsidR="00B93694" w:rsidRDefault="00B93694" w:rsidP="00B93694">
      <w:pPr>
        <w:pStyle w:val="BodyText"/>
        <w:ind w:left="2160"/>
      </w:pPr>
      <w:r w:rsidRPr="00823F78">
        <w:t>TLE - Tag Log</w:t>
      </w:r>
      <w:r>
        <w:t xml:space="preserve">ical Element  'COUNTRYCODE'  '  </w:t>
      </w:r>
      <w:r w:rsidRPr="00823F78">
        <w:t xml:space="preserve"> '</w:t>
      </w:r>
    </w:p>
    <w:p w:rsidR="00B93694" w:rsidRDefault="00B93694" w:rsidP="00B93694">
      <w:pPr>
        <w:pStyle w:val="BodyText"/>
        <w:ind w:left="2160"/>
      </w:pPr>
      <w:r>
        <w:t>TLE - Tag Logical Element  'PRINTSWITCH'  'J '</w:t>
      </w:r>
    </w:p>
    <w:p w:rsidR="00B93694" w:rsidRDefault="00B93694" w:rsidP="00B93694">
      <w:pPr>
        <w:pStyle w:val="BodyText"/>
        <w:ind w:left="2160"/>
      </w:pPr>
      <w:r>
        <w:t>TLE - Tag Logical Element  'ARCHIVESWITCH'   'N'</w:t>
      </w:r>
    </w:p>
    <w:p w:rsidR="00B93694" w:rsidRDefault="00B93694" w:rsidP="00B93694">
      <w:pPr>
        <w:pStyle w:val="BodyText"/>
        <w:ind w:left="2160"/>
      </w:pPr>
      <w:r>
        <w:t>…</w:t>
      </w:r>
    </w:p>
    <w:p w:rsidR="00B93694" w:rsidRDefault="00B93694" w:rsidP="00B93694">
      <w:pPr>
        <w:pStyle w:val="BodyText"/>
        <w:ind w:left="2160"/>
      </w:pPr>
      <w:r>
        <w:t>TLE - Tag Logical Element  'INSERT1'  '  '</w:t>
      </w:r>
    </w:p>
    <w:p w:rsidR="00B93694" w:rsidRDefault="00B93694" w:rsidP="00B93694">
      <w:pPr>
        <w:pStyle w:val="BodyText"/>
        <w:ind w:left="2160"/>
      </w:pPr>
      <w:r>
        <w:lastRenderedPageBreak/>
        <w:t>TLE - Tag Logical Element  'INSERT2'  '  '</w:t>
      </w:r>
    </w:p>
    <w:p w:rsidR="00B93694" w:rsidRDefault="00B93694" w:rsidP="00B93694">
      <w:pPr>
        <w:pStyle w:val="BodyText"/>
        <w:ind w:left="2160"/>
      </w:pPr>
      <w:r>
        <w:t>…..</w:t>
      </w:r>
    </w:p>
    <w:p w:rsidR="00B93694" w:rsidRDefault="00B93694" w:rsidP="00B93694">
      <w:pPr>
        <w:pStyle w:val="BodyText"/>
        <w:ind w:left="2160"/>
      </w:pPr>
      <w:r>
        <w:t xml:space="preserve">TLE - Tag Logical Element  'NAME1'  </w:t>
      </w:r>
      <w:r w:rsidRPr="00F13183">
        <w:t xml:space="preserve">' </w:t>
      </w:r>
      <w:r>
        <w:t xml:space="preserve">                                        </w:t>
      </w:r>
      <w:r w:rsidRPr="00F13183">
        <w:t>'</w:t>
      </w:r>
    </w:p>
    <w:p w:rsidR="00B93694" w:rsidRDefault="00B93694" w:rsidP="00B93694">
      <w:pPr>
        <w:pStyle w:val="BodyText"/>
        <w:ind w:left="2160"/>
      </w:pPr>
      <w:r>
        <w:t>TLE - Tag Logical Element  'NAME2'  '                                         '</w:t>
      </w:r>
    </w:p>
    <w:p w:rsidR="00B93694" w:rsidRDefault="00B93694" w:rsidP="00B93694">
      <w:pPr>
        <w:pStyle w:val="BodyText"/>
        <w:ind w:left="2160"/>
      </w:pPr>
      <w:r>
        <w:t>…..</w:t>
      </w:r>
    </w:p>
    <w:p w:rsidR="00B93694" w:rsidRDefault="00B93694" w:rsidP="00B93694">
      <w:pPr>
        <w:pStyle w:val="BodyText"/>
        <w:ind w:left="2160"/>
      </w:pPr>
    </w:p>
    <w:p w:rsidR="00B93694" w:rsidRPr="002D553F" w:rsidRDefault="00B93694" w:rsidP="00B93694">
      <w:pPr>
        <w:pStyle w:val="BodyText"/>
      </w:pPr>
    </w:p>
    <w:p w:rsidR="00B93694" w:rsidRDefault="00B93694" w:rsidP="00B93694">
      <w:pPr>
        <w:pStyle w:val="BodyText"/>
      </w:pPr>
    </w:p>
    <w:p w:rsidR="00EC312E" w:rsidRPr="002B6462" w:rsidRDefault="00EC312E" w:rsidP="00EC312E">
      <w:pPr>
        <w:pStyle w:val="Heading3"/>
      </w:pPr>
      <w:bookmarkStart w:id="1349" w:name="_Toc367095470"/>
      <w:r w:rsidRPr="002B6462">
        <w:t>Impact on Other Applications</w:t>
      </w:r>
      <w:bookmarkEnd w:id="1349"/>
    </w:p>
    <w:p w:rsidR="00EC312E" w:rsidRPr="002B6462" w:rsidRDefault="00EC312E" w:rsidP="00EC312E">
      <w:pPr>
        <w:pStyle w:val="BodyText"/>
      </w:pPr>
      <w:r>
        <w:t>N/A</w:t>
      </w:r>
    </w:p>
    <w:p w:rsidR="00EC312E" w:rsidRPr="002B6462" w:rsidRDefault="00EC312E" w:rsidP="00EC312E">
      <w:pPr>
        <w:pStyle w:val="Heading3"/>
      </w:pPr>
      <w:bookmarkStart w:id="1350" w:name="_Toc367095471"/>
      <w:r w:rsidRPr="002B6462">
        <w:t>Collection Assumptions and Constraints</w:t>
      </w:r>
      <w:bookmarkEnd w:id="1350"/>
    </w:p>
    <w:p w:rsidR="00EC312E" w:rsidRPr="002B6462" w:rsidRDefault="00EC312E" w:rsidP="00EC312E">
      <w:pPr>
        <w:pStyle w:val="BodyText"/>
        <w:keepNext/>
        <w:keepLines/>
      </w:pPr>
      <w:r>
        <w:t>N/A</w:t>
      </w:r>
    </w:p>
    <w:p w:rsidR="00EC312E" w:rsidRPr="00EF4787" w:rsidRDefault="00EC312E" w:rsidP="00EC312E">
      <w:pPr>
        <w:pStyle w:val="Heading3"/>
      </w:pPr>
      <w:bookmarkStart w:id="1351" w:name="_Toc367095472"/>
      <w:r w:rsidRPr="00EF4787">
        <w:t>Implementation, BPT CR, and Training Notes</w:t>
      </w:r>
      <w:bookmarkEnd w:id="1351"/>
    </w:p>
    <w:p w:rsidR="00EC312E" w:rsidRPr="002B6462" w:rsidRDefault="00EC312E" w:rsidP="00EC312E">
      <w:pPr>
        <w:pStyle w:val="Bullet1square"/>
        <w:numPr>
          <w:ilvl w:val="0"/>
          <w:numId w:val="0"/>
        </w:numPr>
        <w:ind w:left="1800" w:hanging="360"/>
      </w:pPr>
      <w:r w:rsidRPr="00EF4787">
        <w:t>N/A</w:t>
      </w:r>
    </w:p>
    <w:p w:rsidR="00EC312E" w:rsidRPr="002B6462" w:rsidRDefault="00EC312E" w:rsidP="00EC312E">
      <w:pPr>
        <w:pStyle w:val="Heading3"/>
      </w:pPr>
      <w:bookmarkStart w:id="1352" w:name="_Toc367095473"/>
      <w:r w:rsidRPr="002B6462">
        <w:t>Telia</w:t>
      </w:r>
      <w:r>
        <w:t>/Netcom</w:t>
      </w:r>
      <w:r w:rsidRPr="002B6462">
        <w:t xml:space="preserve"> Responsibility</w:t>
      </w:r>
      <w:bookmarkEnd w:id="1352"/>
    </w:p>
    <w:p w:rsidR="00EC312E" w:rsidRPr="002B6462" w:rsidRDefault="00EC312E" w:rsidP="00EC312E">
      <w:pPr>
        <w:pStyle w:val="Bullet1square"/>
        <w:numPr>
          <w:ilvl w:val="0"/>
          <w:numId w:val="0"/>
        </w:numPr>
        <w:ind w:left="1800"/>
      </w:pPr>
      <w:r>
        <w:t>N/A</w:t>
      </w:r>
    </w:p>
    <w:p w:rsidR="00EC312E" w:rsidRDefault="00EC312E" w:rsidP="00EC312E">
      <w:pPr>
        <w:pStyle w:val="Heading3"/>
      </w:pPr>
      <w:bookmarkStart w:id="1353" w:name="_Toc367095474"/>
      <w:r w:rsidRPr="002B6462">
        <w:t>File and Record Changes</w:t>
      </w:r>
      <w:bookmarkEnd w:id="1353"/>
    </w:p>
    <w:p w:rsidR="00EC312E" w:rsidRPr="00D94E76" w:rsidRDefault="00EC312E" w:rsidP="00EC312E">
      <w:pPr>
        <w:pStyle w:val="BodyText"/>
      </w:pPr>
      <w:r>
        <w:t>N/A</w:t>
      </w:r>
    </w:p>
    <w:p w:rsidR="00EC312E" w:rsidRDefault="00EC312E" w:rsidP="00EC312E">
      <w:pPr>
        <w:pStyle w:val="Heading3"/>
      </w:pPr>
      <w:bookmarkStart w:id="1354" w:name="_Toc367095475"/>
      <w:r w:rsidRPr="002B6462">
        <w:t>Database Structural Changes</w:t>
      </w:r>
      <w:bookmarkEnd w:id="1354"/>
    </w:p>
    <w:p w:rsidR="00B93694" w:rsidRPr="00B3039D" w:rsidRDefault="00B93694" w:rsidP="00B93694">
      <w:pPr>
        <w:pStyle w:val="Heading4"/>
        <w:numPr>
          <w:ilvl w:val="3"/>
          <w:numId w:val="20"/>
        </w:numPr>
      </w:pPr>
      <w:bookmarkStart w:id="1355" w:name="_Toc360368762"/>
      <w:r>
        <w:t>FYI_PARAMETERS</w:t>
      </w:r>
      <w:r w:rsidRPr="00B3039D">
        <w:t xml:space="preserve"> – </w:t>
      </w:r>
      <w:r>
        <w:t>Modified</w:t>
      </w:r>
      <w:bookmarkEnd w:id="1355"/>
    </w:p>
    <w:p w:rsidR="00B93694" w:rsidRPr="00B3039D" w:rsidRDefault="00B93694" w:rsidP="00B93694">
      <w:pPr>
        <w:pStyle w:val="BodyText"/>
      </w:pPr>
      <w:r w:rsidRPr="00B3039D">
        <w:t xml:space="preserve">This </w:t>
      </w:r>
      <w:r>
        <w:t>reference table will be enhanced to have the following new field</w:t>
      </w:r>
      <w:r w:rsidRPr="00B3039D">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4"/>
        <w:gridCol w:w="841"/>
        <w:gridCol w:w="1372"/>
        <w:gridCol w:w="1304"/>
        <w:gridCol w:w="862"/>
        <w:gridCol w:w="1340"/>
        <w:gridCol w:w="892"/>
      </w:tblGrid>
      <w:tr w:rsidR="00B93694" w:rsidRPr="00B3039D" w:rsidTr="002C53E4">
        <w:trPr>
          <w:cantSplit/>
          <w:tblHeader/>
        </w:trPr>
        <w:tc>
          <w:tcPr>
            <w:tcW w:w="1280"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Name</w:t>
            </w:r>
          </w:p>
        </w:tc>
        <w:tc>
          <w:tcPr>
            <w:tcW w:w="473"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PK/NN</w:t>
            </w:r>
          </w:p>
        </w:tc>
        <w:tc>
          <w:tcPr>
            <w:tcW w:w="772"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Type (Length)</w:t>
            </w:r>
          </w:p>
        </w:tc>
        <w:tc>
          <w:tcPr>
            <w:tcW w:w="734"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Description</w:t>
            </w:r>
          </w:p>
        </w:tc>
        <w:tc>
          <w:tcPr>
            <w:tcW w:w="485"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Valid Values</w:t>
            </w:r>
          </w:p>
        </w:tc>
        <w:tc>
          <w:tcPr>
            <w:tcW w:w="754" w:type="pct"/>
            <w:tcBorders>
              <w:top w:val="single" w:sz="4" w:space="0" w:color="auto"/>
              <w:left w:val="single" w:sz="6" w:space="0" w:color="auto"/>
              <w:bottom w:val="single" w:sz="12" w:space="0" w:color="auto"/>
              <w:right w:val="single" w:sz="6" w:space="0" w:color="auto"/>
            </w:tcBorders>
          </w:tcPr>
          <w:p w:rsidR="00B93694" w:rsidRPr="00E23D86" w:rsidRDefault="00B93694" w:rsidP="002C53E4">
            <w:pPr>
              <w:pStyle w:val="TableHeader"/>
              <w:rPr>
                <w:bCs w:val="0"/>
                <w:lang w:val="en-GB"/>
              </w:rPr>
            </w:pPr>
            <w:r w:rsidRPr="00E23D86">
              <w:rPr>
                <w:bCs w:val="0"/>
                <w:lang w:val="en-GB"/>
              </w:rPr>
              <w:t>Domain Name</w:t>
            </w:r>
          </w:p>
        </w:tc>
        <w:tc>
          <w:tcPr>
            <w:tcW w:w="503" w:type="pct"/>
            <w:tcBorders>
              <w:top w:val="single" w:sz="4" w:space="0" w:color="auto"/>
              <w:left w:val="single" w:sz="6" w:space="0" w:color="auto"/>
              <w:bottom w:val="single" w:sz="12" w:space="0" w:color="auto"/>
              <w:right w:val="single" w:sz="4" w:space="0" w:color="auto"/>
            </w:tcBorders>
          </w:tcPr>
          <w:p w:rsidR="00B93694" w:rsidRPr="00E23D86" w:rsidRDefault="00B93694" w:rsidP="002C53E4">
            <w:pPr>
              <w:pStyle w:val="TableHeader"/>
              <w:rPr>
                <w:bCs w:val="0"/>
                <w:lang w:val="en-GB"/>
              </w:rPr>
            </w:pPr>
            <w:r w:rsidRPr="00E23D86">
              <w:rPr>
                <w:bCs w:val="0"/>
                <w:lang w:val="en-GB"/>
              </w:rPr>
              <w:t>New/ Delete/ Update</w:t>
            </w:r>
          </w:p>
        </w:tc>
      </w:tr>
      <w:tr w:rsidR="00B93694" w:rsidRPr="00B3039D" w:rsidTr="002C53E4">
        <w:trPr>
          <w:cantSplit/>
          <w:tblHeader/>
        </w:trPr>
        <w:tc>
          <w:tcPr>
            <w:tcW w:w="1280"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r w:rsidRPr="00E23D86">
              <w:rPr>
                <w:lang w:val="en-GB"/>
              </w:rPr>
              <w:t>PRODUCTION_TYPE</w:t>
            </w:r>
          </w:p>
        </w:tc>
        <w:tc>
          <w:tcPr>
            <w:tcW w:w="473"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r w:rsidRPr="00E23D86">
              <w:rPr>
                <w:lang w:val="en-GB"/>
              </w:rPr>
              <w:t>NN</w:t>
            </w:r>
          </w:p>
        </w:tc>
        <w:tc>
          <w:tcPr>
            <w:tcW w:w="772"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r w:rsidRPr="00E23D86">
              <w:rPr>
                <w:lang w:val="en-GB"/>
              </w:rPr>
              <w:t xml:space="preserve">Char(1) </w:t>
            </w:r>
          </w:p>
        </w:tc>
        <w:tc>
          <w:tcPr>
            <w:tcW w:w="734"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r w:rsidRPr="00E23D86">
              <w:rPr>
                <w:lang w:val="en-GB"/>
              </w:rPr>
              <w:t>Bill production type</w:t>
            </w:r>
          </w:p>
        </w:tc>
        <w:tc>
          <w:tcPr>
            <w:tcW w:w="485"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p>
        </w:tc>
        <w:tc>
          <w:tcPr>
            <w:tcW w:w="754" w:type="pct"/>
            <w:tcBorders>
              <w:top w:val="single" w:sz="4" w:space="0" w:color="auto"/>
              <w:left w:val="single" w:sz="6" w:space="0" w:color="auto"/>
              <w:bottom w:val="single" w:sz="4" w:space="0" w:color="auto"/>
              <w:right w:val="single" w:sz="6" w:space="0" w:color="auto"/>
            </w:tcBorders>
          </w:tcPr>
          <w:p w:rsidR="00B93694" w:rsidRPr="00E23D86" w:rsidRDefault="00B93694" w:rsidP="002C53E4">
            <w:pPr>
              <w:pStyle w:val="TableBody"/>
              <w:rPr>
                <w:lang w:val="en-GB"/>
              </w:rPr>
            </w:pPr>
            <w:r w:rsidRPr="00E23D86">
              <w:rPr>
                <w:lang w:val="en-GB"/>
              </w:rPr>
              <w:t>BLPRODTP (existing)</w:t>
            </w:r>
          </w:p>
        </w:tc>
        <w:tc>
          <w:tcPr>
            <w:tcW w:w="503" w:type="pct"/>
            <w:tcBorders>
              <w:top w:val="single" w:sz="4" w:space="0" w:color="auto"/>
              <w:left w:val="single" w:sz="6" w:space="0" w:color="auto"/>
              <w:bottom w:val="single" w:sz="4" w:space="0" w:color="auto"/>
              <w:right w:val="single" w:sz="4" w:space="0" w:color="auto"/>
            </w:tcBorders>
          </w:tcPr>
          <w:p w:rsidR="00B93694" w:rsidRPr="00E23D86" w:rsidRDefault="00B93694" w:rsidP="002C53E4">
            <w:pPr>
              <w:pStyle w:val="TableBody"/>
              <w:rPr>
                <w:lang w:val="en-GB"/>
              </w:rPr>
            </w:pPr>
            <w:r w:rsidRPr="00E23D86">
              <w:rPr>
                <w:lang w:val="en-GB"/>
              </w:rPr>
              <w:t>New</w:t>
            </w:r>
          </w:p>
        </w:tc>
      </w:tr>
    </w:tbl>
    <w:p w:rsidR="00B93694" w:rsidRPr="00B3039D" w:rsidRDefault="00B93694" w:rsidP="00B93694">
      <w:pPr>
        <w:pStyle w:val="Heading4"/>
        <w:numPr>
          <w:ilvl w:val="3"/>
          <w:numId w:val="20"/>
        </w:numPr>
      </w:pPr>
      <w:bookmarkStart w:id="1356" w:name="_Toc360368763"/>
      <w:r>
        <w:t>FOREIGN_COUNTRY</w:t>
      </w:r>
      <w:r w:rsidRPr="00B3039D">
        <w:t xml:space="preserve"> – </w:t>
      </w:r>
      <w:r>
        <w:t>Modified</w:t>
      </w:r>
      <w:bookmarkEnd w:id="1356"/>
    </w:p>
    <w:p w:rsidR="00B93694" w:rsidRDefault="00B93694" w:rsidP="00B93694">
      <w:pPr>
        <w:pStyle w:val="BodyText"/>
      </w:pPr>
      <w:r>
        <w:t>This reference table will be enhanced to have the following new field:</w:t>
      </w:r>
    </w:p>
    <w:tbl>
      <w:tblPr>
        <w:tblW w:w="5000" w:type="pct"/>
        <w:tblCellMar>
          <w:left w:w="0" w:type="dxa"/>
          <w:right w:w="0" w:type="dxa"/>
        </w:tblCellMar>
        <w:tblLook w:val="04A0" w:firstRow="1" w:lastRow="0" w:firstColumn="1" w:lastColumn="0" w:noHBand="0" w:noVBand="1"/>
      </w:tblPr>
      <w:tblGrid>
        <w:gridCol w:w="2583"/>
        <w:gridCol w:w="777"/>
        <w:gridCol w:w="1368"/>
        <w:gridCol w:w="1207"/>
        <w:gridCol w:w="840"/>
        <w:gridCol w:w="1283"/>
        <w:gridCol w:w="827"/>
      </w:tblGrid>
      <w:tr w:rsidR="00B93694" w:rsidTr="002C53E4">
        <w:trPr>
          <w:cantSplit/>
          <w:tblHeader/>
        </w:trPr>
        <w:tc>
          <w:tcPr>
            <w:tcW w:w="943" w:type="pct"/>
            <w:tcBorders>
              <w:top w:val="single" w:sz="8" w:space="0" w:color="auto"/>
              <w:left w:val="single" w:sz="8" w:space="0" w:color="auto"/>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lastRenderedPageBreak/>
              <w:t>Name</w:t>
            </w:r>
          </w:p>
        </w:tc>
        <w:tc>
          <w:tcPr>
            <w:tcW w:w="465"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PK/NN</w:t>
            </w:r>
          </w:p>
        </w:tc>
        <w:tc>
          <w:tcPr>
            <w:tcW w:w="990"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Type (Length)</w:t>
            </w:r>
          </w:p>
        </w:tc>
        <w:tc>
          <w:tcPr>
            <w:tcW w:w="734"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Description</w:t>
            </w:r>
          </w:p>
        </w:tc>
        <w:tc>
          <w:tcPr>
            <w:tcW w:w="665"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Valid Values</w:t>
            </w:r>
          </w:p>
        </w:tc>
        <w:tc>
          <w:tcPr>
            <w:tcW w:w="699"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Domain Name</w:t>
            </w:r>
          </w:p>
        </w:tc>
        <w:tc>
          <w:tcPr>
            <w:tcW w:w="503" w:type="pct"/>
            <w:tcBorders>
              <w:top w:val="single" w:sz="8" w:space="0" w:color="auto"/>
              <w:left w:val="nil"/>
              <w:bottom w:val="single" w:sz="12" w:space="0" w:color="auto"/>
              <w:right w:val="single" w:sz="8" w:space="0" w:color="auto"/>
            </w:tcBorders>
            <w:tcMar>
              <w:top w:w="0" w:type="dxa"/>
              <w:left w:w="108" w:type="dxa"/>
              <w:bottom w:w="0" w:type="dxa"/>
              <w:right w:w="108" w:type="dxa"/>
            </w:tcMar>
            <w:hideMark/>
          </w:tcPr>
          <w:p w:rsidR="00B93694" w:rsidRDefault="00B93694" w:rsidP="002C53E4">
            <w:pPr>
              <w:pStyle w:val="TableHeader"/>
              <w:rPr>
                <w:lang w:val="en-GB"/>
              </w:rPr>
            </w:pPr>
            <w:r>
              <w:rPr>
                <w:lang w:val="en-GB"/>
              </w:rPr>
              <w:t>New/ Delete/ Update</w:t>
            </w:r>
          </w:p>
        </w:tc>
      </w:tr>
      <w:tr w:rsidR="00B93694" w:rsidTr="002C53E4">
        <w:trPr>
          <w:cantSplit/>
          <w:tblHeader/>
        </w:trPr>
        <w:tc>
          <w:tcPr>
            <w:tcW w:w="943"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SHORT_COUNTRY_CODE</w:t>
            </w:r>
          </w:p>
        </w:tc>
        <w:tc>
          <w:tcPr>
            <w:tcW w:w="465" w:type="pct"/>
            <w:tcBorders>
              <w:top w:val="nil"/>
              <w:left w:val="nil"/>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NY</w:t>
            </w:r>
          </w:p>
        </w:tc>
        <w:tc>
          <w:tcPr>
            <w:tcW w:w="990" w:type="pct"/>
            <w:tcBorders>
              <w:top w:val="nil"/>
              <w:left w:val="nil"/>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 xml:space="preserve">Char(2) </w:t>
            </w:r>
          </w:p>
        </w:tc>
        <w:tc>
          <w:tcPr>
            <w:tcW w:w="734" w:type="pct"/>
            <w:tcBorders>
              <w:top w:val="nil"/>
              <w:left w:val="nil"/>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 xml:space="preserve">Short country code </w:t>
            </w:r>
          </w:p>
        </w:tc>
        <w:tc>
          <w:tcPr>
            <w:tcW w:w="665" w:type="pct"/>
            <w:tcBorders>
              <w:top w:val="nil"/>
              <w:left w:val="nil"/>
              <w:bottom w:val="single" w:sz="8" w:space="0" w:color="auto"/>
              <w:right w:val="single" w:sz="8" w:space="0" w:color="auto"/>
            </w:tcBorders>
            <w:tcMar>
              <w:top w:w="0" w:type="dxa"/>
              <w:left w:w="108" w:type="dxa"/>
              <w:bottom w:w="0" w:type="dxa"/>
              <w:right w:w="108" w:type="dxa"/>
            </w:tcMar>
          </w:tcPr>
          <w:p w:rsidR="00B93694" w:rsidRDefault="00B93694" w:rsidP="002C53E4">
            <w:pPr>
              <w:pStyle w:val="TableBody"/>
              <w:rPr>
                <w:lang w:val="en-GB"/>
              </w:rPr>
            </w:pPr>
          </w:p>
        </w:tc>
        <w:tc>
          <w:tcPr>
            <w:tcW w:w="699" w:type="pct"/>
            <w:tcBorders>
              <w:top w:val="nil"/>
              <w:left w:val="nil"/>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 xml:space="preserve">SHCNTRCD (new)  </w:t>
            </w:r>
          </w:p>
        </w:tc>
        <w:tc>
          <w:tcPr>
            <w:tcW w:w="503" w:type="pct"/>
            <w:tcBorders>
              <w:top w:val="nil"/>
              <w:left w:val="nil"/>
              <w:bottom w:val="single" w:sz="8" w:space="0" w:color="auto"/>
              <w:right w:val="single" w:sz="8" w:space="0" w:color="auto"/>
            </w:tcBorders>
            <w:tcMar>
              <w:top w:w="0" w:type="dxa"/>
              <w:left w:w="108" w:type="dxa"/>
              <w:bottom w:w="0" w:type="dxa"/>
              <w:right w:w="108" w:type="dxa"/>
            </w:tcMar>
            <w:hideMark/>
          </w:tcPr>
          <w:p w:rsidR="00B93694" w:rsidRDefault="00B93694" w:rsidP="002C53E4">
            <w:pPr>
              <w:pStyle w:val="TableBody"/>
              <w:rPr>
                <w:lang w:val="en-GB"/>
              </w:rPr>
            </w:pPr>
            <w:r>
              <w:rPr>
                <w:lang w:val="en-GB"/>
              </w:rPr>
              <w:t>New</w:t>
            </w:r>
          </w:p>
        </w:tc>
      </w:tr>
    </w:tbl>
    <w:p w:rsidR="00B93694" w:rsidRDefault="00B93694" w:rsidP="00B93694">
      <w:pPr>
        <w:pStyle w:val="BodyText"/>
      </w:pPr>
      <w:r>
        <w:t xml:space="preserve">It is Telia and Netcom responsibility to populate the </w:t>
      </w:r>
      <w:r>
        <w:rPr>
          <w:lang w:val="en-GB"/>
        </w:rPr>
        <w:t xml:space="preserve">SHORT_COUNTRY_CODE as per the </w:t>
      </w:r>
      <w:r w:rsidRPr="00622842">
        <w:rPr>
          <w:lang w:val="en-GB"/>
        </w:rPr>
        <w:t>ISO 3166-1-alpha-2, meaning two digit codes (see http://www.nationsonline.org/oneworld/country_code_list.htm for mapping)</w:t>
      </w:r>
    </w:p>
    <w:p w:rsidR="00B93694" w:rsidRPr="00B93694" w:rsidRDefault="00B93694" w:rsidP="00B93694">
      <w:pPr>
        <w:pStyle w:val="BodyText"/>
      </w:pPr>
    </w:p>
    <w:p w:rsidR="00EC312E" w:rsidRDefault="00EC312E" w:rsidP="00EC312E">
      <w:pPr>
        <w:pStyle w:val="Heading3"/>
      </w:pPr>
      <w:bookmarkStart w:id="1357" w:name="_Toc367095476"/>
      <w:r w:rsidRPr="002B6462">
        <w:t>Test Instruction</w:t>
      </w:r>
      <w:bookmarkEnd w:id="1357"/>
    </w:p>
    <w:p w:rsidR="00A85E99" w:rsidRDefault="00A85E99" w:rsidP="00EF4787">
      <w:pPr>
        <w:pStyle w:val="Heading4"/>
      </w:pPr>
      <w:bookmarkStart w:id="1358" w:name="_Toc360368778"/>
      <w:r>
        <w:t>ADD</w:t>
      </w:r>
      <w:bookmarkEnd w:id="1358"/>
    </w:p>
    <w:p w:rsidR="00A85E99" w:rsidRDefault="00A85E99" w:rsidP="00A85E99">
      <w:pPr>
        <w:pStyle w:val="BodyText"/>
      </w:pPr>
      <w:r>
        <w:t>As a result of the changed functionality, the following issues must be checked:</w:t>
      </w:r>
    </w:p>
    <w:p w:rsidR="00A85E99" w:rsidRDefault="00A85E99" w:rsidP="00A85E99">
      <w:pPr>
        <w:pStyle w:val="Bullet1square"/>
      </w:pPr>
      <w:r>
        <w:t>The presence of the new “PRODUCTION_TYPE” and  “SHORT_COUNTRY_CODE” fields in the reference extract</w:t>
      </w:r>
    </w:p>
    <w:p w:rsidR="00A85E99" w:rsidRDefault="00A85E99" w:rsidP="00A85E99">
      <w:pPr>
        <w:pStyle w:val="Bullet1square"/>
      </w:pPr>
      <w:r>
        <w:t>TLE set is inserted for each bill in an envelope and its attributes and values are as per the table in section 7.2.1</w:t>
      </w:r>
    </w:p>
    <w:p w:rsidR="00A85E99" w:rsidRDefault="00A85E99" w:rsidP="00A85E99">
      <w:pPr>
        <w:pStyle w:val="BodyText"/>
        <w:ind w:left="1800"/>
      </w:pPr>
      <w:r>
        <w:t>Affected AFP output that must be tested is:</w:t>
      </w:r>
    </w:p>
    <w:p w:rsidR="00A85E99" w:rsidRDefault="00A85E99" w:rsidP="00A85E99">
      <w:pPr>
        <w:pStyle w:val="Bullet2round"/>
      </w:pPr>
      <w:r>
        <w:t xml:space="preserve">Telia/Callme/DLG paper bills for EBOKS and non EBOKS </w:t>
      </w:r>
    </w:p>
    <w:p w:rsidR="00A85E99" w:rsidRDefault="00A85E99" w:rsidP="00A85E99">
      <w:pPr>
        <w:pStyle w:val="Bullet2round"/>
      </w:pPr>
      <w:r>
        <w:t>Netcom paper format in English and Norwegian</w:t>
      </w:r>
    </w:p>
    <w:p w:rsidR="00A85E99" w:rsidRDefault="00A85E99" w:rsidP="00A85E99">
      <w:pPr>
        <w:pStyle w:val="Bullet2round"/>
      </w:pPr>
      <w:r>
        <w:t>Telia and Netcom service Provider bills</w:t>
      </w:r>
    </w:p>
    <w:p w:rsidR="00A85E99" w:rsidRDefault="00A85E99" w:rsidP="00A85E99">
      <w:pPr>
        <w:pStyle w:val="Bullet2round"/>
      </w:pPr>
      <w:r>
        <w:t>Telia and Netcom manual notes</w:t>
      </w:r>
    </w:p>
    <w:p w:rsidR="00A85E99" w:rsidRDefault="00A85E99" w:rsidP="00A85E99">
      <w:pPr>
        <w:pStyle w:val="Bullet2round"/>
      </w:pPr>
      <w:r>
        <w:t>Telia and Netcom central reprint</w:t>
      </w:r>
    </w:p>
    <w:p w:rsidR="00A85E99" w:rsidRDefault="00A85E99" w:rsidP="00A85E99">
      <w:pPr>
        <w:pStyle w:val="Bullet2round"/>
      </w:pPr>
      <w:r>
        <w:t>Telia and Netcom bill on demand</w:t>
      </w:r>
    </w:p>
    <w:p w:rsidR="00A85E99" w:rsidRDefault="00A85E99" w:rsidP="00A85E99">
      <w:pPr>
        <w:pStyle w:val="Bullet1square"/>
      </w:pPr>
      <w:r>
        <w:t>Regression testing must be performed for all processes related to bill production: regular bill production, QA, bill on demand, manual notes, local and central reprint, and bill image.</w:t>
      </w:r>
    </w:p>
    <w:p w:rsidR="00A85E99" w:rsidRDefault="00A85E99" w:rsidP="00EF4787">
      <w:pPr>
        <w:pStyle w:val="Heading4"/>
      </w:pPr>
      <w:bookmarkStart w:id="1359" w:name="_Toc360368779"/>
      <w:r>
        <w:t>RFT</w:t>
      </w:r>
      <w:bookmarkEnd w:id="1359"/>
    </w:p>
    <w:p w:rsidR="00A85E99" w:rsidRDefault="00A85E99" w:rsidP="00A85E99">
      <w:pPr>
        <w:pStyle w:val="Bullet1square"/>
      </w:pPr>
      <w:r>
        <w:t>Open the FYI parameters table and ensure that the new PRODUCTION_TYPE field is visible.</w:t>
      </w:r>
    </w:p>
    <w:p w:rsidR="00A85E99" w:rsidRDefault="00A85E99" w:rsidP="00A85E99">
      <w:pPr>
        <w:pStyle w:val="Bullet1square"/>
      </w:pPr>
      <w:r>
        <w:t xml:space="preserve">Change the field for an entry and save; ensure that the data is saved in the database. </w:t>
      </w:r>
    </w:p>
    <w:p w:rsidR="00A85E99" w:rsidRDefault="00A85E99" w:rsidP="00A85E99">
      <w:pPr>
        <w:pStyle w:val="Bullet1square"/>
      </w:pPr>
      <w:r>
        <w:t>Create a new entry and ensure that the production type is also populated correctly</w:t>
      </w:r>
    </w:p>
    <w:p w:rsidR="0069018B" w:rsidRPr="00D422CA" w:rsidRDefault="0069018B" w:rsidP="0069018B">
      <w:pPr>
        <w:pStyle w:val="Heading2"/>
      </w:pPr>
      <w:bookmarkStart w:id="1360" w:name="_Toc367095477"/>
      <w:r w:rsidRPr="00D422CA">
        <w:lastRenderedPageBreak/>
        <w:t>CR 14</w:t>
      </w:r>
      <w:r>
        <w:t>80</w:t>
      </w:r>
      <w:r w:rsidRPr="00D422CA">
        <w:t xml:space="preserve"> –</w:t>
      </w:r>
      <w:r>
        <w:t xml:space="preserve"> Collection on Invoices</w:t>
      </w:r>
      <w:bookmarkEnd w:id="1360"/>
      <w:r w:rsidRPr="00D422CA">
        <w:t xml:space="preserve"> </w:t>
      </w:r>
    </w:p>
    <w:p w:rsidR="0069018B" w:rsidRDefault="0069018B" w:rsidP="0069018B">
      <w:pPr>
        <w:pStyle w:val="Heading3"/>
      </w:pPr>
      <w:bookmarkStart w:id="1361" w:name="_Toc367095478"/>
      <w:r w:rsidRPr="002B6462">
        <w:t>Requirement Overview</w:t>
      </w:r>
      <w:bookmarkEnd w:id="1361"/>
    </w:p>
    <w:p w:rsidR="0069018B" w:rsidRPr="007E2CE0" w:rsidRDefault="0069018B" w:rsidP="0069018B">
      <w:pPr>
        <w:pStyle w:val="Bullet1square"/>
      </w:pPr>
      <w:r w:rsidRPr="007E2CE0">
        <w:t xml:space="preserve">FR1: Create an immediate credit on the invoices that only have collection fees and invoice fees to make sure that they don’t enter collection. </w:t>
      </w:r>
    </w:p>
    <w:p w:rsidR="0069018B" w:rsidRDefault="0069018B" w:rsidP="0069018B">
      <w:pPr>
        <w:pStyle w:val="Bullet1square"/>
      </w:pPr>
      <w:r>
        <w:t>FR2: The invoice should only be credited when it is eligible to be made delinquent; that is, has a due date + a collection grace period</w:t>
      </w:r>
      <w:r w:rsidRPr="00CE3798">
        <w:t>.</w:t>
      </w:r>
      <w:r>
        <w:t xml:space="preserve"> </w:t>
      </w:r>
    </w:p>
    <w:p w:rsidR="0069018B" w:rsidRDefault="0069018B" w:rsidP="0069018B">
      <w:pPr>
        <w:pStyle w:val="Bullet1square"/>
      </w:pPr>
      <w:r>
        <w:t>FR3: Generate a report of the invoices that have been credited.</w:t>
      </w:r>
    </w:p>
    <w:p w:rsidR="0069018B" w:rsidRDefault="0069018B" w:rsidP="0069018B">
      <w:pPr>
        <w:pStyle w:val="Bullet1square"/>
      </w:pPr>
      <w:r>
        <w:t>FR4: Generate a report of payments on the invoices that have been credited.</w:t>
      </w:r>
    </w:p>
    <w:p w:rsidR="0069018B" w:rsidRPr="002B6462" w:rsidRDefault="0069018B" w:rsidP="0069018B">
      <w:pPr>
        <w:pStyle w:val="Heading3"/>
      </w:pPr>
      <w:bookmarkStart w:id="1362" w:name="_Toc367095479"/>
      <w:r w:rsidRPr="002B6462">
        <w:t>Market-Specific Notes</w:t>
      </w:r>
      <w:bookmarkEnd w:id="1362"/>
    </w:p>
    <w:p w:rsidR="0069018B" w:rsidRPr="002B6462" w:rsidRDefault="0069018B" w:rsidP="0069018B">
      <w:pPr>
        <w:pStyle w:val="BodyText"/>
      </w:pPr>
      <w:r w:rsidRPr="00263478">
        <w:t xml:space="preserve">The item for customization is part of the Fokus customized module, and is therefore available to </w:t>
      </w:r>
      <w:r>
        <w:t>Telia</w:t>
      </w:r>
      <w:r w:rsidRPr="00263478">
        <w:t xml:space="preserve"> only</w:t>
      </w:r>
      <w:r>
        <w:t>.</w:t>
      </w:r>
    </w:p>
    <w:p w:rsidR="0069018B" w:rsidRDefault="0069018B" w:rsidP="0069018B">
      <w:pPr>
        <w:pStyle w:val="Heading3"/>
      </w:pPr>
      <w:bookmarkStart w:id="1363" w:name="_Toc367095480"/>
      <w:r w:rsidRPr="002B6462">
        <w:t>Existing Functionality</w:t>
      </w:r>
      <w:bookmarkEnd w:id="1363"/>
    </w:p>
    <w:p w:rsidR="0069018B" w:rsidRPr="00962864" w:rsidRDefault="0069018B" w:rsidP="0069018B">
      <w:pPr>
        <w:pStyle w:val="BodyText"/>
      </w:pPr>
      <w:r w:rsidRPr="001327C7">
        <w:t>Currently</w:t>
      </w:r>
      <w:r>
        <w:t>, there is no functionality to have invoices with only collection and/or invoice fees skip collection.</w:t>
      </w:r>
    </w:p>
    <w:p w:rsidR="0069018B" w:rsidRDefault="0069018B" w:rsidP="0069018B">
      <w:pPr>
        <w:pStyle w:val="Heading3"/>
      </w:pPr>
      <w:bookmarkStart w:id="1364" w:name="_Toc367095481"/>
      <w:r w:rsidRPr="002B6462">
        <w:t>Proposed Solution Functional Specifications</w:t>
      </w:r>
      <w:bookmarkEnd w:id="1364"/>
    </w:p>
    <w:p w:rsidR="0069018B" w:rsidRDefault="0069018B" w:rsidP="0069018B">
      <w:pPr>
        <w:pStyle w:val="Heading4"/>
      </w:pPr>
      <w:r>
        <w:t>AR</w:t>
      </w:r>
      <w:r>
        <w:tab/>
      </w:r>
    </w:p>
    <w:p w:rsidR="0069018B" w:rsidRDefault="0069018B" w:rsidP="0069018B">
      <w:pPr>
        <w:pStyle w:val="Bullet1square"/>
      </w:pPr>
      <w:r>
        <w:t xml:space="preserve">A new process will be defined to identify and credit open invoices that only have collection and/or invoice fees.  </w:t>
      </w:r>
    </w:p>
    <w:p w:rsidR="0069018B" w:rsidRDefault="0069018B" w:rsidP="0069018B">
      <w:pPr>
        <w:pStyle w:val="Bullet1square"/>
      </w:pPr>
      <w:r>
        <w:t>The process will only identify open invoices that are eligible to be made delinquent - Due Date of Invoice &gt;= Due Date of invoice+ Collection grace period (currently 6 days)</w:t>
      </w:r>
    </w:p>
    <w:p w:rsidR="0069018B" w:rsidRDefault="0069018B" w:rsidP="0069018B">
      <w:pPr>
        <w:pStyle w:val="Bullet1square"/>
      </w:pPr>
      <w:r>
        <w:t xml:space="preserve">An immediate credit will be created for the invoices that only have collection and/or invoice fees. The customer will not be informed about the credit via a credit note or in the next bill. </w:t>
      </w:r>
    </w:p>
    <w:p w:rsidR="0069018B" w:rsidRDefault="0069018B" w:rsidP="0069018B">
      <w:pPr>
        <w:pStyle w:val="Bullet1square"/>
      </w:pPr>
      <w:r>
        <w:t>The new process will be scheduled to run daily before the collection evaluation process.</w:t>
      </w:r>
    </w:p>
    <w:p w:rsidR="0069018B" w:rsidRDefault="0069018B" w:rsidP="0069018B">
      <w:pPr>
        <w:pStyle w:val="Bullet1square"/>
      </w:pPr>
      <w:r>
        <w:t>A new table will be created to store the invoices that have been credited by the new process.</w:t>
      </w:r>
    </w:p>
    <w:p w:rsidR="0069018B" w:rsidRDefault="0069018B" w:rsidP="0069018B">
      <w:pPr>
        <w:pStyle w:val="Bullet1square"/>
      </w:pPr>
      <w:r>
        <w:t>A daily report will be generated, containing the invoices that have been credited by the new process.</w:t>
      </w:r>
    </w:p>
    <w:p w:rsidR="0069018B" w:rsidRDefault="0069018B" w:rsidP="0069018B">
      <w:pPr>
        <w:pStyle w:val="Bullet1square"/>
      </w:pPr>
      <w:r>
        <w:t>A weekly report will be generated, containing payments on the invoices that were credited by the new process</w:t>
      </w:r>
      <w:r w:rsidRPr="00263478">
        <w:t>.</w:t>
      </w:r>
    </w:p>
    <w:p w:rsidR="0069018B" w:rsidRPr="00962864" w:rsidRDefault="0069018B" w:rsidP="0069018B">
      <w:pPr>
        <w:pStyle w:val="Bullet1square"/>
        <w:numPr>
          <w:ilvl w:val="0"/>
          <w:numId w:val="0"/>
        </w:numPr>
        <w:ind w:left="1800"/>
      </w:pPr>
    </w:p>
    <w:p w:rsidR="0069018B" w:rsidRPr="002B6462" w:rsidRDefault="0069018B" w:rsidP="0069018B">
      <w:pPr>
        <w:pStyle w:val="Heading3"/>
      </w:pPr>
      <w:bookmarkStart w:id="1365" w:name="_Toc367095482"/>
      <w:r w:rsidRPr="002B6462">
        <w:t>Impact on Other Applications</w:t>
      </w:r>
      <w:bookmarkEnd w:id="1365"/>
    </w:p>
    <w:p w:rsidR="0069018B" w:rsidRPr="002B6462" w:rsidRDefault="0069018B" w:rsidP="0069018B">
      <w:pPr>
        <w:pStyle w:val="BodyText"/>
      </w:pPr>
      <w:r>
        <w:t>N/A</w:t>
      </w:r>
    </w:p>
    <w:p w:rsidR="0069018B" w:rsidRPr="002B6462" w:rsidRDefault="0069018B" w:rsidP="0069018B">
      <w:pPr>
        <w:pStyle w:val="Heading3"/>
      </w:pPr>
      <w:bookmarkStart w:id="1366" w:name="_Toc367095483"/>
      <w:r w:rsidRPr="002B6462">
        <w:lastRenderedPageBreak/>
        <w:t>Collection Assumptions and Constraints</w:t>
      </w:r>
      <w:bookmarkEnd w:id="1366"/>
    </w:p>
    <w:p w:rsidR="0069018B" w:rsidRPr="002B6462" w:rsidRDefault="0069018B" w:rsidP="0069018B">
      <w:pPr>
        <w:pStyle w:val="BodyText"/>
        <w:keepNext/>
        <w:keepLines/>
      </w:pPr>
      <w:r>
        <w:t>N/A</w:t>
      </w:r>
    </w:p>
    <w:p w:rsidR="0069018B" w:rsidRDefault="0069018B" w:rsidP="0069018B">
      <w:pPr>
        <w:pStyle w:val="Heading3"/>
      </w:pPr>
      <w:bookmarkStart w:id="1367" w:name="_Toc367095484"/>
      <w:r w:rsidRPr="00BD4A01">
        <w:t>Implementation, BPT CR, and Training Notes</w:t>
      </w:r>
      <w:bookmarkEnd w:id="1367"/>
    </w:p>
    <w:p w:rsidR="00BD4A01" w:rsidRDefault="00BD4A01" w:rsidP="009379D3">
      <w:pPr>
        <w:pStyle w:val="Bullet1square"/>
      </w:pPr>
      <w:r w:rsidRPr="00BD4A01">
        <w:t xml:space="preserve">Amdocs will create a new entry in the ADJUSTMENT_REASON table for reason code ‘CRCLFE’ </w:t>
      </w:r>
      <w:r w:rsidR="009379D3">
        <w:t>which is relevant</w:t>
      </w:r>
      <w:r w:rsidRPr="00BD4A01">
        <w:t xml:space="preserve"> only for Telia</w:t>
      </w:r>
    </w:p>
    <w:p w:rsidR="00BD4A01" w:rsidRPr="00BD4A01" w:rsidRDefault="00BD4A01" w:rsidP="00BD4A01">
      <w:pPr>
        <w:pStyle w:val="Bullet1square"/>
        <w:numPr>
          <w:ilvl w:val="0"/>
          <w:numId w:val="0"/>
        </w:numPr>
        <w:ind w:left="1800"/>
      </w:pPr>
      <w:r w:rsidRPr="00BD4A01">
        <w:rPr>
          <w:lang w:val="en-US"/>
        </w:rPr>
        <w:t xml:space="preserve">The entry will be created from </w:t>
      </w:r>
      <w:r>
        <w:rPr>
          <w:lang w:val="en-US"/>
        </w:rPr>
        <w:t xml:space="preserve">Price Plan </w:t>
      </w:r>
      <w:r w:rsidRPr="00BD4A01">
        <w:rPr>
          <w:lang w:val="en-US"/>
        </w:rPr>
        <w:t xml:space="preserve">online before </w:t>
      </w:r>
      <w:r>
        <w:rPr>
          <w:lang w:val="en-US"/>
        </w:rPr>
        <w:t xml:space="preserve">V21 </w:t>
      </w:r>
      <w:r w:rsidRPr="00BD4A01">
        <w:rPr>
          <w:lang w:val="en-US"/>
        </w:rPr>
        <w:t>production.</w:t>
      </w:r>
    </w:p>
    <w:p w:rsidR="00BD4A01" w:rsidRDefault="00BD4A01" w:rsidP="009379D3">
      <w:pPr>
        <w:pStyle w:val="Bullet1square"/>
        <w:rPr>
          <w:lang w:val="en-US"/>
        </w:rPr>
      </w:pPr>
      <w:r w:rsidRPr="00BD4A01">
        <w:t xml:space="preserve">Amdocs will create </w:t>
      </w:r>
      <w:r w:rsidR="009379D3">
        <w:t>three</w:t>
      </w:r>
      <w:r w:rsidRPr="00BD4A01">
        <w:t xml:space="preserve"> entries in the AR_BATCH_CONTROL table for jobs: </w:t>
      </w:r>
      <w:r>
        <w:t>ARCLCRDINV, ARCLCRDREP and ARCLPYINREP. The</w:t>
      </w:r>
      <w:r w:rsidR="009379D3">
        <w:t xml:space="preserve"> Last_Effective_Date for the three</w:t>
      </w:r>
      <w:r>
        <w:t xml:space="preserve"> entries will be set to sysdate i.e the production date. BPT </w:t>
      </w:r>
      <w:r w:rsidRPr="00BD4A01">
        <w:rPr>
          <w:lang w:val="en-US"/>
        </w:rPr>
        <w:t>2929 created for this.</w:t>
      </w:r>
    </w:p>
    <w:p w:rsidR="00D0317A" w:rsidRPr="00D0317A" w:rsidRDefault="00D0317A" w:rsidP="00D0317A">
      <w:pPr>
        <w:pStyle w:val="Bullet1square"/>
        <w:rPr>
          <w:lang w:val="en-US"/>
        </w:rPr>
      </w:pPr>
      <w:r w:rsidRPr="00D0317A">
        <w:rPr>
          <w:lang w:val="en-US"/>
        </w:rPr>
        <w:t xml:space="preserve">3 New jobs will be defined </w:t>
      </w:r>
      <w:r>
        <w:rPr>
          <w:lang w:val="en-US"/>
        </w:rPr>
        <w:t>for this CR</w:t>
      </w:r>
      <w:r w:rsidRPr="00D0317A">
        <w:rPr>
          <w:lang w:val="en-US"/>
        </w:rPr>
        <w:t>: ARCLCRDINV, ARCLCRDREP, ARCLPYINREP</w:t>
      </w:r>
      <w:r>
        <w:rPr>
          <w:lang w:val="en-US"/>
        </w:rPr>
        <w:t xml:space="preserve">, </w:t>
      </w:r>
      <w:r w:rsidRPr="00D0317A">
        <w:rPr>
          <w:lang w:val="en-US"/>
        </w:rPr>
        <w:t>These will be part of the EOD map</w:t>
      </w:r>
      <w:r>
        <w:rPr>
          <w:lang w:val="en-US"/>
        </w:rPr>
        <w:t>.</w:t>
      </w:r>
    </w:p>
    <w:p w:rsidR="0069018B" w:rsidRPr="002B6462" w:rsidRDefault="0069018B" w:rsidP="0069018B">
      <w:pPr>
        <w:pStyle w:val="Heading3"/>
      </w:pPr>
      <w:bookmarkStart w:id="1368" w:name="_Toc367095485"/>
      <w:r w:rsidRPr="002B6462">
        <w:t>Telia</w:t>
      </w:r>
      <w:r>
        <w:t>/Netcom</w:t>
      </w:r>
      <w:r w:rsidRPr="002B6462">
        <w:t xml:space="preserve"> Responsibility</w:t>
      </w:r>
      <w:bookmarkEnd w:id="1368"/>
    </w:p>
    <w:p w:rsidR="0069018B" w:rsidRPr="002B6462" w:rsidRDefault="0069018B" w:rsidP="0069018B">
      <w:pPr>
        <w:pStyle w:val="Bullet1square"/>
        <w:numPr>
          <w:ilvl w:val="0"/>
          <w:numId w:val="0"/>
        </w:numPr>
        <w:ind w:left="1800"/>
      </w:pPr>
      <w:r>
        <w:t>N/A</w:t>
      </w:r>
    </w:p>
    <w:p w:rsidR="0069018B" w:rsidRDefault="0069018B" w:rsidP="0069018B">
      <w:pPr>
        <w:pStyle w:val="Heading3"/>
      </w:pPr>
      <w:bookmarkStart w:id="1369" w:name="_Toc367095486"/>
      <w:r w:rsidRPr="002B6462">
        <w:t>File and Record Changes</w:t>
      </w:r>
      <w:bookmarkEnd w:id="1369"/>
    </w:p>
    <w:p w:rsidR="0069018B" w:rsidRPr="00D94E76" w:rsidRDefault="0069018B" w:rsidP="0069018B">
      <w:pPr>
        <w:pStyle w:val="BodyText"/>
      </w:pPr>
      <w:r>
        <w:t>N/A</w:t>
      </w:r>
    </w:p>
    <w:p w:rsidR="0069018B" w:rsidRDefault="0069018B" w:rsidP="0069018B">
      <w:pPr>
        <w:pStyle w:val="Heading3"/>
      </w:pPr>
      <w:bookmarkStart w:id="1370" w:name="_Toc367095487"/>
      <w:r w:rsidRPr="002B6462">
        <w:t>Database Structural Changes</w:t>
      </w:r>
      <w:bookmarkEnd w:id="1370"/>
    </w:p>
    <w:p w:rsidR="0069018B" w:rsidRPr="004D7FFC" w:rsidRDefault="0069018B" w:rsidP="0069018B">
      <w:pPr>
        <w:pStyle w:val="Heading4"/>
      </w:pPr>
      <w:r w:rsidRPr="006E2EBD">
        <w:t>COL_CREDIT_INVOICE</w:t>
      </w:r>
      <w:r>
        <w:t xml:space="preserve"> </w:t>
      </w:r>
      <w:r w:rsidRPr="004D7FFC">
        <w:t>(</w:t>
      </w:r>
      <w:r>
        <w:t>New</w:t>
      </w:r>
      <w:r w:rsidRPr="004D7FFC">
        <w:t xml:space="preserve">): </w:t>
      </w:r>
    </w:p>
    <w:p w:rsidR="0069018B" w:rsidRDefault="0069018B" w:rsidP="0069018B">
      <w:pPr>
        <w:pStyle w:val="BodyText"/>
      </w:pPr>
      <w:r>
        <w:t>This n</w:t>
      </w:r>
      <w:r w:rsidRPr="004D7FFC">
        <w:t>ew</w:t>
      </w:r>
      <w:r>
        <w:t xml:space="preserve"> table will store the invoices credited by the ARCLCRDINV job. </w:t>
      </w:r>
    </w:p>
    <w:p w:rsidR="0069018B" w:rsidRPr="008947C7" w:rsidRDefault="0069018B" w:rsidP="0069018B">
      <w:pPr>
        <w:pStyle w:val="BodyText"/>
      </w:pPr>
    </w:p>
    <w:tbl>
      <w:tblPr>
        <w:tblW w:w="875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4"/>
        <w:gridCol w:w="1840"/>
        <w:gridCol w:w="2140"/>
        <w:gridCol w:w="2087"/>
      </w:tblGrid>
      <w:tr w:rsidR="0069018B" w:rsidRPr="00AC4DE2" w:rsidTr="002C53E4">
        <w:trPr>
          <w:cantSplit/>
          <w:trHeight w:val="377"/>
          <w:tblHeader/>
        </w:trPr>
        <w:tc>
          <w:tcPr>
            <w:tcW w:w="2684" w:type="dxa"/>
            <w:tcBorders>
              <w:bottom w:val="single" w:sz="12" w:space="0" w:color="auto"/>
              <w:right w:val="single" w:sz="6" w:space="0" w:color="auto"/>
            </w:tcBorders>
            <w:shd w:val="clear" w:color="auto" w:fill="auto"/>
            <w:vAlign w:val="bottom"/>
          </w:tcPr>
          <w:p w:rsidR="0069018B" w:rsidRPr="005F75BA" w:rsidRDefault="0069018B" w:rsidP="002C53E4">
            <w:pPr>
              <w:pStyle w:val="TableHeader"/>
              <w:rPr>
                <w:lang w:val="en-GB"/>
              </w:rPr>
            </w:pPr>
            <w:r w:rsidRPr="005F75BA">
              <w:rPr>
                <w:lang w:val="en-GB"/>
              </w:rPr>
              <w:t>Field Name</w:t>
            </w:r>
          </w:p>
        </w:tc>
        <w:tc>
          <w:tcPr>
            <w:tcW w:w="1840" w:type="dxa"/>
            <w:tcBorders>
              <w:left w:val="single" w:sz="6" w:space="0" w:color="auto"/>
              <w:bottom w:val="single" w:sz="12" w:space="0" w:color="auto"/>
              <w:right w:val="single" w:sz="6" w:space="0" w:color="auto"/>
            </w:tcBorders>
            <w:shd w:val="clear" w:color="auto" w:fill="auto"/>
            <w:noWrap/>
            <w:vAlign w:val="bottom"/>
          </w:tcPr>
          <w:p w:rsidR="0069018B" w:rsidRPr="005F75BA" w:rsidRDefault="0069018B" w:rsidP="002C53E4">
            <w:pPr>
              <w:pStyle w:val="TableHeader"/>
              <w:rPr>
                <w:lang w:val="en-GB"/>
              </w:rPr>
            </w:pPr>
            <w:r w:rsidRPr="005F75BA">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tcPr>
          <w:p w:rsidR="0069018B" w:rsidRPr="005F75BA" w:rsidRDefault="0069018B" w:rsidP="002C53E4">
            <w:pPr>
              <w:pStyle w:val="TableHeader"/>
              <w:rPr>
                <w:lang w:val="en-GB"/>
              </w:rPr>
            </w:pPr>
            <w:r w:rsidRPr="005F75BA">
              <w:rPr>
                <w:lang w:val="en-GB"/>
              </w:rPr>
              <w:t>PK/NN/FK</w:t>
            </w:r>
          </w:p>
        </w:tc>
        <w:tc>
          <w:tcPr>
            <w:tcW w:w="2087" w:type="dxa"/>
            <w:tcBorders>
              <w:left w:val="single" w:sz="6" w:space="0" w:color="auto"/>
              <w:bottom w:val="single" w:sz="12" w:space="0" w:color="auto"/>
            </w:tcBorders>
            <w:shd w:val="clear" w:color="auto" w:fill="auto"/>
            <w:noWrap/>
            <w:vAlign w:val="bottom"/>
          </w:tcPr>
          <w:p w:rsidR="0069018B" w:rsidRPr="005F75BA" w:rsidRDefault="0069018B" w:rsidP="002C53E4">
            <w:pPr>
              <w:pStyle w:val="TableHeader"/>
              <w:rPr>
                <w:lang w:val="en-GB"/>
              </w:rPr>
            </w:pPr>
            <w:r w:rsidRPr="005F75BA">
              <w:rPr>
                <w:lang w:val="en-GB"/>
              </w:rPr>
              <w:t>Description</w:t>
            </w:r>
          </w:p>
        </w:tc>
      </w:tr>
      <w:tr w:rsidR="0069018B" w:rsidRPr="00AC4DE2" w:rsidTr="002C53E4">
        <w:trPr>
          <w:cantSplit/>
          <w:trHeight w:val="377"/>
          <w:tblHeader/>
        </w:trPr>
        <w:tc>
          <w:tcPr>
            <w:tcW w:w="2684" w:type="dxa"/>
            <w:tcBorders>
              <w:top w:val="single" w:sz="12" w:space="0" w:color="auto"/>
            </w:tcBorders>
            <w:shd w:val="clear" w:color="auto" w:fill="auto"/>
          </w:tcPr>
          <w:p w:rsidR="0069018B" w:rsidRPr="005F75BA" w:rsidRDefault="0069018B" w:rsidP="002C53E4">
            <w:pPr>
              <w:pStyle w:val="TableBody"/>
              <w:keepNext w:val="0"/>
              <w:keepLines w:val="0"/>
              <w:rPr>
                <w:bCs/>
                <w:lang w:val="en-GB"/>
              </w:rPr>
            </w:pPr>
            <w:r w:rsidRPr="005F75BA">
              <w:rPr>
                <w:bCs/>
                <w:lang w:val="en-GB"/>
              </w:rPr>
              <w:t>BAN</w:t>
            </w:r>
          </w:p>
        </w:tc>
        <w:tc>
          <w:tcPr>
            <w:tcW w:w="1840" w:type="dxa"/>
            <w:tcBorders>
              <w:top w:val="single" w:sz="12" w:space="0" w:color="auto"/>
            </w:tcBorders>
            <w:shd w:val="clear" w:color="auto" w:fill="auto"/>
            <w:noWrap/>
          </w:tcPr>
          <w:p w:rsidR="0069018B" w:rsidRPr="005F75BA" w:rsidRDefault="0069018B" w:rsidP="002C53E4">
            <w:pPr>
              <w:pStyle w:val="TableBody"/>
              <w:keepNext w:val="0"/>
              <w:keepLines w:val="0"/>
              <w:rPr>
                <w:bCs/>
                <w:lang w:val="en-GB"/>
              </w:rPr>
            </w:pPr>
            <w:r w:rsidRPr="005F75BA">
              <w:rPr>
                <w:bCs/>
                <w:lang w:val="en-GB"/>
              </w:rPr>
              <w:t>ban.dom</w:t>
            </w:r>
          </w:p>
        </w:tc>
        <w:tc>
          <w:tcPr>
            <w:tcW w:w="2140" w:type="dxa"/>
            <w:tcBorders>
              <w:top w:val="single" w:sz="12" w:space="0" w:color="auto"/>
            </w:tcBorders>
            <w:shd w:val="clear" w:color="auto" w:fill="auto"/>
            <w:noWrap/>
          </w:tcPr>
          <w:p w:rsidR="0069018B" w:rsidRPr="005F75BA" w:rsidRDefault="0069018B" w:rsidP="002C53E4">
            <w:pPr>
              <w:pStyle w:val="TableBody"/>
              <w:keepNext w:val="0"/>
              <w:keepLines w:val="0"/>
              <w:rPr>
                <w:bCs/>
                <w:lang w:val="en-GB"/>
              </w:rPr>
            </w:pPr>
            <w:r w:rsidRPr="005F75BA">
              <w:rPr>
                <w:bCs/>
                <w:lang w:val="en-GB"/>
              </w:rPr>
              <w:t>NN</w:t>
            </w:r>
          </w:p>
        </w:tc>
        <w:tc>
          <w:tcPr>
            <w:tcW w:w="2087" w:type="dxa"/>
            <w:tcBorders>
              <w:top w:val="single" w:sz="12" w:space="0" w:color="auto"/>
            </w:tcBorders>
            <w:shd w:val="clear" w:color="auto" w:fill="auto"/>
            <w:noWrap/>
          </w:tcPr>
          <w:p w:rsidR="0069018B" w:rsidRPr="005F75BA" w:rsidRDefault="0069018B" w:rsidP="002C53E4">
            <w:pPr>
              <w:pStyle w:val="TableBody"/>
              <w:keepNext w:val="0"/>
              <w:keepLines w:val="0"/>
              <w:rPr>
                <w:bCs/>
                <w:lang w:val="en-GB"/>
              </w:rPr>
            </w:pPr>
            <w:r w:rsidRPr="005F75BA">
              <w:rPr>
                <w:bCs/>
                <w:lang w:val="en-GB"/>
              </w:rPr>
              <w:t>BAN</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t>INV_VOUCHER_NUM</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vchnum.dom</w:t>
            </w:r>
          </w:p>
        </w:tc>
        <w:tc>
          <w:tcPr>
            <w:tcW w:w="21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NN</w:t>
            </w: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Voucher number of the invoice credited</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t>INV_AMOUNT</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amtreg.dom</w:t>
            </w:r>
          </w:p>
        </w:tc>
        <w:tc>
          <w:tcPr>
            <w:tcW w:w="2140" w:type="dxa"/>
            <w:shd w:val="clear" w:color="auto" w:fill="auto"/>
            <w:noWrap/>
          </w:tcPr>
          <w:p w:rsidR="0069018B" w:rsidRPr="005F75BA" w:rsidRDefault="0069018B" w:rsidP="002C53E4">
            <w:pPr>
              <w:pStyle w:val="TableBody"/>
              <w:keepNext w:val="0"/>
              <w:keepLines w:val="0"/>
              <w:rPr>
                <w:bCs/>
                <w:lang w:val="en-GB"/>
              </w:rPr>
            </w:pP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 xml:space="preserve">Total amount of the Invoice. Equal to CHARGES_AMT from the Invoice_Item table </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t>ACTV_DATE</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date.dom</w:t>
            </w:r>
          </w:p>
        </w:tc>
        <w:tc>
          <w:tcPr>
            <w:tcW w:w="21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NN</w:t>
            </w: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Date on which the entry was created</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t>CRD_VOUCHER_NUM</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vchnum.dom</w:t>
            </w:r>
          </w:p>
        </w:tc>
        <w:tc>
          <w:tcPr>
            <w:tcW w:w="21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NN</w:t>
            </w: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Voucher number of the credit created on the invoice by the ARCLCRDINV job</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t>CRD_AMOUNT</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amtreg.dom</w:t>
            </w:r>
          </w:p>
        </w:tc>
        <w:tc>
          <w:tcPr>
            <w:tcW w:w="2140" w:type="dxa"/>
            <w:shd w:val="clear" w:color="auto" w:fill="auto"/>
            <w:noWrap/>
          </w:tcPr>
          <w:p w:rsidR="0069018B" w:rsidRPr="005F75BA" w:rsidRDefault="0069018B" w:rsidP="002C53E4">
            <w:pPr>
              <w:pStyle w:val="TableBody"/>
              <w:keepNext w:val="0"/>
              <w:keepLines w:val="0"/>
              <w:rPr>
                <w:bCs/>
                <w:lang w:val="en-GB"/>
              </w:rPr>
            </w:pP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Amount of credit created on the invoice by the ARCLCRDINV job.</w:t>
            </w:r>
          </w:p>
        </w:tc>
      </w:tr>
      <w:tr w:rsidR="0069018B" w:rsidRPr="00AC4DE2" w:rsidTr="002C53E4">
        <w:trPr>
          <w:cantSplit/>
          <w:trHeight w:val="377"/>
          <w:tblHeader/>
        </w:trPr>
        <w:tc>
          <w:tcPr>
            <w:tcW w:w="2684" w:type="dxa"/>
            <w:shd w:val="clear" w:color="auto" w:fill="auto"/>
          </w:tcPr>
          <w:p w:rsidR="0069018B" w:rsidRPr="005F75BA" w:rsidRDefault="0069018B" w:rsidP="002C53E4">
            <w:pPr>
              <w:pStyle w:val="TableBody"/>
              <w:keepNext w:val="0"/>
              <w:keepLines w:val="0"/>
              <w:rPr>
                <w:bCs/>
                <w:lang w:val="en-GB"/>
              </w:rPr>
            </w:pPr>
            <w:r w:rsidRPr="005F75BA">
              <w:rPr>
                <w:bCs/>
                <w:lang w:val="en-GB"/>
              </w:rPr>
              <w:lastRenderedPageBreak/>
              <w:t>AR_BALANCE</w:t>
            </w:r>
          </w:p>
        </w:tc>
        <w:tc>
          <w:tcPr>
            <w:tcW w:w="1840" w:type="dxa"/>
            <w:shd w:val="clear" w:color="auto" w:fill="auto"/>
            <w:noWrap/>
          </w:tcPr>
          <w:p w:rsidR="0069018B" w:rsidRPr="005F75BA" w:rsidRDefault="0069018B" w:rsidP="002C53E4">
            <w:pPr>
              <w:pStyle w:val="TableBody"/>
              <w:keepNext w:val="0"/>
              <w:keepLines w:val="0"/>
              <w:rPr>
                <w:bCs/>
                <w:lang w:val="en-GB"/>
              </w:rPr>
            </w:pPr>
            <w:r w:rsidRPr="005F75BA">
              <w:rPr>
                <w:bCs/>
                <w:lang w:val="en-GB"/>
              </w:rPr>
              <w:t>amtreg.dom</w:t>
            </w:r>
          </w:p>
        </w:tc>
        <w:tc>
          <w:tcPr>
            <w:tcW w:w="2140" w:type="dxa"/>
            <w:shd w:val="clear" w:color="auto" w:fill="auto"/>
            <w:noWrap/>
          </w:tcPr>
          <w:p w:rsidR="0069018B" w:rsidRPr="005F75BA" w:rsidRDefault="0069018B" w:rsidP="002C53E4">
            <w:pPr>
              <w:pStyle w:val="TableBody"/>
              <w:keepNext w:val="0"/>
              <w:keepLines w:val="0"/>
              <w:rPr>
                <w:bCs/>
                <w:lang w:val="en-GB"/>
              </w:rPr>
            </w:pPr>
          </w:p>
        </w:tc>
        <w:tc>
          <w:tcPr>
            <w:tcW w:w="2087" w:type="dxa"/>
            <w:shd w:val="clear" w:color="auto" w:fill="auto"/>
            <w:noWrap/>
          </w:tcPr>
          <w:p w:rsidR="0069018B" w:rsidRPr="005F75BA" w:rsidRDefault="0069018B" w:rsidP="002C53E4">
            <w:pPr>
              <w:pStyle w:val="TableBody"/>
              <w:keepNext w:val="0"/>
              <w:keepLines w:val="0"/>
              <w:rPr>
                <w:bCs/>
                <w:lang w:val="en-GB"/>
              </w:rPr>
            </w:pPr>
            <w:r w:rsidRPr="005F75BA">
              <w:rPr>
                <w:bCs/>
                <w:lang w:val="en-GB"/>
              </w:rPr>
              <w:t>AR_BALANCE of the BAN after the invoice is credited by the ARCLCRDINV job</w:t>
            </w:r>
          </w:p>
        </w:tc>
      </w:tr>
    </w:tbl>
    <w:p w:rsidR="0069018B" w:rsidRPr="0069018B" w:rsidRDefault="0069018B" w:rsidP="0069018B">
      <w:pPr>
        <w:pStyle w:val="BodyText"/>
      </w:pPr>
    </w:p>
    <w:p w:rsidR="0069018B" w:rsidRDefault="0069018B" w:rsidP="0069018B">
      <w:pPr>
        <w:pStyle w:val="Heading3"/>
      </w:pPr>
      <w:bookmarkStart w:id="1371" w:name="_Toc367095488"/>
      <w:r w:rsidRPr="002B6462">
        <w:t>Test Instruction</w:t>
      </w:r>
      <w:bookmarkEnd w:id="1371"/>
    </w:p>
    <w:p w:rsidR="0069018B" w:rsidRDefault="0069018B" w:rsidP="0069018B">
      <w:pPr>
        <w:pStyle w:val="Bullet1square"/>
      </w:pPr>
      <w:r>
        <w:t>Select BANs that have invoices with:</w:t>
      </w:r>
    </w:p>
    <w:p w:rsidR="0069018B" w:rsidRDefault="0069018B" w:rsidP="0069018B">
      <w:pPr>
        <w:pStyle w:val="Bullet2round"/>
        <w:keepNext/>
        <w:keepLines/>
      </w:pPr>
      <w:r>
        <w:t>Only collection fee charges</w:t>
      </w:r>
    </w:p>
    <w:p w:rsidR="0069018B" w:rsidRDefault="0069018B" w:rsidP="0069018B">
      <w:pPr>
        <w:pStyle w:val="Bullet2round"/>
        <w:keepNext/>
        <w:keepLines/>
      </w:pPr>
      <w:r>
        <w:t>Only collection and invoice fee charges</w:t>
      </w:r>
    </w:p>
    <w:p w:rsidR="0069018B" w:rsidRDefault="0069018B" w:rsidP="0069018B">
      <w:pPr>
        <w:pStyle w:val="Bullet2round"/>
        <w:keepNext/>
        <w:keepLines/>
      </w:pPr>
      <w:r>
        <w:t>Collection fees with other zero rated usage charges or discounted RCs, such that the amount of the invoice is due to collection fees.</w:t>
      </w:r>
    </w:p>
    <w:p w:rsidR="0069018B" w:rsidRDefault="0069018B" w:rsidP="0069018B">
      <w:pPr>
        <w:pStyle w:val="Bullet2round"/>
        <w:keepNext/>
        <w:keepLines/>
      </w:pPr>
      <w:r>
        <w:t>Collection and invoice fees with other non-zero charges</w:t>
      </w:r>
    </w:p>
    <w:p w:rsidR="0069018B" w:rsidRDefault="0069018B" w:rsidP="0069018B">
      <w:pPr>
        <w:pStyle w:val="Bullet1square"/>
      </w:pPr>
      <w:r>
        <w:t xml:space="preserve">Run the </w:t>
      </w:r>
      <w:r w:rsidRPr="00F0723F">
        <w:t>ARCLCRDINV</w:t>
      </w:r>
      <w:r>
        <w:t xml:space="preserve"> job. The invoices should or should not be credited according to the charges they have. Entries should be created in the </w:t>
      </w:r>
      <w:r w:rsidRPr="006E2EBD">
        <w:t>COL_CREDIT_INVOICE</w:t>
      </w:r>
      <w:r>
        <w:t xml:space="preserve"> table.</w:t>
      </w:r>
    </w:p>
    <w:p w:rsidR="0069018B" w:rsidRDefault="0069018B" w:rsidP="0069018B">
      <w:pPr>
        <w:pStyle w:val="Bullet1square"/>
      </w:pPr>
      <w:r>
        <w:t>Run the ARCLCRDREP job to generate the credited invoice report.</w:t>
      </w:r>
    </w:p>
    <w:p w:rsidR="0069018B" w:rsidRDefault="0069018B" w:rsidP="0069018B">
      <w:pPr>
        <w:pStyle w:val="Bullet1square"/>
      </w:pPr>
      <w:r>
        <w:t>Make invoice level payments on some of the credited invoices.</w:t>
      </w:r>
    </w:p>
    <w:p w:rsidR="0069018B" w:rsidRDefault="0069018B" w:rsidP="0069018B">
      <w:pPr>
        <w:pStyle w:val="Bullet1square"/>
      </w:pPr>
      <w:r>
        <w:t>Run the ARCLPYINREP job to generate the report of payments on credited invoices.</w:t>
      </w:r>
    </w:p>
    <w:p w:rsidR="0069018B" w:rsidRPr="008A1DD8" w:rsidRDefault="0069018B" w:rsidP="0069018B">
      <w:pPr>
        <w:pStyle w:val="Bullet1square"/>
        <w:numPr>
          <w:ilvl w:val="0"/>
          <w:numId w:val="0"/>
        </w:numPr>
        <w:ind w:left="1800" w:hanging="360"/>
      </w:pPr>
    </w:p>
    <w:p w:rsidR="0069018B" w:rsidRDefault="0069018B" w:rsidP="0069018B">
      <w:pPr>
        <w:pStyle w:val="Bullet1square"/>
        <w:numPr>
          <w:ilvl w:val="0"/>
          <w:numId w:val="0"/>
        </w:numPr>
        <w:ind w:left="1800" w:hanging="360"/>
      </w:pPr>
    </w:p>
    <w:p w:rsidR="00E858B7" w:rsidRPr="00D422CA" w:rsidRDefault="00E858B7" w:rsidP="00A85E99">
      <w:pPr>
        <w:pStyle w:val="Heading2"/>
      </w:pPr>
      <w:bookmarkStart w:id="1372" w:name="_Toc367095489"/>
      <w:r w:rsidRPr="00D422CA">
        <w:t>CR 148</w:t>
      </w:r>
      <w:r>
        <w:t>1</w:t>
      </w:r>
      <w:r w:rsidRPr="00D422CA">
        <w:t xml:space="preserve"> – </w:t>
      </w:r>
      <w:r>
        <w:t>Video Conference</w:t>
      </w:r>
      <w:bookmarkEnd w:id="1372"/>
      <w:r w:rsidRPr="00D422CA">
        <w:t xml:space="preserve"> </w:t>
      </w:r>
    </w:p>
    <w:p w:rsidR="00E858B7" w:rsidRDefault="00E858B7" w:rsidP="00E858B7">
      <w:pPr>
        <w:pStyle w:val="Heading3"/>
      </w:pPr>
      <w:bookmarkStart w:id="1373" w:name="_Toc367095490"/>
      <w:r w:rsidRPr="002B6462">
        <w:t>Requirement Overview</w:t>
      </w:r>
      <w:bookmarkEnd w:id="1373"/>
    </w:p>
    <w:p w:rsidR="00E858B7" w:rsidRDefault="00E858B7" w:rsidP="00E858B7">
      <w:pPr>
        <w:pStyle w:val="Bullet1square"/>
        <w:rPr>
          <w:b/>
          <w:u w:val="single"/>
        </w:rPr>
      </w:pPr>
      <w:r>
        <w:t xml:space="preserve">[FR01] </w:t>
      </w:r>
      <w:r w:rsidRPr="00AE011A">
        <w:rPr>
          <w:b/>
          <w:u w:val="single"/>
        </w:rPr>
        <w:t xml:space="preserve">File </w:t>
      </w:r>
      <w:r>
        <w:rPr>
          <w:b/>
          <w:u w:val="single"/>
        </w:rPr>
        <w:t>S</w:t>
      </w:r>
      <w:r w:rsidRPr="00AE011A">
        <w:rPr>
          <w:b/>
          <w:u w:val="single"/>
        </w:rPr>
        <w:t xml:space="preserve">tructure </w:t>
      </w:r>
    </w:p>
    <w:p w:rsidR="00E858B7" w:rsidRDefault="00E858B7" w:rsidP="00E858B7">
      <w:pPr>
        <w:pStyle w:val="List2alpha"/>
        <w:numPr>
          <w:ilvl w:val="1"/>
          <w:numId w:val="13"/>
        </w:numPr>
      </w:pPr>
      <w:r>
        <w:t xml:space="preserve">The Video CDRs will be delivered in dedicated files and will not be mixed with the Mobile Office CDRs. </w:t>
      </w:r>
    </w:p>
    <w:p w:rsidR="00E858B7" w:rsidRDefault="00E858B7" w:rsidP="00E858B7">
      <w:pPr>
        <w:pStyle w:val="List2alpha"/>
        <w:numPr>
          <w:ilvl w:val="1"/>
          <w:numId w:val="13"/>
        </w:numPr>
      </w:pPr>
      <w:r>
        <w:t>BW.source will always be “VIDYO”.</w:t>
      </w:r>
    </w:p>
    <w:p w:rsidR="00E858B7" w:rsidRPr="004F7DD0" w:rsidRDefault="00E858B7" w:rsidP="00E858B7">
      <w:pPr>
        <w:pStyle w:val="List2alpha"/>
        <w:numPr>
          <w:ilvl w:val="1"/>
          <w:numId w:val="13"/>
        </w:numPr>
      </w:pPr>
      <w:r>
        <w:t>The format of the Video CDR files will be exactly the same as the CSV CDR file format already implemented for Mobile Office, with header, normal and trailer records.</w:t>
      </w:r>
    </w:p>
    <w:p w:rsidR="00E858B7" w:rsidRDefault="00E858B7" w:rsidP="00E858B7">
      <w:pPr>
        <w:pStyle w:val="List3roman"/>
        <w:numPr>
          <w:ilvl w:val="2"/>
          <w:numId w:val="13"/>
        </w:numPr>
        <w:tabs>
          <w:tab w:val="left" w:pos="2520"/>
        </w:tabs>
      </w:pPr>
      <w:r>
        <w:t xml:space="preserve">The CDR format is CSV. Included fields and their length can be found in </w:t>
      </w:r>
      <w:hyperlink w:anchor="_BW_00_Layout" w:history="1">
        <w:r w:rsidRPr="004F7DD0">
          <w:t>BroadWorks CDR Format - list of fields v.1.0.xlsx</w:t>
        </w:r>
      </w:hyperlink>
      <w:r w:rsidRPr="004F7DD0">
        <w:t>.</w:t>
      </w:r>
    </w:p>
    <w:p w:rsidR="00E858B7" w:rsidRDefault="00E858B7" w:rsidP="00E858B7">
      <w:pPr>
        <w:pStyle w:val="List3roman"/>
        <w:numPr>
          <w:ilvl w:val="2"/>
          <w:numId w:val="13"/>
        </w:numPr>
        <w:tabs>
          <w:tab w:val="left" w:pos="2520"/>
        </w:tabs>
      </w:pPr>
      <w:r>
        <w:t>Each CDR file will start with a Header record (type = H) and end with a Trailer record (type = T). These records should be skipped by MAF.</w:t>
      </w:r>
    </w:p>
    <w:p w:rsidR="00E858B7" w:rsidRDefault="00E858B7" w:rsidP="00E858B7">
      <w:pPr>
        <w:pStyle w:val="List3roman"/>
        <w:numPr>
          <w:ilvl w:val="0"/>
          <w:numId w:val="0"/>
        </w:numPr>
        <w:ind w:left="2520"/>
      </w:pPr>
      <w:r>
        <w:t>Currently the “Normal” CDR type has 84 fields. The “Normal” CDRs will start with an “N”. If a CDR contains more than 84 fields, MAF should still be able to read/decode the CDR file. Any additional field after the 84 defined fields will be ignored.</w:t>
      </w:r>
    </w:p>
    <w:p w:rsidR="00E858B7" w:rsidRPr="00AE011A" w:rsidRDefault="00E858B7" w:rsidP="00E858B7">
      <w:pPr>
        <w:pStyle w:val="Bullet1square"/>
        <w:rPr>
          <w:b/>
          <w:u w:val="single"/>
        </w:rPr>
      </w:pPr>
      <w:r>
        <w:lastRenderedPageBreak/>
        <w:t xml:space="preserve">[FR02] </w:t>
      </w:r>
      <w:r w:rsidRPr="004F7DD0">
        <w:rPr>
          <w:b/>
          <w:u w:val="single"/>
        </w:rPr>
        <w:t>Vid</w:t>
      </w:r>
      <w:r>
        <w:rPr>
          <w:b/>
          <w:u w:val="single"/>
        </w:rPr>
        <w:t>e</w:t>
      </w:r>
      <w:r w:rsidRPr="004F7DD0">
        <w:rPr>
          <w:b/>
          <w:u w:val="single"/>
        </w:rPr>
        <w:t>o recordTypes</w:t>
      </w:r>
    </w:p>
    <w:p w:rsidR="00E858B7" w:rsidRDefault="00E858B7" w:rsidP="00E858B7">
      <w:pPr>
        <w:pStyle w:val="Bullet2round"/>
      </w:pPr>
      <w:r>
        <w:t>The following new recordTypes are defined for VIDYO:</w:t>
      </w:r>
    </w:p>
    <w:p w:rsidR="00E858B7" w:rsidRDefault="00E858B7" w:rsidP="00E858B7">
      <w:pPr>
        <w:pStyle w:val="Bullet3hollow"/>
      </w:pPr>
      <w:r>
        <w:t>80 = Recording Service</w:t>
      </w:r>
    </w:p>
    <w:p w:rsidR="00E858B7" w:rsidRDefault="00E858B7" w:rsidP="00E858B7">
      <w:pPr>
        <w:pStyle w:val="Bullet3hollow"/>
      </w:pPr>
      <w:r>
        <w:t>81 = Voice Service</w:t>
      </w:r>
    </w:p>
    <w:p w:rsidR="00E858B7" w:rsidRDefault="00E858B7" w:rsidP="00E858B7">
      <w:pPr>
        <w:pStyle w:val="Bullet3hollow"/>
      </w:pPr>
      <w:r>
        <w:t>82 = Legacy Service</w:t>
      </w:r>
    </w:p>
    <w:p w:rsidR="00E858B7" w:rsidRDefault="00E858B7" w:rsidP="00E858B7">
      <w:pPr>
        <w:pStyle w:val="Bullet3hollow"/>
      </w:pPr>
      <w:r>
        <w:t>83 = Guest Call</w:t>
      </w:r>
    </w:p>
    <w:p w:rsidR="00E858B7" w:rsidRDefault="00E858B7" w:rsidP="00E858B7">
      <w:pPr>
        <w:pStyle w:val="Bullet2round"/>
        <w:numPr>
          <w:ilvl w:val="0"/>
          <w:numId w:val="0"/>
        </w:numPr>
        <w:ind w:left="2160"/>
      </w:pPr>
      <w:r>
        <w:t>All VIDYO recordTypes should be distributed to MAFUSAGE.</w:t>
      </w:r>
    </w:p>
    <w:p w:rsidR="00E858B7" w:rsidRDefault="00E858B7" w:rsidP="00E858B7">
      <w:pPr>
        <w:pStyle w:val="Bullet1square"/>
      </w:pPr>
      <w:r>
        <w:t xml:space="preserve">[FR03] </w:t>
      </w:r>
      <w:r w:rsidRPr="003806F2">
        <w:rPr>
          <w:b/>
          <w:u w:val="single"/>
        </w:rPr>
        <w:t>Forward Type</w:t>
      </w:r>
    </w:p>
    <w:p w:rsidR="00E858B7" w:rsidRDefault="00E858B7" w:rsidP="00E858B7">
      <w:pPr>
        <w:pStyle w:val="Bullet2round"/>
        <w:numPr>
          <w:ilvl w:val="0"/>
          <w:numId w:val="0"/>
        </w:numPr>
        <w:ind w:left="2160"/>
      </w:pPr>
      <w:r>
        <w:t>If BW.trafficDirection = O then MAF.FORWARD_TYPE = O</w:t>
      </w:r>
    </w:p>
    <w:p w:rsidR="00E858B7" w:rsidRDefault="00E858B7" w:rsidP="00E858B7">
      <w:pPr>
        <w:pStyle w:val="Bullet2round"/>
        <w:numPr>
          <w:ilvl w:val="0"/>
          <w:numId w:val="0"/>
        </w:numPr>
        <w:ind w:left="2160"/>
      </w:pPr>
      <w:r>
        <w:t>(BW.trafficDirection = O is the only possible value)</w:t>
      </w:r>
    </w:p>
    <w:p w:rsidR="00E858B7" w:rsidRDefault="00E858B7" w:rsidP="00E858B7">
      <w:pPr>
        <w:pStyle w:val="Bullet1square"/>
      </w:pPr>
      <w:r>
        <w:t xml:space="preserve"> [FR04] </w:t>
      </w:r>
      <w:r w:rsidRPr="00611BCA">
        <w:rPr>
          <w:b/>
          <w:u w:val="single"/>
        </w:rPr>
        <w:t>Service</w:t>
      </w:r>
    </w:p>
    <w:p w:rsidR="00E858B7" w:rsidRDefault="00E858B7" w:rsidP="00E858B7">
      <w:pPr>
        <w:pStyle w:val="Bullet2round"/>
        <w:numPr>
          <w:ilvl w:val="0"/>
          <w:numId w:val="0"/>
        </w:numPr>
        <w:ind w:left="2160"/>
      </w:pPr>
      <w:r>
        <w:t>The following MAF SERVICE values should be defined:</w:t>
      </w:r>
    </w:p>
    <w:p w:rsidR="00E858B7" w:rsidRDefault="00E858B7" w:rsidP="00BC16F8">
      <w:pPr>
        <w:pStyle w:val="Bullet2round"/>
        <w:numPr>
          <w:ilvl w:val="2"/>
          <w:numId w:val="27"/>
        </w:numPr>
      </w:pPr>
      <w:r>
        <w:t>IF BW.serviceType = 0 AND BW.serviceCode = 1R THEN MAF.SERVICE = VIDYOR</w:t>
      </w:r>
    </w:p>
    <w:p w:rsidR="00E858B7" w:rsidRDefault="00E858B7" w:rsidP="00BC16F8">
      <w:pPr>
        <w:pStyle w:val="Bullet2round"/>
        <w:numPr>
          <w:ilvl w:val="2"/>
          <w:numId w:val="27"/>
        </w:numPr>
      </w:pPr>
      <w:r>
        <w:t>IF BW.serviceType = 0 AND BW.serviceCode = 1V THEN MAF.SERVICE = VIDYOV</w:t>
      </w:r>
    </w:p>
    <w:p w:rsidR="00E858B7" w:rsidRDefault="00E858B7" w:rsidP="00BC16F8">
      <w:pPr>
        <w:pStyle w:val="Bullet2round"/>
        <w:numPr>
          <w:ilvl w:val="2"/>
          <w:numId w:val="27"/>
        </w:numPr>
      </w:pPr>
      <w:r>
        <w:t>IF BW.serviceType = 0 AND BW.serviceCode = 1L THEN MAF.SERVICE = VIDYOL</w:t>
      </w:r>
    </w:p>
    <w:p w:rsidR="00E858B7" w:rsidRDefault="00E858B7" w:rsidP="00BC16F8">
      <w:pPr>
        <w:pStyle w:val="Bullet2round"/>
        <w:numPr>
          <w:ilvl w:val="2"/>
          <w:numId w:val="27"/>
        </w:numPr>
      </w:pPr>
      <w:r>
        <w:t>IF BW.serviceType = 0 AND BW.serviceCode = 1G THEN MAF.SERVICE = VIDYOG</w:t>
      </w:r>
    </w:p>
    <w:p w:rsidR="00E858B7" w:rsidRPr="003806F2" w:rsidRDefault="00E858B7" w:rsidP="00E858B7">
      <w:pPr>
        <w:pStyle w:val="Bullet1square"/>
        <w:rPr>
          <w:b/>
          <w:u w:val="single"/>
        </w:rPr>
      </w:pPr>
      <w:r w:rsidRPr="003806F2">
        <w:t>[FR0</w:t>
      </w:r>
      <w:r>
        <w:t>5</w:t>
      </w:r>
      <w:r w:rsidRPr="003806F2">
        <w:t>]</w:t>
      </w:r>
      <w:r w:rsidRPr="003806F2">
        <w:rPr>
          <w:b/>
          <w:u w:val="single"/>
        </w:rPr>
        <w:t xml:space="preserve"> </w:t>
      </w:r>
      <w:r w:rsidRPr="00611BCA">
        <w:rPr>
          <w:b/>
          <w:u w:val="single"/>
        </w:rPr>
        <w:t>Message Identifier</w:t>
      </w:r>
    </w:p>
    <w:p w:rsidR="00E858B7" w:rsidRDefault="00E858B7" w:rsidP="00E858B7">
      <w:pPr>
        <w:pStyle w:val="Bullet2round"/>
      </w:pPr>
      <w:r>
        <w:t>The unique message identifier for each BW record is called “BW.recordId”.</w:t>
      </w:r>
    </w:p>
    <w:p w:rsidR="00E858B7" w:rsidRPr="005679F9" w:rsidRDefault="00E858B7" w:rsidP="00E858B7">
      <w:pPr>
        <w:pStyle w:val="Bullet1square"/>
        <w:rPr>
          <w:b/>
          <w:u w:val="single"/>
        </w:rPr>
      </w:pPr>
      <w:r>
        <w:t xml:space="preserve">[FR06] </w:t>
      </w:r>
      <w:r w:rsidRPr="005679F9">
        <w:rPr>
          <w:b/>
          <w:u w:val="single"/>
        </w:rPr>
        <w:t>Number Normalization</w:t>
      </w:r>
    </w:p>
    <w:p w:rsidR="00E858B7" w:rsidRDefault="00E858B7" w:rsidP="00E858B7">
      <w:pPr>
        <w:pStyle w:val="Bullet2round"/>
      </w:pPr>
      <w:r w:rsidRPr="003806F2">
        <w:t>Not relevant</w:t>
      </w:r>
      <w:r>
        <w:t xml:space="preserve"> </w:t>
      </w:r>
    </w:p>
    <w:p w:rsidR="00E858B7" w:rsidRPr="003806F2" w:rsidRDefault="00E858B7" w:rsidP="00E858B7">
      <w:pPr>
        <w:pStyle w:val="Bullet1square"/>
        <w:rPr>
          <w:b/>
          <w:u w:val="single"/>
        </w:rPr>
      </w:pPr>
      <w:r>
        <w:rPr>
          <w:u w:val="single"/>
        </w:rPr>
        <w:t>[FR07</w:t>
      </w:r>
      <w:r w:rsidRPr="007176F2">
        <w:rPr>
          <w:u w:val="single"/>
        </w:rPr>
        <w:t>]</w:t>
      </w:r>
      <w:r w:rsidRPr="003806F2">
        <w:rPr>
          <w:b/>
          <w:u w:val="single"/>
        </w:rPr>
        <w:t xml:space="preserve"> </w:t>
      </w:r>
      <w:r w:rsidRPr="005679F9">
        <w:rPr>
          <w:b/>
          <w:u w:val="single"/>
        </w:rPr>
        <w:t>Mapping to MAFUSAGE</w:t>
      </w:r>
    </w:p>
    <w:p w:rsidR="00E858B7" w:rsidRDefault="00E858B7" w:rsidP="00E858B7">
      <w:pPr>
        <w:pStyle w:val="Bullet2round"/>
        <w:keepNext/>
        <w:keepLines/>
        <w:numPr>
          <w:ilvl w:val="0"/>
          <w:numId w:val="0"/>
        </w:numPr>
        <w:ind w:left="2160"/>
      </w:pPr>
      <w:r w:rsidRPr="003806F2">
        <w:t>Mapping to MAFUSAGE for all VIDYO recordTypes will be the same as for the Mobile Office recordType = 01 (BW.source = BW and BW.recordType = 01).</w:t>
      </w:r>
    </w:p>
    <w:p w:rsidR="00E858B7" w:rsidRPr="005679F9" w:rsidRDefault="00E858B7" w:rsidP="00E858B7">
      <w:pPr>
        <w:pStyle w:val="Bullet1square"/>
        <w:rPr>
          <w:b/>
          <w:u w:val="single"/>
        </w:rPr>
      </w:pPr>
      <w:r>
        <w:t xml:space="preserve">[FR08] </w:t>
      </w:r>
      <w:r w:rsidRPr="005679F9">
        <w:rPr>
          <w:b/>
          <w:u w:val="single"/>
        </w:rPr>
        <w:t>Mapping to WH</w:t>
      </w:r>
    </w:p>
    <w:p w:rsidR="00E858B7" w:rsidRDefault="00E858B7" w:rsidP="00E858B7">
      <w:pPr>
        <w:pStyle w:val="Bullet2round"/>
      </w:pPr>
      <w:r>
        <w:t>Mapping to WH for all VIDYO recordTypes should be similar to the BroadWorks recordType = 01 implemented in the Mobile Office project, except that if BW.source = VIDYO then BW.conference.confId should be mapped to WH.THIRD_PARTY and BW.userID should be mapped to WH.CALLREFERENCENUMBER.</w:t>
      </w:r>
    </w:p>
    <w:p w:rsidR="00E858B7" w:rsidRDefault="00E858B7" w:rsidP="00E858B7">
      <w:pPr>
        <w:pStyle w:val="Bullet2round"/>
        <w:numPr>
          <w:ilvl w:val="0"/>
          <w:numId w:val="0"/>
        </w:numPr>
        <w:ind w:left="2160"/>
      </w:pPr>
      <w:r>
        <w:t>Please be aware that there are many less fields populated in the CDR file for VIDYO compared to the number of fields populated for Mobile Office traffic. However, as mentioned above for the fields that exist, the mapping for VIDYO is the same as for Mobile Office, except for the two special mappings described above.</w:t>
      </w:r>
    </w:p>
    <w:p w:rsidR="00E858B7" w:rsidRDefault="00E858B7" w:rsidP="00E858B7">
      <w:pPr>
        <w:pStyle w:val="Bullet1square"/>
      </w:pPr>
      <w:r>
        <w:lastRenderedPageBreak/>
        <w:t xml:space="preserve">[FR09] </w:t>
      </w:r>
      <w:r w:rsidRPr="007176F2">
        <w:rPr>
          <w:b/>
          <w:u w:val="single"/>
        </w:rPr>
        <w:t>Number Enquiry Calls</w:t>
      </w:r>
    </w:p>
    <w:p w:rsidR="00E858B7" w:rsidRDefault="00E858B7" w:rsidP="00E858B7">
      <w:pPr>
        <w:pStyle w:val="Bullet2round"/>
      </w:pPr>
      <w:r>
        <w:t>Not relevant</w:t>
      </w:r>
    </w:p>
    <w:p w:rsidR="00E858B7" w:rsidRDefault="00E858B7" w:rsidP="00E858B7">
      <w:pPr>
        <w:pStyle w:val="Bullet1square"/>
      </w:pPr>
      <w:r>
        <w:t xml:space="preserve">[FR10] </w:t>
      </w:r>
      <w:r w:rsidRPr="007176F2">
        <w:rPr>
          <w:b/>
          <w:u w:val="single"/>
        </w:rPr>
        <w:t>NPDB Lookup</w:t>
      </w:r>
    </w:p>
    <w:p w:rsidR="00E858B7" w:rsidRDefault="00E858B7" w:rsidP="00E858B7">
      <w:pPr>
        <w:pStyle w:val="Bullet2round"/>
      </w:pPr>
      <w:r>
        <w:t>Not required</w:t>
      </w:r>
    </w:p>
    <w:p w:rsidR="00E858B7" w:rsidRDefault="00E858B7" w:rsidP="00E858B7">
      <w:pPr>
        <w:pStyle w:val="Bullet1square"/>
      </w:pPr>
      <w:r>
        <w:t xml:space="preserve">[FR11] </w:t>
      </w:r>
      <w:r w:rsidRPr="007176F2">
        <w:rPr>
          <w:b/>
          <w:u w:val="single"/>
        </w:rPr>
        <w:t>Outbound Roaming</w:t>
      </w:r>
    </w:p>
    <w:p w:rsidR="00E858B7" w:rsidRDefault="00E858B7" w:rsidP="00E858B7">
      <w:pPr>
        <w:pStyle w:val="Bullet2round"/>
      </w:pPr>
      <w:r>
        <w:t>Not relevant</w:t>
      </w:r>
    </w:p>
    <w:p w:rsidR="00E858B7" w:rsidRDefault="00E858B7" w:rsidP="00E858B7">
      <w:pPr>
        <w:pStyle w:val="Bullet1square"/>
      </w:pPr>
      <w:r>
        <w:t xml:space="preserve">[FR12] </w:t>
      </w:r>
      <w:r w:rsidRPr="007176F2">
        <w:rPr>
          <w:b/>
          <w:u w:val="single"/>
        </w:rPr>
        <w:t>Product Type</w:t>
      </w:r>
    </w:p>
    <w:p w:rsidR="00E858B7" w:rsidRDefault="00E858B7" w:rsidP="00E858B7">
      <w:pPr>
        <w:pStyle w:val="Bullet2round"/>
      </w:pPr>
      <w:r>
        <w:t>Product Type = GSM</w:t>
      </w:r>
    </w:p>
    <w:p w:rsidR="00E858B7" w:rsidRDefault="00E858B7" w:rsidP="00E858B7">
      <w:pPr>
        <w:pStyle w:val="Bullet1square"/>
      </w:pPr>
      <w:r>
        <w:t xml:space="preserve">[FR13] </w:t>
      </w:r>
      <w:r w:rsidRPr="007176F2">
        <w:rPr>
          <w:b/>
          <w:u w:val="single"/>
        </w:rPr>
        <w:t>Call Assembly</w:t>
      </w:r>
    </w:p>
    <w:p w:rsidR="00E858B7" w:rsidRDefault="00E858B7" w:rsidP="00E858B7">
      <w:pPr>
        <w:pStyle w:val="Bullet2round"/>
      </w:pPr>
      <w:r>
        <w:t>Not relevant</w:t>
      </w:r>
    </w:p>
    <w:p w:rsidR="00E858B7" w:rsidRDefault="00E858B7" w:rsidP="00E858B7">
      <w:pPr>
        <w:pStyle w:val="Bullet1square"/>
      </w:pPr>
      <w:r>
        <w:t xml:space="preserve">[FR14] </w:t>
      </w:r>
      <w:r w:rsidRPr="007176F2">
        <w:rPr>
          <w:b/>
          <w:u w:val="single"/>
        </w:rPr>
        <w:t>CUG/VPN</w:t>
      </w:r>
    </w:p>
    <w:p w:rsidR="00E858B7" w:rsidRDefault="00E858B7" w:rsidP="00E858B7">
      <w:pPr>
        <w:pStyle w:val="Bullet2round"/>
      </w:pPr>
      <w:r>
        <w:t>Not relevant</w:t>
      </w:r>
    </w:p>
    <w:p w:rsidR="00E858B7" w:rsidRDefault="00E858B7" w:rsidP="00E858B7">
      <w:pPr>
        <w:pStyle w:val="Bullet1square"/>
      </w:pPr>
      <w:r>
        <w:t xml:space="preserve">[FR15] </w:t>
      </w:r>
      <w:r w:rsidRPr="007176F2">
        <w:rPr>
          <w:b/>
          <w:u w:val="single"/>
        </w:rPr>
        <w:t>Call Attempts</w:t>
      </w:r>
    </w:p>
    <w:p w:rsidR="00E858B7" w:rsidRDefault="00E858B7" w:rsidP="00E858B7">
      <w:pPr>
        <w:pStyle w:val="Bullet2round"/>
      </w:pPr>
      <w:r>
        <w:t>Not relevant</w:t>
      </w:r>
    </w:p>
    <w:p w:rsidR="00E858B7" w:rsidRPr="00962864" w:rsidRDefault="00E858B7" w:rsidP="00E858B7">
      <w:pPr>
        <w:pStyle w:val="Bullet1square"/>
        <w:numPr>
          <w:ilvl w:val="0"/>
          <w:numId w:val="0"/>
        </w:numPr>
        <w:ind w:left="1800"/>
      </w:pPr>
    </w:p>
    <w:p w:rsidR="00E858B7" w:rsidRPr="002B6462" w:rsidRDefault="00E858B7" w:rsidP="00E858B7">
      <w:pPr>
        <w:pStyle w:val="Heading3"/>
      </w:pPr>
      <w:bookmarkStart w:id="1374" w:name="_Toc367095491"/>
      <w:r w:rsidRPr="002B6462">
        <w:t>Market-Specific Notes</w:t>
      </w:r>
      <w:bookmarkEnd w:id="1374"/>
    </w:p>
    <w:p w:rsidR="00E858B7" w:rsidRPr="002B6462" w:rsidRDefault="00E858B7" w:rsidP="00E858B7">
      <w:pPr>
        <w:pStyle w:val="BodyText"/>
      </w:pPr>
      <w:r>
        <w:t>The item for customization is part of the Fokus customized module of the NetCom MAF module, and is therefore available to NetCom only.</w:t>
      </w:r>
    </w:p>
    <w:p w:rsidR="00E858B7" w:rsidRDefault="00E858B7" w:rsidP="00E858B7">
      <w:pPr>
        <w:pStyle w:val="Heading3"/>
      </w:pPr>
      <w:bookmarkStart w:id="1375" w:name="_Toc367095492"/>
      <w:r w:rsidRPr="002B6462">
        <w:t>Existing Functionality</w:t>
      </w:r>
      <w:bookmarkEnd w:id="1375"/>
    </w:p>
    <w:p w:rsidR="00E858B7" w:rsidRPr="00E858B7" w:rsidRDefault="00E858B7" w:rsidP="00E858B7">
      <w:pPr>
        <w:pStyle w:val="BodyText"/>
      </w:pPr>
      <w:r>
        <w:t>N/A</w:t>
      </w:r>
    </w:p>
    <w:p w:rsidR="00E858B7" w:rsidRDefault="00E858B7" w:rsidP="00E858B7">
      <w:pPr>
        <w:pStyle w:val="Heading3"/>
      </w:pPr>
      <w:bookmarkStart w:id="1376" w:name="_Toc367095493"/>
      <w:r w:rsidRPr="002B6462">
        <w:t>Proposed Solution Functional Specifications</w:t>
      </w:r>
      <w:bookmarkEnd w:id="1376"/>
    </w:p>
    <w:p w:rsidR="00E858B7" w:rsidRDefault="00E858B7" w:rsidP="00E858B7">
      <w:pPr>
        <w:pStyle w:val="Heading4"/>
      </w:pPr>
      <w:bookmarkStart w:id="1377" w:name="_Toc231022660"/>
      <w:bookmarkStart w:id="1378" w:name="_Toc225849210"/>
      <w:r>
        <w:t>MAF</w:t>
      </w:r>
      <w:bookmarkEnd w:id="1377"/>
      <w:bookmarkEnd w:id="1378"/>
    </w:p>
    <w:p w:rsidR="00E858B7" w:rsidRPr="00356B53" w:rsidRDefault="00E858B7" w:rsidP="00E858B7">
      <w:pPr>
        <w:pStyle w:val="Heading4"/>
        <w:numPr>
          <w:ilvl w:val="4"/>
          <w:numId w:val="5"/>
        </w:numPr>
        <w:tabs>
          <w:tab w:val="clear" w:pos="2880"/>
          <w:tab w:val="num" w:pos="3240"/>
        </w:tabs>
        <w:ind w:left="2232" w:hanging="792"/>
      </w:pPr>
      <w:r w:rsidRPr="00356B53">
        <w:t>BW</w:t>
      </w:r>
      <w:r>
        <w:t xml:space="preserve"> </w:t>
      </w:r>
      <w:r w:rsidRPr="00356B53">
        <w:t>Format</w:t>
      </w:r>
    </w:p>
    <w:p w:rsidR="00E858B7" w:rsidRDefault="00E858B7" w:rsidP="00E858B7">
      <w:pPr>
        <w:pStyle w:val="Bullet1square"/>
      </w:pPr>
      <w:r>
        <w:t>MAF processes (Listener and Main Driver) are already capable of handling the “BW” format.</w:t>
      </w:r>
    </w:p>
    <w:p w:rsidR="00E858B7" w:rsidRPr="00E31973" w:rsidRDefault="00E858B7" w:rsidP="00E858B7">
      <w:pPr>
        <w:pStyle w:val="Bullet1square"/>
        <w:rPr>
          <w:strike/>
        </w:rPr>
      </w:pPr>
      <w:r>
        <w:t>To populate the WORK fields, new RBMS correction/matching/editing/distancing/rating rules will be written.</w:t>
      </w:r>
    </w:p>
    <w:p w:rsidR="00E858B7" w:rsidRDefault="00E858B7" w:rsidP="00E858B7">
      <w:pPr>
        <w:pStyle w:val="Bullet1square"/>
      </w:pPr>
      <w:r>
        <w:t xml:space="preserve">MAF code will be enhanced to support the business logic for the following: </w:t>
      </w:r>
    </w:p>
    <w:tbl>
      <w:tblPr>
        <w:tblStyle w:val="TableGrid"/>
        <w:tblW w:w="0" w:type="auto"/>
        <w:tblInd w:w="2160" w:type="dxa"/>
        <w:tblLook w:val="04A0" w:firstRow="1" w:lastRow="0" w:firstColumn="1" w:lastColumn="0" w:noHBand="0" w:noVBand="1"/>
      </w:tblPr>
      <w:tblGrid>
        <w:gridCol w:w="1530"/>
        <w:gridCol w:w="4140"/>
      </w:tblGrid>
      <w:tr w:rsidR="00E858B7" w:rsidTr="00EC312E">
        <w:trPr>
          <w:cantSplit/>
          <w:tblHeader/>
        </w:trPr>
        <w:tc>
          <w:tcPr>
            <w:tcW w:w="1530" w:type="dxa"/>
            <w:tcBorders>
              <w:bottom w:val="single" w:sz="12" w:space="0" w:color="auto"/>
              <w:right w:val="single" w:sz="6" w:space="0" w:color="auto"/>
            </w:tcBorders>
            <w:shd w:val="clear" w:color="auto" w:fill="auto"/>
            <w:vAlign w:val="bottom"/>
          </w:tcPr>
          <w:p w:rsidR="00E858B7" w:rsidRPr="007634CC" w:rsidRDefault="00E858B7" w:rsidP="00EC312E">
            <w:pPr>
              <w:pStyle w:val="TableHeader"/>
            </w:pPr>
            <w:r>
              <w:t>R</w:t>
            </w:r>
            <w:r w:rsidRPr="00DF75CD">
              <w:t>ecord</w:t>
            </w:r>
            <w:r>
              <w:t xml:space="preserve"> T</w:t>
            </w:r>
            <w:r w:rsidRPr="00DF75CD">
              <w:t>ypes</w:t>
            </w:r>
          </w:p>
        </w:tc>
        <w:tc>
          <w:tcPr>
            <w:tcW w:w="4140" w:type="dxa"/>
            <w:tcBorders>
              <w:left w:val="single" w:sz="6" w:space="0" w:color="auto"/>
              <w:bottom w:val="single" w:sz="12" w:space="0" w:color="auto"/>
            </w:tcBorders>
            <w:shd w:val="clear" w:color="auto" w:fill="auto"/>
            <w:vAlign w:val="bottom"/>
          </w:tcPr>
          <w:p w:rsidR="00E858B7" w:rsidRPr="007634CC" w:rsidRDefault="00E858B7" w:rsidP="00EC312E">
            <w:pPr>
              <w:pStyle w:val="TableHeader"/>
            </w:pPr>
            <w:r>
              <w:t>Name</w:t>
            </w:r>
          </w:p>
        </w:tc>
      </w:tr>
      <w:tr w:rsidR="00E858B7" w:rsidTr="00EC312E">
        <w:trPr>
          <w:cantSplit/>
        </w:trPr>
        <w:tc>
          <w:tcPr>
            <w:tcW w:w="1530" w:type="dxa"/>
            <w:tcBorders>
              <w:top w:val="single" w:sz="12" w:space="0" w:color="auto"/>
            </w:tcBorders>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80</w:t>
            </w:r>
          </w:p>
        </w:tc>
        <w:tc>
          <w:tcPr>
            <w:tcW w:w="4140" w:type="dxa"/>
            <w:tcBorders>
              <w:top w:val="single" w:sz="12" w:space="0" w:color="auto"/>
            </w:tcBorders>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Recording Service</w:t>
            </w:r>
          </w:p>
        </w:tc>
      </w:tr>
      <w:tr w:rsidR="00E858B7" w:rsidTr="00EC312E">
        <w:trPr>
          <w:cantSplit/>
        </w:trPr>
        <w:tc>
          <w:tcPr>
            <w:tcW w:w="153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81</w:t>
            </w:r>
          </w:p>
        </w:tc>
        <w:tc>
          <w:tcPr>
            <w:tcW w:w="414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Voice Service</w:t>
            </w:r>
          </w:p>
        </w:tc>
      </w:tr>
      <w:tr w:rsidR="00E858B7" w:rsidTr="00EC312E">
        <w:trPr>
          <w:cantSplit/>
        </w:trPr>
        <w:tc>
          <w:tcPr>
            <w:tcW w:w="153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82</w:t>
            </w:r>
          </w:p>
        </w:tc>
        <w:tc>
          <w:tcPr>
            <w:tcW w:w="414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Legacy Service</w:t>
            </w:r>
          </w:p>
        </w:tc>
      </w:tr>
      <w:tr w:rsidR="00E858B7" w:rsidTr="00EC312E">
        <w:trPr>
          <w:cantSplit/>
        </w:trPr>
        <w:tc>
          <w:tcPr>
            <w:tcW w:w="153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83</w:t>
            </w:r>
          </w:p>
        </w:tc>
        <w:tc>
          <w:tcPr>
            <w:tcW w:w="4140" w:type="dxa"/>
            <w:shd w:val="clear" w:color="auto" w:fill="auto"/>
          </w:tcPr>
          <w:p w:rsidR="00E858B7" w:rsidRPr="00AD722C" w:rsidRDefault="00E858B7" w:rsidP="00EC312E">
            <w:pPr>
              <w:pStyle w:val="TableBody"/>
              <w:keepNext w:val="0"/>
              <w:keepLines w:val="0"/>
              <w:rPr>
                <w:rFonts w:asciiTheme="majorBidi" w:hAnsiTheme="majorBidi" w:cstheme="majorBidi"/>
              </w:rPr>
            </w:pPr>
            <w:r w:rsidRPr="00AD722C">
              <w:rPr>
                <w:rFonts w:asciiTheme="majorBidi" w:hAnsiTheme="majorBidi" w:cstheme="majorBidi"/>
              </w:rPr>
              <w:t>Guest Call</w:t>
            </w:r>
          </w:p>
        </w:tc>
      </w:tr>
    </w:tbl>
    <w:p w:rsidR="00E858B7" w:rsidRDefault="00E858B7" w:rsidP="00E858B7">
      <w:pPr>
        <w:pStyle w:val="Bullet1square"/>
        <w:numPr>
          <w:ilvl w:val="0"/>
          <w:numId w:val="0"/>
        </w:numPr>
        <w:ind w:left="1800"/>
      </w:pPr>
    </w:p>
    <w:p w:rsidR="00E858B7" w:rsidRPr="00452AED" w:rsidRDefault="00E858B7" w:rsidP="00E858B7">
      <w:pPr>
        <w:pStyle w:val="Bullet1square"/>
      </w:pPr>
      <w:r>
        <w:t xml:space="preserve">All </w:t>
      </w:r>
      <w:r w:rsidRPr="00452AED">
        <w:t xml:space="preserve">events will be distributed to MAFUSAGE. </w:t>
      </w:r>
    </w:p>
    <w:p w:rsidR="00E858B7" w:rsidRDefault="00E858B7" w:rsidP="00E858B7">
      <w:pPr>
        <w:pStyle w:val="Bullet1square"/>
      </w:pPr>
      <w:r>
        <w:lastRenderedPageBreak/>
        <w:t>The p</w:t>
      </w:r>
      <w:r w:rsidRPr="00E31973">
        <w:t xml:space="preserve">opulation of </w:t>
      </w:r>
      <w:r>
        <w:t>c</w:t>
      </w:r>
      <w:r w:rsidRPr="00E31973">
        <w:t xml:space="preserve">all_characteristic will be </w:t>
      </w:r>
      <w:r>
        <w:t>the same as currently done for the existing BW.</w:t>
      </w:r>
    </w:p>
    <w:p w:rsidR="00E858B7" w:rsidRDefault="00E858B7" w:rsidP="00E858B7">
      <w:pPr>
        <w:pStyle w:val="Bullet1square"/>
      </w:pPr>
      <w:r>
        <w:t>To map output USAGE fields, new mapping rules will be written.</w:t>
      </w:r>
    </w:p>
    <w:p w:rsidR="00E858B7" w:rsidRDefault="00E858B7" w:rsidP="00E858B7">
      <w:pPr>
        <w:pStyle w:val="Bullet1square"/>
      </w:pPr>
      <w:r>
        <w:t>To map output WH (UDWH) fields, new mapping rules will be written.</w:t>
      </w:r>
    </w:p>
    <w:p w:rsidR="00E858B7" w:rsidRDefault="00E858B7" w:rsidP="00E858B7">
      <w:pPr>
        <w:pStyle w:val="Bullet1square"/>
      </w:pPr>
      <w:r>
        <w:t>If there is any error on an input record, that record will be distributed to a new file type, BW_ERROR. To map output ERROR fields, new mapping rules will be written.</w:t>
      </w:r>
    </w:p>
    <w:p w:rsidR="00E858B7" w:rsidRPr="00962864" w:rsidRDefault="00E858B7" w:rsidP="00E858B7">
      <w:pPr>
        <w:pStyle w:val="Bullet1square"/>
        <w:numPr>
          <w:ilvl w:val="0"/>
          <w:numId w:val="0"/>
        </w:numPr>
        <w:ind w:left="1800"/>
      </w:pPr>
    </w:p>
    <w:p w:rsidR="00E858B7" w:rsidRPr="002B6462" w:rsidRDefault="00E858B7" w:rsidP="00E858B7">
      <w:pPr>
        <w:pStyle w:val="Heading3"/>
      </w:pPr>
      <w:bookmarkStart w:id="1379" w:name="_Toc367095494"/>
      <w:r w:rsidRPr="002B6462">
        <w:t>Impact on Other Applications</w:t>
      </w:r>
      <w:bookmarkEnd w:id="1379"/>
    </w:p>
    <w:p w:rsidR="00E858B7" w:rsidRPr="002B6462" w:rsidRDefault="00E858B7" w:rsidP="00E858B7">
      <w:pPr>
        <w:pStyle w:val="BodyText"/>
      </w:pPr>
      <w:r>
        <w:t>N/A</w:t>
      </w:r>
    </w:p>
    <w:p w:rsidR="00E858B7" w:rsidRPr="002B6462" w:rsidRDefault="00E858B7" w:rsidP="00E858B7">
      <w:pPr>
        <w:pStyle w:val="Heading3"/>
      </w:pPr>
      <w:bookmarkStart w:id="1380" w:name="_Toc367095495"/>
      <w:r w:rsidRPr="002B6462">
        <w:t>Collection Assumptions and Constraints</w:t>
      </w:r>
      <w:bookmarkEnd w:id="1380"/>
    </w:p>
    <w:p w:rsidR="00E858B7" w:rsidRPr="002B6462" w:rsidRDefault="00E858B7" w:rsidP="00E858B7">
      <w:pPr>
        <w:pStyle w:val="BodyText"/>
        <w:keepNext/>
        <w:keepLines/>
      </w:pPr>
      <w:r>
        <w:t>N/A</w:t>
      </w:r>
    </w:p>
    <w:p w:rsidR="00E858B7" w:rsidRPr="00212394" w:rsidRDefault="00E858B7" w:rsidP="00E858B7">
      <w:pPr>
        <w:pStyle w:val="Heading3"/>
      </w:pPr>
      <w:bookmarkStart w:id="1381" w:name="_Toc367095496"/>
      <w:r w:rsidRPr="00212394">
        <w:t>Implementation, BPT CR, and Training Notes</w:t>
      </w:r>
      <w:bookmarkEnd w:id="1381"/>
    </w:p>
    <w:p w:rsidR="00E858B7" w:rsidRPr="002B6462" w:rsidRDefault="00212394" w:rsidP="00212394">
      <w:pPr>
        <w:pStyle w:val="Bullet1square"/>
        <w:numPr>
          <w:ilvl w:val="0"/>
          <w:numId w:val="0"/>
        </w:numPr>
        <w:ind w:left="1440"/>
      </w:pPr>
      <w:r w:rsidRPr="00212394">
        <w:t xml:space="preserve">A BPT will be run to create entry in ERROR_CODES table. This is needed to handle error handling for </w:t>
      </w:r>
      <w:r w:rsidRPr="00212394">
        <w:rPr>
          <w:caps/>
        </w:rPr>
        <w:t>traffic_direction</w:t>
      </w:r>
      <w:r w:rsidRPr="00212394">
        <w:t xml:space="preserve"> in BW format</w:t>
      </w:r>
      <w:r>
        <w:t>.</w:t>
      </w:r>
    </w:p>
    <w:p w:rsidR="00E858B7" w:rsidRPr="002B6462" w:rsidRDefault="00E858B7" w:rsidP="00E858B7">
      <w:pPr>
        <w:pStyle w:val="Heading3"/>
      </w:pPr>
      <w:bookmarkStart w:id="1382" w:name="_Toc367095497"/>
      <w:r w:rsidRPr="002B6462">
        <w:t>Telia</w:t>
      </w:r>
      <w:r>
        <w:t>/Netcom</w:t>
      </w:r>
      <w:r w:rsidRPr="002B6462">
        <w:t xml:space="preserve"> Responsibility</w:t>
      </w:r>
      <w:bookmarkEnd w:id="1382"/>
    </w:p>
    <w:p w:rsidR="00E858B7" w:rsidRPr="002B6462" w:rsidRDefault="00E858B7" w:rsidP="00E858B7">
      <w:pPr>
        <w:pStyle w:val="Bullet1square"/>
        <w:numPr>
          <w:ilvl w:val="0"/>
          <w:numId w:val="0"/>
        </w:numPr>
        <w:ind w:left="1800"/>
      </w:pPr>
      <w:r>
        <w:t>N/A</w:t>
      </w:r>
    </w:p>
    <w:p w:rsidR="00E858B7" w:rsidRDefault="00E858B7" w:rsidP="00E858B7">
      <w:pPr>
        <w:pStyle w:val="Heading3"/>
      </w:pPr>
      <w:bookmarkStart w:id="1383" w:name="_Toc367095498"/>
      <w:r w:rsidRPr="002B6462">
        <w:t>File and Record Changes</w:t>
      </w:r>
      <w:bookmarkEnd w:id="1383"/>
    </w:p>
    <w:p w:rsidR="00E858B7" w:rsidRPr="00D94E76" w:rsidRDefault="00E858B7" w:rsidP="00E858B7">
      <w:pPr>
        <w:pStyle w:val="BodyText"/>
      </w:pPr>
      <w:r>
        <w:t>N/A</w:t>
      </w:r>
    </w:p>
    <w:p w:rsidR="00E858B7" w:rsidRDefault="00E858B7" w:rsidP="00E858B7">
      <w:pPr>
        <w:pStyle w:val="Heading3"/>
      </w:pPr>
      <w:bookmarkStart w:id="1384" w:name="_Toc367095499"/>
      <w:r w:rsidRPr="002B6462">
        <w:t>Database Structural Changes</w:t>
      </w:r>
      <w:bookmarkEnd w:id="1384"/>
    </w:p>
    <w:p w:rsidR="00E858B7" w:rsidRPr="009E73C1" w:rsidRDefault="00E858B7" w:rsidP="00E858B7">
      <w:pPr>
        <w:pStyle w:val="BodyText"/>
      </w:pPr>
      <w:r>
        <w:t>N/A</w:t>
      </w:r>
    </w:p>
    <w:p w:rsidR="00E858B7" w:rsidRDefault="00E858B7" w:rsidP="00E858B7">
      <w:pPr>
        <w:pStyle w:val="Heading3"/>
      </w:pPr>
      <w:bookmarkStart w:id="1385" w:name="_Toc367095500"/>
      <w:r w:rsidRPr="002B6462">
        <w:t>Test Instruction</w:t>
      </w:r>
      <w:bookmarkEnd w:id="1385"/>
    </w:p>
    <w:p w:rsidR="00903D23" w:rsidRDefault="00903D23" w:rsidP="00903D23">
      <w:pPr>
        <w:pStyle w:val="Heading4"/>
      </w:pPr>
      <w:r>
        <w:t>MAF Application</w:t>
      </w:r>
    </w:p>
    <w:p w:rsidR="00903D23" w:rsidRDefault="00903D23" w:rsidP="00903D23">
      <w:pPr>
        <w:pStyle w:val="Bullet1square"/>
      </w:pPr>
      <w:r>
        <w:t>Processing of BW</w:t>
      </w:r>
      <w:r w:rsidRPr="00CB6D44">
        <w:t xml:space="preserve"> </w:t>
      </w:r>
      <w:r>
        <w:t>records through MAF should include the following scenarios:</w:t>
      </w:r>
    </w:p>
    <w:p w:rsidR="00903D23" w:rsidRDefault="00903D23" w:rsidP="00903D23">
      <w:pPr>
        <w:pStyle w:val="Bullet2round"/>
      </w:pPr>
      <w:r>
        <w:t>Video Call in new format</w:t>
      </w:r>
    </w:p>
    <w:p w:rsidR="00903D23" w:rsidRDefault="00903D23" w:rsidP="00903D23">
      <w:pPr>
        <w:pStyle w:val="Bullet2round"/>
      </w:pPr>
      <w:r>
        <w:t>Regression: MOC to NetCom with VPN/ CUG for normal BW format</w:t>
      </w:r>
    </w:p>
    <w:p w:rsidR="00903D23" w:rsidRDefault="00903D23" w:rsidP="00903D23">
      <w:pPr>
        <w:pStyle w:val="Bullet2round"/>
      </w:pPr>
      <w:r>
        <w:t>Regression: MOC to NetCom with no VPN/ CUG for normal BW format</w:t>
      </w:r>
    </w:p>
    <w:p w:rsidR="00903D23" w:rsidRDefault="00903D23" w:rsidP="00903D23">
      <w:pPr>
        <w:pStyle w:val="Bullet1square"/>
      </w:pPr>
      <w:r>
        <w:t>Usage and WH records should be produced according to the requirements mentioned.</w:t>
      </w:r>
    </w:p>
    <w:p w:rsidR="00903D23" w:rsidRDefault="00903D23" w:rsidP="00903D23">
      <w:pPr>
        <w:pStyle w:val="Bullet1square"/>
      </w:pPr>
      <w:r>
        <w:t>Error records should be sent to the Error Handler process and the Error Handler should be able to process the records successfully.</w:t>
      </w:r>
    </w:p>
    <w:p w:rsidR="00903D23" w:rsidRDefault="00903D23" w:rsidP="00903D23">
      <w:pPr>
        <w:pStyle w:val="Heading4"/>
      </w:pPr>
      <w:r>
        <w:lastRenderedPageBreak/>
        <w:t>MPS Application</w:t>
      </w:r>
    </w:p>
    <w:p w:rsidR="00E858B7" w:rsidRDefault="00903D23" w:rsidP="00903D23">
      <w:pPr>
        <w:pStyle w:val="Bullet1square"/>
      </w:pPr>
      <w:r>
        <w:t>The Guiding and Rating processes should be able to complete without failures</w:t>
      </w:r>
      <w:bookmarkStart w:id="1386" w:name="_Toc98121418"/>
      <w:bookmarkStart w:id="1387" w:name="_Toc98121549"/>
      <w:bookmarkStart w:id="1388" w:name="_Toc98121678"/>
      <w:bookmarkStart w:id="1389" w:name="_Toc98121758"/>
      <w:bookmarkStart w:id="1390" w:name="_Toc99343935"/>
      <w:bookmarkStart w:id="1391" w:name="_Toc99707924"/>
      <w:bookmarkStart w:id="1392" w:name="_Toc99708231"/>
      <w:bookmarkStart w:id="1393" w:name="_Toc99709148"/>
      <w:bookmarkEnd w:id="1386"/>
      <w:bookmarkEnd w:id="1387"/>
      <w:bookmarkEnd w:id="1388"/>
      <w:bookmarkEnd w:id="1389"/>
      <w:bookmarkEnd w:id="1390"/>
      <w:bookmarkEnd w:id="1391"/>
      <w:bookmarkEnd w:id="1392"/>
      <w:bookmarkEnd w:id="1393"/>
      <w:r>
        <w:t>. Usage for postpaid calls should be rated correctly and inserted into US/AU tables.</w:t>
      </w:r>
    </w:p>
    <w:p w:rsidR="00EE57FA" w:rsidRDefault="00EE57FA" w:rsidP="00EE57FA">
      <w:pPr>
        <w:pStyle w:val="List1number"/>
        <w:rPr>
          <w:lang w:val="en-GB"/>
        </w:rPr>
      </w:pPr>
    </w:p>
    <w:p w:rsidR="00042A1E" w:rsidRPr="00D422CA" w:rsidRDefault="00042A1E" w:rsidP="00042A1E">
      <w:pPr>
        <w:pStyle w:val="Heading2"/>
      </w:pPr>
      <w:bookmarkStart w:id="1394" w:name="_Toc367095501"/>
      <w:r w:rsidRPr="00D422CA">
        <w:t>CR 1483 – Enhanced Multiple Letter Output</w:t>
      </w:r>
      <w:bookmarkEnd w:id="1394"/>
      <w:r w:rsidRPr="00D422CA">
        <w:t xml:space="preserve"> </w:t>
      </w:r>
    </w:p>
    <w:p w:rsidR="00042A1E" w:rsidRDefault="00042A1E" w:rsidP="00042A1E">
      <w:pPr>
        <w:pStyle w:val="Heading3"/>
      </w:pPr>
      <w:bookmarkStart w:id="1395" w:name="_Toc367095502"/>
      <w:r w:rsidRPr="002B6462">
        <w:t>Requirement Overview</w:t>
      </w:r>
      <w:bookmarkEnd w:id="1395"/>
    </w:p>
    <w:p w:rsidR="00042A1E" w:rsidRPr="00962864" w:rsidRDefault="00042A1E" w:rsidP="00042A1E">
      <w:pPr>
        <w:pStyle w:val="Bullet1square"/>
      </w:pPr>
      <w:r>
        <w:t>FR1 - Telia needs to be able to support Fokus letters in email. Fokus will split the letter output into two files based on letter media and customer data. A new output “email” file will be created containing the requests of “e-mail”</w:t>
      </w:r>
      <w:r w:rsidRPr="00C35D2B">
        <w:t xml:space="preserve"> </w:t>
      </w:r>
      <w:r>
        <w:t xml:space="preserve">media type. The media for each letter request will also be visible for CSRs in the letter-list (column media) in CSM online. </w:t>
      </w:r>
    </w:p>
    <w:p w:rsidR="00042A1E" w:rsidRPr="00962864" w:rsidRDefault="00042A1E" w:rsidP="006D411B">
      <w:pPr>
        <w:pStyle w:val="Bullet1square"/>
        <w:numPr>
          <w:ilvl w:val="0"/>
          <w:numId w:val="0"/>
        </w:numPr>
        <w:ind w:left="1800"/>
      </w:pPr>
    </w:p>
    <w:p w:rsidR="00042A1E" w:rsidRPr="002B6462" w:rsidRDefault="00042A1E" w:rsidP="00042A1E">
      <w:pPr>
        <w:pStyle w:val="Heading3"/>
      </w:pPr>
      <w:bookmarkStart w:id="1396" w:name="_Toc367095503"/>
      <w:r w:rsidRPr="002B6462">
        <w:t>Market-Specific Notes</w:t>
      </w:r>
      <w:bookmarkEnd w:id="1396"/>
    </w:p>
    <w:p w:rsidR="00042A1E" w:rsidRPr="002B6462" w:rsidRDefault="00042A1E" w:rsidP="00042A1E">
      <w:pPr>
        <w:pStyle w:val="BodyText"/>
      </w:pPr>
      <w:r>
        <w:t>This CR is part of Fokus core module and is therefore available for both Netcom and Telia.</w:t>
      </w:r>
    </w:p>
    <w:p w:rsidR="00042A1E" w:rsidRDefault="00042A1E" w:rsidP="00042A1E">
      <w:pPr>
        <w:pStyle w:val="Heading3"/>
      </w:pPr>
      <w:bookmarkStart w:id="1397" w:name="_Toc367095504"/>
      <w:r w:rsidRPr="002B6462">
        <w:t>Existing Functionality</w:t>
      </w:r>
      <w:bookmarkEnd w:id="1397"/>
    </w:p>
    <w:p w:rsidR="00042A1E" w:rsidRPr="00962864" w:rsidRDefault="00BC64F0" w:rsidP="00042A1E">
      <w:pPr>
        <w:pStyle w:val="BodyText"/>
      </w:pPr>
      <w:r w:rsidRPr="00260B04">
        <w:t xml:space="preserve">Currently, </w:t>
      </w:r>
      <w:r>
        <w:t>the Letter Production process prepares a generic output file containing letter information for all scheduled requests, which is distributed via the default delivery media, “File”.</w:t>
      </w:r>
    </w:p>
    <w:p w:rsidR="00042A1E" w:rsidRDefault="00042A1E" w:rsidP="00042A1E">
      <w:pPr>
        <w:pStyle w:val="Heading3"/>
      </w:pPr>
      <w:bookmarkStart w:id="1398" w:name="_Toc367095505"/>
      <w:r w:rsidRPr="002B6462">
        <w:t>Proposed Solution Functional Specifications</w:t>
      </w:r>
      <w:bookmarkEnd w:id="1398"/>
    </w:p>
    <w:p w:rsidR="00042A1E" w:rsidRPr="005155B1" w:rsidRDefault="00BC64F0" w:rsidP="00042A1E">
      <w:pPr>
        <w:pStyle w:val="Heading4"/>
      </w:pPr>
      <w:r>
        <w:t>Letters</w:t>
      </w:r>
      <w:r w:rsidR="00042A1E">
        <w:t xml:space="preserve"> Application</w:t>
      </w:r>
    </w:p>
    <w:p w:rsidR="00BC64F0" w:rsidRDefault="00BC64F0" w:rsidP="00BC64F0">
      <w:pPr>
        <w:pStyle w:val="BodyText"/>
      </w:pPr>
      <w:r>
        <w:t>The Letter application will enhance the Letter Production process as follows:</w:t>
      </w:r>
    </w:p>
    <w:p w:rsidR="00BC64F0" w:rsidRDefault="00BC64F0" w:rsidP="00BC64F0">
      <w:pPr>
        <w:pStyle w:val="Bullet1square"/>
      </w:pPr>
      <w:r>
        <w:t xml:space="preserve">The existing Letter Production batch job, LTRVARSPROD, will be enhanced to create a new output extract file. </w:t>
      </w:r>
    </w:p>
    <w:p w:rsidR="00BC64F0" w:rsidRDefault="00BC64F0" w:rsidP="00BC64F0">
      <w:pPr>
        <w:pStyle w:val="Bullet1square"/>
      </w:pPr>
      <w:r>
        <w:t xml:space="preserve">The job will be enhanced to support the email delivery media as defined in the reference table. </w:t>
      </w:r>
    </w:p>
    <w:p w:rsidR="00BC64F0" w:rsidRDefault="00BC64F0" w:rsidP="00BC64F0">
      <w:pPr>
        <w:pStyle w:val="Bullet1square"/>
      </w:pPr>
      <w:r>
        <w:t xml:space="preserve">The job will be modified to check and set the final letter delivery media. </w:t>
      </w:r>
    </w:p>
    <w:p w:rsidR="00BC64F0" w:rsidRDefault="00BC64F0" w:rsidP="00BC64F0">
      <w:pPr>
        <w:pStyle w:val="Bullet1square"/>
      </w:pPr>
      <w:r>
        <w:t>The job will check if the letter code is defined with LETTER_DEF_MEDIA = ‘E’, then:</w:t>
      </w:r>
    </w:p>
    <w:p w:rsidR="00BC64F0" w:rsidRDefault="00BC64F0" w:rsidP="00BC64F0">
      <w:pPr>
        <w:pStyle w:val="Bullet2round"/>
        <w:rPr>
          <w:lang w:val="en-GB"/>
        </w:rPr>
      </w:pPr>
      <w:r>
        <w:rPr>
          <w:lang w:val="en-GB"/>
        </w:rPr>
        <w:t>If the letter request is set up with the LEGAL_EMAIL letter variable in the LETTER_REQUEST_VARIABLE table, then the customer’s legal email address will be used.</w:t>
      </w:r>
    </w:p>
    <w:p w:rsidR="00BC64F0" w:rsidRDefault="00BC64F0" w:rsidP="00BC64F0">
      <w:pPr>
        <w:pStyle w:val="Bullet3hollow"/>
        <w:rPr>
          <w:lang w:val="en-GB"/>
        </w:rPr>
      </w:pPr>
      <w:r>
        <w:rPr>
          <w:lang w:val="en-GB"/>
        </w:rPr>
        <w:t>If the customer’s legal email address is defined, the letter delivery media will be set to ‘Email’.</w:t>
      </w:r>
    </w:p>
    <w:p w:rsidR="00BC64F0" w:rsidRPr="005409D6" w:rsidRDefault="00BC64F0" w:rsidP="00BC64F0">
      <w:pPr>
        <w:pStyle w:val="Bullet3hollow"/>
        <w:rPr>
          <w:lang w:val="en-GB"/>
        </w:rPr>
      </w:pPr>
      <w:r>
        <w:rPr>
          <w:lang w:val="en-GB"/>
        </w:rPr>
        <w:lastRenderedPageBreak/>
        <w:t xml:space="preserve">Otherwise, the letter delivery media will be set to the default mechanism; that is, “File”. </w:t>
      </w:r>
    </w:p>
    <w:p w:rsidR="00BC64F0" w:rsidRDefault="00BC64F0" w:rsidP="00BC64F0">
      <w:pPr>
        <w:pStyle w:val="Bullet2round"/>
        <w:rPr>
          <w:lang w:val="en-GB"/>
        </w:rPr>
      </w:pPr>
      <w:r>
        <w:rPr>
          <w:lang w:val="en-GB"/>
        </w:rPr>
        <w:t>In all other cases, the email address defined in the customer’s billing address will be used.</w:t>
      </w:r>
    </w:p>
    <w:p w:rsidR="00BC64F0" w:rsidRDefault="00BC64F0" w:rsidP="00BC64F0">
      <w:pPr>
        <w:pStyle w:val="Bullet3hollow"/>
        <w:rPr>
          <w:lang w:val="en-GB"/>
        </w:rPr>
      </w:pPr>
      <w:r>
        <w:rPr>
          <w:lang w:val="en-GB"/>
        </w:rPr>
        <w:t xml:space="preserve">If the customer’s billing address has an email address configured, the letter delivery media will be set to ‘Email’. </w:t>
      </w:r>
    </w:p>
    <w:p w:rsidR="00BC64F0" w:rsidRDefault="00BC64F0" w:rsidP="00BC64F0">
      <w:pPr>
        <w:pStyle w:val="Bullet3hollow"/>
        <w:rPr>
          <w:lang w:val="en-GB"/>
        </w:rPr>
      </w:pPr>
      <w:r>
        <w:rPr>
          <w:lang w:val="en-GB"/>
        </w:rPr>
        <w:t xml:space="preserve">Otherwise, the letter delivery media will be set to the default mechanism; that is, “File”. </w:t>
      </w:r>
    </w:p>
    <w:p w:rsidR="00BC64F0" w:rsidRDefault="00BC64F0" w:rsidP="00BC64F0">
      <w:pPr>
        <w:pStyle w:val="Bullet1square"/>
      </w:pPr>
      <w:r>
        <w:t xml:space="preserve">If the customer does not have an email address defined for the relevant case, then the delivery media defined in the letter request will be overridden with the default mechanism; that is, “File”. </w:t>
      </w:r>
    </w:p>
    <w:p w:rsidR="00BC64F0" w:rsidRDefault="00BC64F0" w:rsidP="00BC64F0">
      <w:pPr>
        <w:pStyle w:val="Bullet1square"/>
      </w:pPr>
      <w:r>
        <w:t>The new file will include letter request information for all those letters that have letter delivery media configured as “Email”. This will include letters which originally had delivery media as “Email” and will also include letters for whom delivery media ended up being configured as “Email”.</w:t>
      </w:r>
    </w:p>
    <w:p w:rsidR="00BC64F0" w:rsidRDefault="00BC64F0" w:rsidP="00BC64F0">
      <w:pPr>
        <w:pStyle w:val="Bullet1square"/>
      </w:pPr>
      <w:r>
        <w:t>The existing file created by the batch job will include letter request information for all those requests that have letter delivery media configured to something other than “Email”.</w:t>
      </w:r>
    </w:p>
    <w:p w:rsidR="00BC64F0" w:rsidRDefault="00BC64F0" w:rsidP="00BC64F0">
      <w:pPr>
        <w:pStyle w:val="Bullet1square"/>
      </w:pPr>
      <w:r>
        <w:t xml:space="preserve">The format of the two files will be the same format as the current file: </w:t>
      </w:r>
    </w:p>
    <w:p w:rsidR="00BC64F0" w:rsidRDefault="00BC64F0" w:rsidP="00BC64F0">
      <w:pPr>
        <w:pStyle w:val="Bullet1square"/>
      </w:pPr>
      <w:r>
        <w:t xml:space="preserve">The data contents of this file will be separated by the ‘,’ delimiter. </w:t>
      </w:r>
    </w:p>
    <w:p w:rsidR="00BC64F0" w:rsidRDefault="00BC64F0" w:rsidP="00BC64F0">
      <w:pPr>
        <w:pStyle w:val="Bullet1square"/>
      </w:pPr>
      <w:r>
        <w:t xml:space="preserve">The new output file will have one line for each letter. </w:t>
      </w:r>
    </w:p>
    <w:p w:rsidR="00BC64F0" w:rsidRDefault="00BC64F0" w:rsidP="00BC64F0">
      <w:pPr>
        <w:pStyle w:val="Bullet1square"/>
      </w:pPr>
      <w:r>
        <w:t>The naming convention of this file will be:</w:t>
      </w:r>
    </w:p>
    <w:p w:rsidR="00BC64F0" w:rsidRPr="00096921" w:rsidRDefault="00BC64F0" w:rsidP="00BC64F0">
      <w:pPr>
        <w:pStyle w:val="Bullet2round"/>
        <w:rPr>
          <w:lang w:val="en-GB"/>
        </w:rPr>
      </w:pPr>
      <w:r w:rsidRPr="006116F1">
        <w:t>LTR.email_letters.$BATCH_DATE.input</w:t>
      </w:r>
      <w:r>
        <w:rPr>
          <w:lang w:val="en-GB"/>
        </w:rPr>
        <w:t xml:space="preserve">, </w:t>
      </w:r>
      <w:r w:rsidRPr="00096921">
        <w:rPr>
          <w:lang w:val="en-GB"/>
        </w:rPr>
        <w:t>where the BATCH_DATE will have the ‘YYYYMMDD’ format.</w:t>
      </w:r>
    </w:p>
    <w:p w:rsidR="00BC64F0" w:rsidRDefault="00BC64F0" w:rsidP="00BC64F0">
      <w:pPr>
        <w:pStyle w:val="Bullet1square"/>
      </w:pPr>
      <w:r>
        <w:t>The existing output file transmission mechanism will be used to send the new output file as well.</w:t>
      </w:r>
    </w:p>
    <w:p w:rsidR="00BC64F0" w:rsidRDefault="00BC64F0" w:rsidP="00BC64F0">
      <w:pPr>
        <w:pStyle w:val="Bullet1square"/>
      </w:pPr>
      <w:r>
        <w:t>The file will have the same structure as the existing file, with the following records:</w:t>
      </w:r>
    </w:p>
    <w:p w:rsidR="00BC64F0" w:rsidRDefault="00BC64F0" w:rsidP="00BC64F0">
      <w:pPr>
        <w:pStyle w:val="Bullet2round"/>
        <w:rPr>
          <w:lang w:val="en-GB"/>
        </w:rPr>
      </w:pPr>
      <w:r>
        <w:rPr>
          <w:lang w:val="en-GB"/>
        </w:rPr>
        <w:t xml:space="preserve">Header record </w:t>
      </w:r>
    </w:p>
    <w:p w:rsidR="00BC64F0" w:rsidRDefault="00BC64F0" w:rsidP="00BC64F0">
      <w:pPr>
        <w:pStyle w:val="Bullet3hollow"/>
        <w:rPr>
          <w:lang w:val="en-GB"/>
        </w:rPr>
      </w:pPr>
      <w:r>
        <w:rPr>
          <w:lang w:val="en-GB"/>
        </w:rPr>
        <w:t>This will include the list of all letter parameters, as found in the LETTER_VARIABLES table.</w:t>
      </w:r>
    </w:p>
    <w:p w:rsidR="00BC64F0" w:rsidRDefault="00BC64F0" w:rsidP="00BC64F0">
      <w:pPr>
        <w:pStyle w:val="Bullet3hollow"/>
        <w:rPr>
          <w:lang w:val="en-GB"/>
        </w:rPr>
      </w:pPr>
      <w:r>
        <w:rPr>
          <w:lang w:val="en-GB"/>
        </w:rPr>
        <w:t>The parameters are sorted by parameter name.</w:t>
      </w:r>
    </w:p>
    <w:p w:rsidR="00BC64F0" w:rsidRDefault="00BC64F0" w:rsidP="00BC64F0">
      <w:pPr>
        <w:pStyle w:val="Bullet3hollow"/>
        <w:rPr>
          <w:lang w:val="en-GB"/>
        </w:rPr>
      </w:pPr>
      <w:r>
        <w:rPr>
          <w:lang w:val="en-GB"/>
        </w:rPr>
        <w:t>The parameters are enclosed by “”.</w:t>
      </w:r>
    </w:p>
    <w:p w:rsidR="00BC64F0" w:rsidRPr="006545A8" w:rsidRDefault="00BC64F0" w:rsidP="00BC64F0">
      <w:pPr>
        <w:pStyle w:val="Bullet3hollow"/>
        <w:rPr>
          <w:lang w:val="en-GB"/>
        </w:rPr>
      </w:pPr>
      <w:r w:rsidRPr="006545A8">
        <w:rPr>
          <w:lang w:val="en-GB"/>
        </w:rPr>
        <w:t>The parameters are separated by “,”.</w:t>
      </w:r>
    </w:p>
    <w:p w:rsidR="00BC64F0" w:rsidRDefault="00BC64F0" w:rsidP="00BC64F0">
      <w:pPr>
        <w:pStyle w:val="Bullet2round"/>
        <w:rPr>
          <w:lang w:val="en-GB"/>
        </w:rPr>
      </w:pPr>
      <w:r>
        <w:rPr>
          <w:lang w:val="en-GB"/>
        </w:rPr>
        <w:t>Data records</w:t>
      </w:r>
    </w:p>
    <w:p w:rsidR="00BC64F0" w:rsidRDefault="00BC64F0" w:rsidP="00BC64F0">
      <w:pPr>
        <w:pStyle w:val="Bullet3hollow"/>
        <w:rPr>
          <w:lang w:val="en-GB"/>
        </w:rPr>
      </w:pPr>
      <w:r>
        <w:rPr>
          <w:lang w:val="en-GB"/>
        </w:rPr>
        <w:t>Each letter will have one data record.</w:t>
      </w:r>
    </w:p>
    <w:p w:rsidR="00BC64F0" w:rsidRDefault="00BC64F0" w:rsidP="00BC64F0">
      <w:pPr>
        <w:pStyle w:val="Bullet3hollow"/>
        <w:rPr>
          <w:lang w:val="en-GB"/>
        </w:rPr>
      </w:pPr>
      <w:r>
        <w:rPr>
          <w:lang w:val="en-GB"/>
        </w:rPr>
        <w:t>Each data record will contain parameter values, which match</w:t>
      </w:r>
      <w:r w:rsidRPr="00D55CBC">
        <w:rPr>
          <w:lang w:val="en-GB"/>
        </w:rPr>
        <w:t xml:space="preserve"> </w:t>
      </w:r>
      <w:r>
        <w:rPr>
          <w:lang w:val="en-GB"/>
        </w:rPr>
        <w:t>the order in the header record.</w:t>
      </w:r>
    </w:p>
    <w:p w:rsidR="00BC64F0" w:rsidRDefault="00BC64F0" w:rsidP="00BC64F0">
      <w:pPr>
        <w:pStyle w:val="Bullet3hollow"/>
        <w:rPr>
          <w:lang w:val="en-GB"/>
        </w:rPr>
      </w:pPr>
      <w:r>
        <w:rPr>
          <w:lang w:val="en-GB"/>
        </w:rPr>
        <w:t xml:space="preserve">The values are enclosed by “”. </w:t>
      </w:r>
    </w:p>
    <w:p w:rsidR="00BC64F0" w:rsidRDefault="00BC64F0" w:rsidP="00BC64F0">
      <w:pPr>
        <w:pStyle w:val="Bullet3hollow"/>
        <w:rPr>
          <w:lang w:val="en-GB"/>
        </w:rPr>
      </w:pPr>
      <w:r>
        <w:rPr>
          <w:lang w:val="en-GB"/>
        </w:rPr>
        <w:t>The values are comma limited.</w:t>
      </w:r>
    </w:p>
    <w:p w:rsidR="00BC64F0" w:rsidRDefault="00BC64F0" w:rsidP="00BC64F0">
      <w:pPr>
        <w:pStyle w:val="Bullet3hollow"/>
        <w:rPr>
          <w:lang w:val="en-GB"/>
        </w:rPr>
      </w:pPr>
      <w:r>
        <w:rPr>
          <w:lang w:val="en-GB"/>
        </w:rPr>
        <w:lastRenderedPageBreak/>
        <w:t xml:space="preserve">A blank field will contain only “”, for example: </w:t>
      </w:r>
      <w:r w:rsidRPr="005801EA">
        <w:rPr>
          <w:lang w:val="en-GB"/>
        </w:rPr>
        <w:t>"INV0081434555","","INV0082170577"</w:t>
      </w:r>
    </w:p>
    <w:p w:rsidR="00042A1E" w:rsidRDefault="00042A1E" w:rsidP="00BC64F0">
      <w:pPr>
        <w:pStyle w:val="Bullet2round"/>
        <w:numPr>
          <w:ilvl w:val="0"/>
          <w:numId w:val="0"/>
        </w:numPr>
        <w:ind w:left="2160"/>
      </w:pPr>
    </w:p>
    <w:p w:rsidR="00042A1E" w:rsidRDefault="00042A1E" w:rsidP="00042A1E">
      <w:pPr>
        <w:pStyle w:val="Heading4"/>
      </w:pPr>
      <w:r>
        <w:t>CSM</w:t>
      </w:r>
    </w:p>
    <w:p w:rsidR="002A7AD5" w:rsidRDefault="002A7AD5" w:rsidP="002A7AD5">
      <w:pPr>
        <w:pStyle w:val="BodyText"/>
        <w:keepNext/>
        <w:keepLines/>
      </w:pPr>
      <w:r>
        <w:t>Currently, all letters can be viewed by CSRs in CSM Online.</w:t>
      </w:r>
    </w:p>
    <w:p w:rsidR="002A7AD5" w:rsidRDefault="002A7AD5" w:rsidP="002A7AD5">
      <w:pPr>
        <w:pStyle w:val="BodyText"/>
        <w:keepNext/>
        <w:keepLines/>
      </w:pPr>
      <w:r>
        <w:t>CSRs will be able to view the media for each letter request as populated in the LETTER_REQUESTS table on the Letters-List screen.</w:t>
      </w:r>
    </w:p>
    <w:p w:rsidR="002A7AD5" w:rsidRDefault="002A7AD5" w:rsidP="002A7AD5">
      <w:pPr>
        <w:pStyle w:val="BodyText"/>
        <w:keepNext/>
        <w:keepLines/>
      </w:pPr>
      <w:r>
        <w:t>The letter list query will be enhanced to show the media description instead of the code. For example, instead of showing the D in the media field, the text ’File’ will be displayed.</w:t>
      </w:r>
    </w:p>
    <w:p w:rsidR="00042A1E" w:rsidRPr="00962864" w:rsidRDefault="00042A1E" w:rsidP="002A7AD5">
      <w:pPr>
        <w:pStyle w:val="Bullet1square"/>
        <w:numPr>
          <w:ilvl w:val="0"/>
          <w:numId w:val="0"/>
        </w:numPr>
        <w:ind w:left="1800"/>
      </w:pPr>
    </w:p>
    <w:p w:rsidR="00042A1E" w:rsidRPr="002B6462" w:rsidRDefault="00042A1E" w:rsidP="00042A1E">
      <w:pPr>
        <w:pStyle w:val="Heading3"/>
      </w:pPr>
      <w:bookmarkStart w:id="1399" w:name="_Toc367095506"/>
      <w:r w:rsidRPr="002B6462">
        <w:t>Impact on Other Applications</w:t>
      </w:r>
      <w:bookmarkEnd w:id="1399"/>
    </w:p>
    <w:p w:rsidR="00042A1E" w:rsidRPr="002B6462" w:rsidRDefault="00042A1E" w:rsidP="00042A1E">
      <w:pPr>
        <w:pStyle w:val="BodyText"/>
      </w:pPr>
      <w:r>
        <w:t>N/A</w:t>
      </w:r>
    </w:p>
    <w:p w:rsidR="00042A1E" w:rsidRPr="002B6462" w:rsidRDefault="00042A1E" w:rsidP="00042A1E">
      <w:pPr>
        <w:pStyle w:val="Heading3"/>
      </w:pPr>
      <w:bookmarkStart w:id="1400" w:name="_Toc367095507"/>
      <w:r w:rsidRPr="002B6462">
        <w:t>Collection Assumptions and Constraints</w:t>
      </w:r>
      <w:bookmarkEnd w:id="1400"/>
    </w:p>
    <w:p w:rsidR="00042A1E" w:rsidRPr="002B6462" w:rsidRDefault="00042A1E" w:rsidP="00042A1E">
      <w:pPr>
        <w:pStyle w:val="BodyText"/>
        <w:keepNext/>
        <w:keepLines/>
      </w:pPr>
      <w:r>
        <w:t>N/A</w:t>
      </w:r>
    </w:p>
    <w:p w:rsidR="00042A1E" w:rsidRPr="002B6462" w:rsidRDefault="00042A1E" w:rsidP="00042A1E">
      <w:pPr>
        <w:pStyle w:val="Heading3"/>
      </w:pPr>
      <w:bookmarkStart w:id="1401" w:name="_Toc367095508"/>
      <w:r w:rsidRPr="002B6462">
        <w:t>Implementation, BPT CR, and Training Notes</w:t>
      </w:r>
      <w:bookmarkEnd w:id="1401"/>
    </w:p>
    <w:p w:rsidR="00042A1E" w:rsidRPr="002B6462" w:rsidRDefault="000E2588" w:rsidP="00811BB8">
      <w:pPr>
        <w:pStyle w:val="Bullet1square"/>
        <w:numPr>
          <w:ilvl w:val="0"/>
          <w:numId w:val="0"/>
        </w:numPr>
        <w:ind w:left="1800" w:hanging="360"/>
      </w:pPr>
      <w:r>
        <w:t>N/A</w:t>
      </w:r>
    </w:p>
    <w:p w:rsidR="00042A1E" w:rsidRPr="002B6462" w:rsidRDefault="00042A1E" w:rsidP="00042A1E">
      <w:pPr>
        <w:pStyle w:val="Heading3"/>
      </w:pPr>
      <w:bookmarkStart w:id="1402" w:name="_Toc367095509"/>
      <w:r w:rsidRPr="002B6462">
        <w:t>Telia</w:t>
      </w:r>
      <w:r>
        <w:t>/Netcom</w:t>
      </w:r>
      <w:r w:rsidRPr="002B6462">
        <w:t xml:space="preserve"> Responsibility</w:t>
      </w:r>
      <w:bookmarkEnd w:id="1402"/>
    </w:p>
    <w:p w:rsidR="00042A1E" w:rsidRPr="002B6462" w:rsidRDefault="00042A1E" w:rsidP="00042A1E">
      <w:pPr>
        <w:pStyle w:val="Bullet1square"/>
        <w:numPr>
          <w:ilvl w:val="0"/>
          <w:numId w:val="0"/>
        </w:numPr>
        <w:ind w:left="1800"/>
      </w:pPr>
      <w:r>
        <w:t>N/A</w:t>
      </w:r>
    </w:p>
    <w:p w:rsidR="00042A1E" w:rsidRDefault="00042A1E" w:rsidP="00042A1E">
      <w:pPr>
        <w:pStyle w:val="Heading3"/>
      </w:pPr>
      <w:bookmarkStart w:id="1403" w:name="_Toc367095510"/>
      <w:r w:rsidRPr="002B6462">
        <w:t>File and Record Changes</w:t>
      </w:r>
      <w:bookmarkEnd w:id="1403"/>
    </w:p>
    <w:p w:rsidR="00042A1E" w:rsidRPr="00D94E76" w:rsidRDefault="00042A1E" w:rsidP="00042A1E">
      <w:pPr>
        <w:pStyle w:val="BodyText"/>
      </w:pPr>
      <w:r>
        <w:t>N/A</w:t>
      </w:r>
    </w:p>
    <w:p w:rsidR="00042A1E" w:rsidRDefault="00042A1E" w:rsidP="00042A1E">
      <w:pPr>
        <w:pStyle w:val="Heading3"/>
      </w:pPr>
      <w:bookmarkStart w:id="1404" w:name="_Toc367095511"/>
      <w:r w:rsidRPr="002B6462">
        <w:t>Database Structural Changes</w:t>
      </w:r>
      <w:bookmarkEnd w:id="1404"/>
    </w:p>
    <w:p w:rsidR="009E73C1" w:rsidRPr="009E73C1" w:rsidRDefault="00E944AE" w:rsidP="009E73C1">
      <w:pPr>
        <w:pStyle w:val="BodyText"/>
      </w:pPr>
      <w:r>
        <w:t>N/A</w:t>
      </w:r>
    </w:p>
    <w:p w:rsidR="00042A1E" w:rsidRDefault="00042A1E" w:rsidP="00042A1E">
      <w:pPr>
        <w:pStyle w:val="Heading3"/>
      </w:pPr>
      <w:bookmarkStart w:id="1405" w:name="_Toc367095512"/>
      <w:r w:rsidRPr="002B6462">
        <w:t>Test Instruction</w:t>
      </w:r>
      <w:bookmarkEnd w:id="1405"/>
    </w:p>
    <w:p w:rsidR="00863F97" w:rsidRDefault="00863F97" w:rsidP="00863F97">
      <w:pPr>
        <w:pStyle w:val="Bullet1square"/>
      </w:pPr>
      <w:r>
        <w:t xml:space="preserve">Run the LTRVARSPROD job for letter requests having LETTER_DEF_MEDIA defined as ‘E’. The job should create a new output file. Verify that its structure and contents match as described in the solution. </w:t>
      </w:r>
    </w:p>
    <w:p w:rsidR="00863F97" w:rsidRDefault="00863F97" w:rsidP="00863F97">
      <w:pPr>
        <w:pStyle w:val="Bullet1square"/>
      </w:pPr>
      <w:r>
        <w:t xml:space="preserve">Run the LTRVARSPROD job for letter requests having LETTER_DEF_MEDIA defined as ‘E’ but for customers that do not have either a Legal or Billing email address configured. The job should write these letter requests to an existing output file. </w:t>
      </w:r>
    </w:p>
    <w:p w:rsidR="00863F97" w:rsidRDefault="00863F97" w:rsidP="00863F97">
      <w:pPr>
        <w:pStyle w:val="Bullet1square"/>
      </w:pPr>
      <w:r>
        <w:t>View</w:t>
      </w:r>
      <w:r w:rsidRPr="009E288C">
        <w:t xml:space="preserve"> </w:t>
      </w:r>
      <w:r>
        <w:t>the letter delivery media for the Letter requests in the Letter List window.</w:t>
      </w:r>
    </w:p>
    <w:p w:rsidR="00042A1E" w:rsidRPr="00D94E76" w:rsidRDefault="00042A1E" w:rsidP="00793BEF">
      <w:pPr>
        <w:pStyle w:val="Bullet1square"/>
        <w:numPr>
          <w:ilvl w:val="0"/>
          <w:numId w:val="0"/>
        </w:numPr>
        <w:ind w:left="1800"/>
      </w:pPr>
    </w:p>
    <w:p w:rsidR="00042A1E" w:rsidRDefault="00042A1E" w:rsidP="00042A1E">
      <w:pPr>
        <w:pStyle w:val="Bullet1square"/>
        <w:numPr>
          <w:ilvl w:val="0"/>
          <w:numId w:val="0"/>
        </w:numPr>
        <w:ind w:left="1800" w:hanging="360"/>
      </w:pPr>
    </w:p>
    <w:p w:rsidR="00085A93" w:rsidRPr="00D422CA" w:rsidRDefault="00085A93" w:rsidP="00085A93">
      <w:pPr>
        <w:pStyle w:val="Heading2"/>
      </w:pPr>
      <w:bookmarkStart w:id="1406" w:name="_Toc367095513"/>
      <w:r w:rsidRPr="00D422CA">
        <w:lastRenderedPageBreak/>
        <w:t>CR 14</w:t>
      </w:r>
      <w:r w:rsidR="00FA3C6D" w:rsidRPr="00D422CA">
        <w:t>89</w:t>
      </w:r>
      <w:r w:rsidRPr="00D422CA">
        <w:t xml:space="preserve"> – </w:t>
      </w:r>
      <w:r w:rsidR="00FA3C6D" w:rsidRPr="00D422CA">
        <w:t>Flexible Leasing</w:t>
      </w:r>
      <w:bookmarkEnd w:id="1406"/>
      <w:r w:rsidR="00FA3C6D" w:rsidRPr="00D422CA">
        <w:t xml:space="preserve"> </w:t>
      </w:r>
    </w:p>
    <w:p w:rsidR="00085A93" w:rsidRDefault="00085A93" w:rsidP="00085A93">
      <w:pPr>
        <w:pStyle w:val="Heading3"/>
      </w:pPr>
      <w:bookmarkStart w:id="1407" w:name="_Toc367095514"/>
      <w:r w:rsidRPr="002B6462">
        <w:t>Requirement Overview</w:t>
      </w:r>
      <w:bookmarkEnd w:id="1407"/>
    </w:p>
    <w:p w:rsidR="00FA3C6D" w:rsidRPr="001A019B" w:rsidRDefault="00FA3C6D" w:rsidP="00FA3C6D">
      <w:pPr>
        <w:pStyle w:val="Bullet1square"/>
      </w:pPr>
      <w:r w:rsidRPr="001A019B">
        <w:t xml:space="preserve">FR2-2 - It should be possible to define on the SOC whether CN (cancel) and settlement are performed on a subscriber. When the subscriber is cancelled, it should be invoiced according to the original subscriber-level agreement on the BAN, or this should always trigger a direct settlement of the Loan/Leasing SOC. If the Settle Loan/Leasing function is used, the settlement should be performed instantly, regardless of the registration level on the BAN or subscriber. </w:t>
      </w:r>
    </w:p>
    <w:p w:rsidR="00FA3C6D" w:rsidRPr="001A019B" w:rsidRDefault="00FA3C6D" w:rsidP="00FA3C6D">
      <w:pPr>
        <w:pStyle w:val="Bullet1square"/>
      </w:pPr>
      <w:r w:rsidRPr="001A019B">
        <w:t>FR2-3 - The settlement rules in the Collection steps should not be affected by this change.</w:t>
      </w:r>
    </w:p>
    <w:p w:rsidR="00FA3C6D" w:rsidRDefault="00FA3C6D" w:rsidP="00FA3C6D">
      <w:pPr>
        <w:pStyle w:val="Bullet1square"/>
      </w:pPr>
      <w:r w:rsidRPr="001A019B">
        <w:t>FR2-4 - Tuxedo services should be supported or created for all parts of Requirement 2</w:t>
      </w:r>
    </w:p>
    <w:p w:rsidR="00085A93" w:rsidRPr="00962864" w:rsidRDefault="00085A93" w:rsidP="00FA3C6D">
      <w:pPr>
        <w:pStyle w:val="Bullet1square"/>
        <w:numPr>
          <w:ilvl w:val="0"/>
          <w:numId w:val="0"/>
        </w:numPr>
        <w:ind w:left="1800"/>
      </w:pPr>
    </w:p>
    <w:p w:rsidR="00085A93" w:rsidRPr="002B6462" w:rsidRDefault="00085A93" w:rsidP="00085A93">
      <w:pPr>
        <w:pStyle w:val="Heading3"/>
      </w:pPr>
      <w:bookmarkStart w:id="1408" w:name="_Toc367095515"/>
      <w:r w:rsidRPr="002B6462">
        <w:t>Market-Specific Notes</w:t>
      </w:r>
      <w:bookmarkEnd w:id="1408"/>
    </w:p>
    <w:p w:rsidR="00085A93" w:rsidRPr="002B6462" w:rsidRDefault="00085A93" w:rsidP="00085A93">
      <w:pPr>
        <w:pStyle w:val="BodyText"/>
      </w:pPr>
      <w:r>
        <w:t>This CR is part of Fokus core module and is therefore available for both Netcom and Telia.</w:t>
      </w:r>
    </w:p>
    <w:p w:rsidR="00085A93" w:rsidRDefault="00085A93" w:rsidP="00085A93">
      <w:pPr>
        <w:pStyle w:val="Heading3"/>
      </w:pPr>
      <w:bookmarkStart w:id="1409" w:name="_Toc367095516"/>
      <w:r w:rsidRPr="002B6462">
        <w:t>Existing Functionality</w:t>
      </w:r>
      <w:bookmarkEnd w:id="1409"/>
    </w:p>
    <w:p w:rsidR="00085A93" w:rsidRPr="00962864" w:rsidRDefault="00517FF1" w:rsidP="00085A93">
      <w:pPr>
        <w:pStyle w:val="BodyText"/>
      </w:pPr>
      <w:r w:rsidRPr="001A019B">
        <w:t xml:space="preserve">Currently, </w:t>
      </w:r>
      <w:r>
        <w:t>w</w:t>
      </w:r>
      <w:r w:rsidRPr="001A019B">
        <w:t>hen a subscriber with a Loan/Leasing SOC is canceled, then those SOCs will always be settled.</w:t>
      </w:r>
    </w:p>
    <w:p w:rsidR="00085A93" w:rsidRDefault="00085A93" w:rsidP="00085A93">
      <w:pPr>
        <w:pStyle w:val="Heading3"/>
      </w:pPr>
      <w:bookmarkStart w:id="1410" w:name="_Toc367095517"/>
      <w:r w:rsidRPr="002B6462">
        <w:t>Proposed Solution Functional Specifications</w:t>
      </w:r>
      <w:bookmarkEnd w:id="1410"/>
    </w:p>
    <w:p w:rsidR="00085A93" w:rsidRPr="005155B1" w:rsidRDefault="00C71359" w:rsidP="00085A93">
      <w:pPr>
        <w:pStyle w:val="Heading4"/>
      </w:pPr>
      <w:r>
        <w:t>Price Plan</w:t>
      </w:r>
      <w:r w:rsidR="00085A93">
        <w:t xml:space="preserve"> Application</w:t>
      </w:r>
    </w:p>
    <w:p w:rsidR="00C71359" w:rsidRDefault="00C71359" w:rsidP="00C71359">
      <w:pPr>
        <w:pStyle w:val="Bullet1square"/>
      </w:pPr>
      <w:r w:rsidRPr="001A019B">
        <w:t>The SOC_LOAN table will be enhanced to have a new SETTLE_ON_CANCEL indicator; the online window will be enhanced accordingly. By default, this field will be checked.</w:t>
      </w:r>
    </w:p>
    <w:p w:rsidR="00C71359" w:rsidRDefault="00C71359" w:rsidP="00C71359">
      <w:pPr>
        <w:pStyle w:val="Bullet1square"/>
      </w:pPr>
      <w:r w:rsidRPr="001A019B">
        <w:t>The SETTLE_ON_CANCEL field will be used to determine whether the loan should be settled when the subscriber is cancelled, or copied to the BAN level.</w:t>
      </w:r>
    </w:p>
    <w:p w:rsidR="00085A93" w:rsidRDefault="00EC5DAA" w:rsidP="00EC5DAA">
      <w:pPr>
        <w:pStyle w:val="Bullet2round"/>
        <w:numPr>
          <w:ilvl w:val="0"/>
          <w:numId w:val="0"/>
        </w:numPr>
      </w:pPr>
      <w:r>
        <w:rPr>
          <w:noProof/>
        </w:rPr>
        <w:lastRenderedPageBreak/>
        <w:drawing>
          <wp:inline distT="0" distB="0" distL="0" distR="0" wp14:anchorId="2D687B10" wp14:editId="1C45E836">
            <wp:extent cx="5086350" cy="3476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6350" cy="3476625"/>
                    </a:xfrm>
                    <a:prstGeom prst="rect">
                      <a:avLst/>
                    </a:prstGeom>
                    <a:noFill/>
                    <a:ln>
                      <a:noFill/>
                    </a:ln>
                  </pic:spPr>
                </pic:pic>
              </a:graphicData>
            </a:graphic>
          </wp:inline>
        </w:drawing>
      </w:r>
    </w:p>
    <w:p w:rsidR="00085A93" w:rsidRDefault="00085A93" w:rsidP="00085A93">
      <w:pPr>
        <w:pStyle w:val="Heading4"/>
      </w:pPr>
      <w:r>
        <w:t>CSM</w:t>
      </w:r>
    </w:p>
    <w:p w:rsidR="006218E8" w:rsidRPr="001A019B" w:rsidRDefault="006218E8" w:rsidP="006218E8">
      <w:pPr>
        <w:pStyle w:val="BodyText"/>
      </w:pPr>
      <w:r w:rsidRPr="001A019B">
        <w:t>The CSM application will enhanced as follows:</w:t>
      </w:r>
    </w:p>
    <w:p w:rsidR="006218E8" w:rsidRPr="001A019B" w:rsidRDefault="006218E8" w:rsidP="006218E8">
      <w:pPr>
        <w:pStyle w:val="Bullet1square"/>
      </w:pPr>
      <w:r w:rsidRPr="001A019B">
        <w:t>The Cancel Subscriber activity in CSM will be enhanced to check whether the subscriber has an active Loan/Leasing SOC. If an active Loan/Leasing SOC is found, the system will check the SETTLE_ON_CANCEL indicator for that loan. If the indicator is set to No and the Loan/Leasing is outside the Grace Period, the system will not settle the loan, as is currently done, but will expire the loan from the subscriber level and create it at the BAN level.</w:t>
      </w:r>
    </w:p>
    <w:p w:rsidR="006218E8" w:rsidRPr="001A019B" w:rsidRDefault="006218E8" w:rsidP="006218E8">
      <w:pPr>
        <w:pStyle w:val="Bullet1square"/>
        <w:numPr>
          <w:ilvl w:val="0"/>
          <w:numId w:val="0"/>
        </w:numPr>
        <w:ind w:left="1800"/>
      </w:pPr>
      <w:r w:rsidRPr="001A019B">
        <w:t>The loan will be created with the same status it had on the subscriber, so that Billing will continue to charge the Loan/Leasing SOC.</w:t>
      </w:r>
    </w:p>
    <w:p w:rsidR="006218E8" w:rsidRPr="001A019B" w:rsidRDefault="006218E8" w:rsidP="006218E8">
      <w:pPr>
        <w:pStyle w:val="Bullet1square"/>
      </w:pPr>
      <w:r w:rsidRPr="001A019B">
        <w:t xml:space="preserve">The Loan/Leasing SOCs will be expired with </w:t>
      </w:r>
      <w:r>
        <w:t>existing</w:t>
      </w:r>
      <w:r w:rsidRPr="001A019B">
        <w:t xml:space="preserve"> reason code,.</w:t>
      </w:r>
    </w:p>
    <w:p w:rsidR="006218E8" w:rsidRPr="001A019B" w:rsidRDefault="006218E8" w:rsidP="006218E8">
      <w:pPr>
        <w:pStyle w:val="Bullet1square"/>
      </w:pPr>
      <w:r w:rsidRPr="001A019B">
        <w:t xml:space="preserve">If the Loan/Leasing SOC is within the Grace Period when the subscriber is canceled, then the SOC will be canceled as of </w:t>
      </w:r>
      <w:r>
        <w:t>currently done</w:t>
      </w:r>
      <w:r w:rsidRPr="001A019B">
        <w:t>.</w:t>
      </w:r>
    </w:p>
    <w:p w:rsidR="006218E8" w:rsidRPr="001A019B" w:rsidRDefault="006218E8" w:rsidP="006218E8">
      <w:pPr>
        <w:pStyle w:val="Bullet1square"/>
      </w:pPr>
      <w:r w:rsidRPr="001A019B">
        <w:t xml:space="preserve">The BAN-level SOC will be a duplicate of the subscriber-level SOC in all regards, except that it will be at the BAN level (meaning SUBSCRIBER_NO in SERVICE_AGREEMENT and SERVICE_FEATURE </w:t>
      </w:r>
      <w:r>
        <w:t xml:space="preserve">table will be equal to </w:t>
      </w:r>
      <w:r w:rsidRPr="001A019B">
        <w:t xml:space="preserve"> 0000000000). The values of EFFECTIVE_DATE and LOAN_SEQ_NO and most of the other fields will be copied from the subscriber entry.</w:t>
      </w:r>
    </w:p>
    <w:p w:rsidR="006218E8" w:rsidRPr="001A019B" w:rsidRDefault="006218E8" w:rsidP="006218E8">
      <w:pPr>
        <w:pStyle w:val="Bullet1square"/>
      </w:pPr>
      <w:r w:rsidRPr="001A019B">
        <w:t>The SERVICE_AGREEMENT table will be enhanced to have a new LOAN_SUB_ID field; this field will contain the subscriber ID of the subscriber whose cancelation resulted in the creation of the SERVICE_AGREEMENT entry. This is needed, to:</w:t>
      </w:r>
    </w:p>
    <w:p w:rsidR="006218E8" w:rsidRPr="001A019B" w:rsidRDefault="006218E8" w:rsidP="006218E8">
      <w:pPr>
        <w:pStyle w:val="Bullet2round"/>
      </w:pPr>
      <w:r w:rsidRPr="001A019B">
        <w:lastRenderedPageBreak/>
        <w:t>Keep track of the payments made for the SOC in the SUBSCRIBER_LOAN table. Billing will use this field together with the loan sequence number to find the correct entry in SUBSCRIBER_LOAN table.</w:t>
      </w:r>
    </w:p>
    <w:p w:rsidR="006218E8" w:rsidRPr="001A019B" w:rsidRDefault="006218E8" w:rsidP="006218E8">
      <w:pPr>
        <w:pStyle w:val="Bullet2round"/>
      </w:pPr>
      <w:r w:rsidRPr="001A019B">
        <w:t xml:space="preserve">Keep information on which subscriber had the Loan SOC. </w:t>
      </w:r>
    </w:p>
    <w:p w:rsidR="006218E8" w:rsidRPr="001A019B" w:rsidRDefault="006218E8" w:rsidP="006218E8">
      <w:pPr>
        <w:pStyle w:val="Bullet2round"/>
      </w:pPr>
      <w:r w:rsidRPr="001A019B">
        <w:t xml:space="preserve">Allow the ADD system to display subscriber/payment information in the invoice </w:t>
      </w:r>
    </w:p>
    <w:p w:rsidR="006218E8" w:rsidRDefault="006218E8" w:rsidP="006218E8">
      <w:pPr>
        <w:pStyle w:val="Bullet1square"/>
      </w:pPr>
      <w:r>
        <w:t>The changes mentioned above in CSM application will be performed only when subscriber level commitment period has been completed. If subscriber commitment is still remaining, then existing functionality of settling Loan will be applied when subscriber is being canceled from CSM.</w:t>
      </w:r>
    </w:p>
    <w:p w:rsidR="006218E8" w:rsidRDefault="006218E8" w:rsidP="006218E8">
      <w:pPr>
        <w:pStyle w:val="Bullet1square"/>
      </w:pPr>
      <w:r>
        <w:t xml:space="preserve">Regardless of the subscriber commitment period, for Corporate subscribers which have Leasing/Loan SOC, the loan will always be settled when the cancel subscriber activity is performed. </w:t>
      </w:r>
    </w:p>
    <w:p w:rsidR="006218E8" w:rsidRDefault="006218E8" w:rsidP="006218E8">
      <w:pPr>
        <w:pStyle w:val="Bullet1square"/>
        <w:numPr>
          <w:ilvl w:val="0"/>
          <w:numId w:val="0"/>
        </w:numPr>
        <w:ind w:left="1800"/>
      </w:pPr>
      <w:r>
        <w:t xml:space="preserve">For this the SETTLE_ON_CANCEL_IND will be set to ‘Y’ for Leasing/Loan SOCs setup for Corporate customers. </w:t>
      </w:r>
    </w:p>
    <w:p w:rsidR="006218E8" w:rsidRDefault="006218E8" w:rsidP="006218E8">
      <w:pPr>
        <w:pStyle w:val="Bullet1square"/>
      </w:pPr>
      <w:r>
        <w:t xml:space="preserve">For consumer customers being cancelled after commitment period has been completed, the new functionality described in this section will apply. </w:t>
      </w:r>
    </w:p>
    <w:p w:rsidR="006218E8" w:rsidRPr="001A019B" w:rsidRDefault="006218E8" w:rsidP="006218E8">
      <w:pPr>
        <w:pStyle w:val="Bullet1square"/>
      </w:pPr>
      <w:r w:rsidRPr="001A019B">
        <w:t>If the subscriber being canceled from CSM, as part of a port-out process or a future job, is the last subscriber under the BAN, the BAN will remain open. This will be implemented by calling the Cancel Subscriber routine instead of the Cancel BAN routine from CSM and the future job.</w:t>
      </w:r>
    </w:p>
    <w:p w:rsidR="006218E8" w:rsidRPr="001A019B" w:rsidRDefault="006218E8" w:rsidP="006218E8">
      <w:pPr>
        <w:pStyle w:val="Note"/>
      </w:pPr>
      <w:r>
        <w:rPr>
          <w:noProof/>
        </w:rPr>
        <w:drawing>
          <wp:inline distT="0" distB="0" distL="0" distR="0" wp14:anchorId="40EA3077" wp14:editId="73521EB1">
            <wp:extent cx="304800" cy="3429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sidRPr="001A019B">
        <w:tab/>
        <w:t>Canceling a BAN will cancel/settle all the Subscriber Loans under it as of today.</w:t>
      </w:r>
    </w:p>
    <w:p w:rsidR="006218E8" w:rsidRPr="001A019B" w:rsidRDefault="006218E8" w:rsidP="006218E8">
      <w:pPr>
        <w:pStyle w:val="Bullet1square"/>
      </w:pPr>
      <w:r w:rsidRPr="001A019B">
        <w:t>The Cancelation window in CSM Online will be enhanced as follows:</w:t>
      </w:r>
    </w:p>
    <w:p w:rsidR="006218E8" w:rsidRPr="001A019B" w:rsidRDefault="006218E8" w:rsidP="006218E8">
      <w:pPr>
        <w:pStyle w:val="Bullet2round"/>
      </w:pPr>
      <w:r w:rsidRPr="001A019B">
        <w:t>Currently while cancelling the last subscriber under the BAN, CSM Online calls the BAN Cancelation service to cancel BAN.</w:t>
      </w:r>
    </w:p>
    <w:p w:rsidR="006218E8" w:rsidRPr="001A019B" w:rsidRDefault="006218E8" w:rsidP="006218E8">
      <w:pPr>
        <w:pStyle w:val="Bullet2round"/>
      </w:pPr>
      <w:r w:rsidRPr="001A019B">
        <w:t>The CTN Cancelation screen will be enhanced to check whether there are any Loan/Leasing SOCs effective on the BAN in the case of Last subscriber cancelation. If such a SOC exists, only the Cancel CTN service will be called and the BAN will remain open.</w:t>
      </w:r>
    </w:p>
    <w:p w:rsidR="006218E8" w:rsidRPr="001A019B" w:rsidRDefault="006218E8" w:rsidP="006218E8">
      <w:pPr>
        <w:pStyle w:val="Bullet2round"/>
      </w:pPr>
      <w:r w:rsidRPr="001A019B">
        <w:t>In addition, in the case of cancelation of the last CTN, if the CTN has a Loan/Leasing SOC eligible for moving on to the BAN (with CANCEL_ON_SETTLE as ‘N’) and outside the grace period, then only the Cancel CTN service will be called and the BAN will remain open.</w:t>
      </w:r>
    </w:p>
    <w:p w:rsidR="006218E8" w:rsidRPr="001A019B" w:rsidRDefault="006218E8" w:rsidP="006218E8">
      <w:pPr>
        <w:pStyle w:val="Bullet2round"/>
        <w:numPr>
          <w:ilvl w:val="0"/>
          <w:numId w:val="0"/>
        </w:numPr>
        <w:ind w:left="2160"/>
      </w:pPr>
      <w:r w:rsidRPr="001A019B">
        <w:t>The Cancel CTN service will then add the Loan/Leasing SOC on the BAN.</w:t>
      </w:r>
    </w:p>
    <w:p w:rsidR="006218E8" w:rsidRPr="001A019B" w:rsidRDefault="006218E8" w:rsidP="006218E8">
      <w:pPr>
        <w:pStyle w:val="Bullet2round"/>
      </w:pPr>
      <w:r w:rsidRPr="001A019B">
        <w:t>In all other cases, cancelation behavior will remain as it is today.</w:t>
      </w:r>
    </w:p>
    <w:p w:rsidR="006218E8" w:rsidRPr="001A019B" w:rsidRDefault="006218E8" w:rsidP="006218E8">
      <w:pPr>
        <w:pStyle w:val="Bullet1square"/>
      </w:pPr>
      <w:r w:rsidRPr="001A019B">
        <w:t>BAN Cancel functionality will be enhanced to settle the existing BAN Loan/Leasing SOCs.</w:t>
      </w:r>
    </w:p>
    <w:p w:rsidR="006218E8" w:rsidRDefault="006218E8" w:rsidP="006218E8">
      <w:pPr>
        <w:pStyle w:val="Bullet1square"/>
      </w:pPr>
      <w:r w:rsidRPr="001A019B">
        <w:t xml:space="preserve">The existing Loan/Leasing SOC List Query screen will be enhanced to show the BAN-level Loan/Leasing SOCs that are effective due to Subscriber </w:t>
      </w:r>
      <w:r w:rsidRPr="001A019B">
        <w:lastRenderedPageBreak/>
        <w:t>cancelation when opened for BAN tab pages, together with other Loan/Leasing SOCs effective on all the subscribers under it.</w:t>
      </w:r>
      <w:r>
        <w:t xml:space="preserve"> </w:t>
      </w:r>
    </w:p>
    <w:p w:rsidR="006218E8" w:rsidRDefault="006218E8" w:rsidP="006218E8">
      <w:pPr>
        <w:pStyle w:val="Bullet1square"/>
      </w:pPr>
      <w:r>
        <w:t xml:space="preserve">An additional field “source MSISDN” will be added to the </w:t>
      </w:r>
      <w:r w:rsidRPr="001A019B">
        <w:t>Loan/Leasing SOC List Query screen</w:t>
      </w:r>
      <w:r>
        <w:t xml:space="preserve"> which will show the subscriber number from which the loan has been moved to BAN level due to cancelation.</w:t>
      </w:r>
    </w:p>
    <w:p w:rsidR="00EC5DAA" w:rsidRDefault="00EC5DAA" w:rsidP="00EC5DAA">
      <w:pPr>
        <w:pStyle w:val="Bullet1square"/>
        <w:numPr>
          <w:ilvl w:val="0"/>
          <w:numId w:val="0"/>
        </w:numPr>
        <w:ind w:left="1800" w:hanging="360"/>
      </w:pPr>
      <w:r>
        <w:rPr>
          <w:noProof/>
          <w:lang w:val="en-US" w:eastAsia="en-US" w:bidi="he-IL"/>
        </w:rPr>
        <w:drawing>
          <wp:inline distT="0" distB="0" distL="0" distR="0" wp14:anchorId="307067DC" wp14:editId="634D2AA0">
            <wp:extent cx="5076825" cy="260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76825" cy="2600325"/>
                    </a:xfrm>
                    <a:prstGeom prst="rect">
                      <a:avLst/>
                    </a:prstGeom>
                    <a:noFill/>
                    <a:ln>
                      <a:noFill/>
                    </a:ln>
                  </pic:spPr>
                </pic:pic>
              </a:graphicData>
            </a:graphic>
          </wp:inline>
        </w:drawing>
      </w:r>
    </w:p>
    <w:p w:rsidR="006218E8" w:rsidRDefault="006218E8" w:rsidP="006218E8">
      <w:pPr>
        <w:pStyle w:val="Bullet1square"/>
      </w:pPr>
      <w:r>
        <w:t>For Loan SOCs effective on the subscribers, this field will be empty</w:t>
      </w:r>
    </w:p>
    <w:p w:rsidR="006218E8" w:rsidRDefault="006218E8" w:rsidP="006218E8">
      <w:pPr>
        <w:pStyle w:val="Bullet1square"/>
      </w:pPr>
      <w:r w:rsidRPr="001A019B">
        <w:t>The existing Tuxedo service blLsSocLoan will be enhanced to return BAN-level Loan/Leasing SOCs information to CSM Online</w:t>
      </w:r>
      <w:r>
        <w:t xml:space="preserve"> along with the new field Source MSISDN</w:t>
      </w:r>
      <w:r w:rsidRPr="001A019B">
        <w:t>. This will be used to display the BAN-level Loan/Leasing SOCs in the BAN-level Services window for Settling</w:t>
      </w:r>
    </w:p>
    <w:p w:rsidR="006218E8" w:rsidRPr="001A019B" w:rsidRDefault="006218E8" w:rsidP="006218E8">
      <w:pPr>
        <w:pStyle w:val="Bullet1square"/>
      </w:pPr>
      <w:r w:rsidRPr="001A019B">
        <w:t>It will not be possible to add a new</w:t>
      </w:r>
      <w:r w:rsidRPr="001A019B">
        <w:rPr>
          <w:color w:val="0000FF"/>
        </w:rPr>
        <w:t xml:space="preserve"> </w:t>
      </w:r>
      <w:r w:rsidRPr="001A019B">
        <w:t>BAN-level Loan/Leasing SOC. BAN-level Loan/Leasing SOCs will only be created by the automatic process during subscriber cancelation.</w:t>
      </w:r>
    </w:p>
    <w:p w:rsidR="006218E8" w:rsidRDefault="006218E8" w:rsidP="006218E8">
      <w:pPr>
        <w:pStyle w:val="Bullet1square"/>
      </w:pPr>
      <w:r w:rsidRPr="001A019B">
        <w:t>The BAN-level Service screen will be enhanced to add two new buttons: Settle Loan/Leasing and Reverse Settled Loan/Leasing</w:t>
      </w:r>
    </w:p>
    <w:p w:rsidR="00EC5DAA" w:rsidRDefault="00EC5DAA" w:rsidP="00EC5DAA">
      <w:pPr>
        <w:pStyle w:val="Bullet1square"/>
        <w:numPr>
          <w:ilvl w:val="0"/>
          <w:numId w:val="0"/>
        </w:numPr>
        <w:ind w:left="1800" w:hanging="360"/>
      </w:pPr>
      <w:r>
        <w:rPr>
          <w:noProof/>
          <w:lang w:val="en-US" w:eastAsia="en-US" w:bidi="he-IL"/>
        </w:rPr>
        <w:lastRenderedPageBreak/>
        <w:drawing>
          <wp:inline distT="0" distB="0" distL="0" distR="0" wp14:anchorId="226935D0" wp14:editId="39421F71">
            <wp:extent cx="5076825"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76825" cy="3962400"/>
                    </a:xfrm>
                    <a:prstGeom prst="rect">
                      <a:avLst/>
                    </a:prstGeom>
                    <a:noFill/>
                    <a:ln>
                      <a:noFill/>
                    </a:ln>
                  </pic:spPr>
                </pic:pic>
              </a:graphicData>
            </a:graphic>
          </wp:inline>
        </w:drawing>
      </w:r>
    </w:p>
    <w:p w:rsidR="006218E8" w:rsidRPr="001A019B" w:rsidRDefault="006218E8" w:rsidP="006218E8">
      <w:pPr>
        <w:pStyle w:val="Bullet1square"/>
      </w:pPr>
      <w:r w:rsidRPr="001A019B">
        <w:rPr>
          <w:b/>
          <w:bCs/>
        </w:rPr>
        <w:t>Settle Loan/Leasing</w:t>
      </w:r>
      <w:r w:rsidRPr="001A019B">
        <w:t xml:space="preserve"> will be used for settling any Loan/Leasing SOCs that are effective on BAN due to subscriber cancelations. Existing screen for Settling Loan/Leasing will be opened and the changes will be finally saved after clicking </w:t>
      </w:r>
      <w:r w:rsidRPr="001A019B">
        <w:rPr>
          <w:rStyle w:val="Command"/>
        </w:rPr>
        <w:t>OK</w:t>
      </w:r>
      <w:r w:rsidRPr="001A019B">
        <w:t xml:space="preserve"> in the BAN-level Services window. This button will be enabled only if there are any effective Loan/Leasing SOCs.</w:t>
      </w:r>
    </w:p>
    <w:p w:rsidR="006218E8" w:rsidRPr="001A019B" w:rsidRDefault="006218E8" w:rsidP="006218E8">
      <w:pPr>
        <w:pStyle w:val="Bullet1square"/>
      </w:pPr>
      <w:r w:rsidRPr="001A019B">
        <w:rPr>
          <w:b/>
          <w:bCs/>
        </w:rPr>
        <w:t>Reverse Settled Loan/Leasing</w:t>
      </w:r>
      <w:r w:rsidRPr="001A019B">
        <w:t xml:space="preserve"> will be used for reversing of the previously settled Loans on BAN. This will also open the existing screen for Reversing Settled Loan SOCs.</w:t>
      </w:r>
    </w:p>
    <w:p w:rsidR="006218E8" w:rsidRPr="001A019B" w:rsidRDefault="006218E8" w:rsidP="006218E8">
      <w:pPr>
        <w:pStyle w:val="Bullet1square"/>
      </w:pPr>
      <w:r w:rsidRPr="001A019B">
        <w:t>The CSR will not be able to change the effective and expiration date of the BAN-level Loan/Leasing SOCs or delete the SOCs. Any such SOC will be expired when the CSR chooses the Cancel/Settle option, and these operations will be processed when the BAN-level Services window is saved.</w:t>
      </w:r>
    </w:p>
    <w:p w:rsidR="006218E8" w:rsidRPr="001A019B" w:rsidRDefault="006218E8" w:rsidP="006218E8">
      <w:pPr>
        <w:pStyle w:val="Bullet1square"/>
      </w:pPr>
      <w:r w:rsidRPr="001A019B">
        <w:t>Currently, in the case of new subscriber activation, the CTN-level SOCs on a BAN will be added by default to a new subscriber. CSM Online will be enhanced to skip the Loan/Leasing SOCs being added as a default on new subscribers.</w:t>
      </w:r>
    </w:p>
    <w:p w:rsidR="006218E8" w:rsidRPr="001A019B" w:rsidRDefault="006218E8" w:rsidP="006218E8">
      <w:pPr>
        <w:pStyle w:val="Bullet1square"/>
      </w:pPr>
      <w:r w:rsidRPr="001A019B">
        <w:t>Services arLsDefAgr and arLsDefFtr will be enhanced to get the default BAN SOCs except the Loan/Leasing SOCs.</w:t>
      </w:r>
    </w:p>
    <w:p w:rsidR="006218E8" w:rsidRDefault="006218E8" w:rsidP="006218E8">
      <w:pPr>
        <w:pStyle w:val="Bullet1square"/>
      </w:pPr>
      <w:r w:rsidRPr="001A019B">
        <w:t xml:space="preserve">A new report job will be developed to find all the open BANs that do not have any active, suspended or reserved subscribers, and do not have any effective BAN-level SOCs. For these BANs, a final report will be prepared </w:t>
      </w:r>
      <w:r w:rsidRPr="001A019B">
        <w:lastRenderedPageBreak/>
        <w:t>with the list of BANs.</w:t>
      </w:r>
      <w:r>
        <w:t xml:space="preserve"> The use can use this report to cancel the BANs that need to be cancelled.</w:t>
      </w:r>
    </w:p>
    <w:p w:rsidR="00EC5DAA" w:rsidRDefault="00EC5DAA" w:rsidP="00EC5DAA">
      <w:pPr>
        <w:pStyle w:val="Heading4"/>
      </w:pPr>
      <w:r>
        <w:t>Billing</w:t>
      </w:r>
    </w:p>
    <w:p w:rsidR="00EC5DAA" w:rsidRPr="001A019B" w:rsidRDefault="00EC5DAA" w:rsidP="00EC5DAA">
      <w:pPr>
        <w:pStyle w:val="Bullet1square"/>
      </w:pPr>
      <w:r w:rsidRPr="001A019B">
        <w:t xml:space="preserve">BLPREP will be modified in the case of Cancel CTN; </w:t>
      </w:r>
      <w:r w:rsidRPr="00EC5DAA">
        <w:t xml:space="preserve">to check always if CTN has been cancelled after commitment period has been completed. If so  (FTR EXPIRATION DATE &gt; COMMIT END DATE), the BLPREP will </w:t>
      </w:r>
      <w:r w:rsidRPr="001A019B">
        <w:t>check SETTLE_CANCEL IND from the SOC_LOAN table, to determine whether the subscriber-level Loan/Leasing should be settled or this Loan/leasing should not be handled because the new BAN-level Loan/Leasing SOC will be handled instead.</w:t>
      </w:r>
    </w:p>
    <w:p w:rsidR="00EC5DAA" w:rsidRPr="001A019B" w:rsidRDefault="00EC5DAA" w:rsidP="00EC5DAA">
      <w:pPr>
        <w:pStyle w:val="Bullet1square"/>
      </w:pPr>
      <w:r w:rsidRPr="001A019B">
        <w:t>In the case of a BAN-level Loan/Leasing SOC ,BLPREP will check and extract a new field LOAN SUB ID from the SERVICE_AGREEMENT table:</w:t>
      </w:r>
    </w:p>
    <w:p w:rsidR="00EC5DAA" w:rsidRPr="001A019B" w:rsidRDefault="00EC5DAA" w:rsidP="00EC5DAA">
      <w:pPr>
        <w:pStyle w:val="Bullet2round"/>
      </w:pPr>
      <w:r w:rsidRPr="001A019B">
        <w:t>To get the original LOAN/Leasing record from SUBSCRIBER_LOAN table and continuously charge the loan from the point at which the subscriber-level loan stopped;</w:t>
      </w:r>
    </w:p>
    <w:p w:rsidR="00EC5DAA" w:rsidRPr="001A019B" w:rsidRDefault="00EC5DAA" w:rsidP="00EC5DAA">
      <w:pPr>
        <w:pStyle w:val="Bullet2round"/>
      </w:pPr>
      <w:r w:rsidRPr="001A019B">
        <w:t>To get the original SUBSCRIBER NO and to populate the BILL_COMMENT field in the CHARGE table with this number;</w:t>
      </w:r>
    </w:p>
    <w:p w:rsidR="00EC5DAA" w:rsidRPr="001A019B" w:rsidRDefault="00EC5DAA" w:rsidP="00EC5DAA">
      <w:pPr>
        <w:pStyle w:val="Bullet2round"/>
      </w:pPr>
      <w:r w:rsidRPr="001A019B">
        <w:t>To get the remaining balance information from the SUBSCRIBER_LOAN table and populate the BILL_COMMENT field in the CHARGE table with this information.</w:t>
      </w:r>
    </w:p>
    <w:p w:rsidR="00EC5DAA" w:rsidRDefault="00EC5DAA" w:rsidP="00EC5DAA">
      <w:pPr>
        <w:pStyle w:val="Bullet1square"/>
      </w:pPr>
      <w:r w:rsidRPr="001A019B">
        <w:t>In the case of a BAN-level Loan/Leasing SOC , BLPREP will create a BAN-level charge and will populate CHG_CREATION_DATE in the CHARGE table with NULL value.</w:t>
      </w:r>
    </w:p>
    <w:p w:rsidR="00085A93" w:rsidRDefault="00EC5DAA" w:rsidP="00EC5DAA">
      <w:pPr>
        <w:pStyle w:val="Bullet1square"/>
      </w:pPr>
      <w:r>
        <w:t>In case of Ban level Loan/leasing Billing will populate BILL_COMMENT in the CHARGE table with SUBSCRIBER NO and remaining LOAN balance amount in the AmDD defined format for correct printing.</w:t>
      </w:r>
    </w:p>
    <w:p w:rsidR="00EC5DAA" w:rsidRPr="001A019B" w:rsidRDefault="00EC5DAA" w:rsidP="00EC5DAA">
      <w:pPr>
        <w:pStyle w:val="Heading4"/>
      </w:pPr>
      <w:r w:rsidRPr="001A019B">
        <w:t>ADD</w:t>
      </w:r>
    </w:p>
    <w:p w:rsidR="00EC5DAA" w:rsidRPr="001A019B" w:rsidRDefault="00EC5DAA" w:rsidP="00EC5DAA">
      <w:pPr>
        <w:pStyle w:val="BodyText"/>
      </w:pPr>
      <w:r w:rsidRPr="001A019B">
        <w:t xml:space="preserve">Subscriber-level Loan/Leasing charges will be presented the same way as today in the subscriber summary. Information about the remaining installments will continue to be printed at the end of the subscriber summary. </w:t>
      </w:r>
    </w:p>
    <w:p w:rsidR="00EC5DAA" w:rsidRPr="001A019B" w:rsidRDefault="00EC5DAA" w:rsidP="00EC5DAA">
      <w:pPr>
        <w:pStyle w:val="BodyText"/>
      </w:pPr>
      <w:r w:rsidRPr="001A019B">
        <w:t>Printing the remaining balance information in this section is not necessary; the amount can be calculated by multiplying the monthly cost by the number of remaining installments.</w:t>
      </w:r>
    </w:p>
    <w:p w:rsidR="00EC5DAA" w:rsidRPr="001A019B" w:rsidRDefault="00EC5DAA" w:rsidP="00EC5DAA">
      <w:pPr>
        <w:pStyle w:val="BodyText"/>
        <w:ind w:left="0"/>
      </w:pPr>
      <w:r>
        <w:rPr>
          <w:noProof/>
        </w:rPr>
        <w:lastRenderedPageBreak/>
        <w:drawing>
          <wp:inline distT="0" distB="0" distL="0" distR="0" wp14:anchorId="38BCF257" wp14:editId="43A9C79A">
            <wp:extent cx="5095875"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5875" cy="2695575"/>
                    </a:xfrm>
                    <a:prstGeom prst="rect">
                      <a:avLst/>
                    </a:prstGeom>
                    <a:noFill/>
                    <a:ln>
                      <a:noFill/>
                    </a:ln>
                  </pic:spPr>
                </pic:pic>
              </a:graphicData>
            </a:graphic>
          </wp:inline>
        </w:drawing>
      </w:r>
    </w:p>
    <w:p w:rsidR="00EC5DAA" w:rsidRPr="001A019B" w:rsidRDefault="00EC5DAA" w:rsidP="00EC5DAA">
      <w:pPr>
        <w:pStyle w:val="BodyText"/>
      </w:pPr>
      <w:r w:rsidRPr="001A019B">
        <w:t>BAN-level Loan and Leasing charges will be presented in the Andre avgifter (Other charges) section in the BAN summary.</w:t>
      </w:r>
    </w:p>
    <w:p w:rsidR="00EC5DAA" w:rsidRPr="001A019B" w:rsidRDefault="00EC5DAA" w:rsidP="00EC5DAA">
      <w:pPr>
        <w:pStyle w:val="BodyText"/>
      </w:pPr>
      <w:r w:rsidRPr="001A019B">
        <w:t xml:space="preserve">Billing will populate CHARGE.bill_comment for these charges with the subscriber number and the remaining balance information. </w:t>
      </w:r>
    </w:p>
    <w:p w:rsidR="00EC5DAA" w:rsidRPr="001A019B" w:rsidRDefault="00EC5DAA" w:rsidP="00EC5DAA">
      <w:pPr>
        <w:pStyle w:val="BodyText"/>
      </w:pPr>
      <w:r w:rsidRPr="001A019B">
        <w:t>Billing will not populate the CHARGE.chg_creation_date, so that there is enough space on the bill to fit a meaningful bill comment.</w:t>
      </w:r>
    </w:p>
    <w:p w:rsidR="00EC5DAA" w:rsidRPr="001A019B" w:rsidRDefault="00EC5DAA" w:rsidP="00EC5DAA">
      <w:pPr>
        <w:pStyle w:val="BodyText"/>
      </w:pPr>
      <w:r w:rsidRPr="001A019B">
        <w:t xml:space="preserve">This will also ensure that the Loan and Leasing charges will not be mixed on the bill with other types of one-time charges. </w:t>
      </w:r>
    </w:p>
    <w:p w:rsidR="00EC5DAA" w:rsidRPr="001A019B" w:rsidRDefault="00EC5DAA" w:rsidP="00EC5DAA">
      <w:pPr>
        <w:pStyle w:val="BodyText"/>
      </w:pPr>
      <w:r w:rsidRPr="001A019B">
        <w:t>The paper format in English and Norwegian (BAN-level charges section) will be enhanced to fit the description of the new loan and leasing charges, and the description field printmask will be changed from 45 to 80 characters.</w:t>
      </w:r>
    </w:p>
    <w:p w:rsidR="00EC5DAA" w:rsidRPr="001A019B" w:rsidRDefault="00EC5DAA" w:rsidP="00EC5DAA">
      <w:pPr>
        <w:pStyle w:val="BodyText"/>
      </w:pPr>
      <w:r w:rsidRPr="001A019B">
        <w:t>Following is an example of how these charges will be presented on the bill; the amounts and text are an example only. NetCom should supply the correct structure of this line during the Impact Assessment stage.</w:t>
      </w:r>
    </w:p>
    <w:p w:rsidR="00EC5DAA" w:rsidRPr="001A019B" w:rsidRDefault="00EC5DAA" w:rsidP="00EC5DAA">
      <w:pPr>
        <w:pStyle w:val="BodyText"/>
        <w:ind w:left="0"/>
      </w:pPr>
      <w:r>
        <w:rPr>
          <w:noProof/>
        </w:rPr>
        <w:drawing>
          <wp:inline distT="0" distB="0" distL="0" distR="0" wp14:anchorId="635B2A2C" wp14:editId="3B6DC1E9">
            <wp:extent cx="5334000" cy="1009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34000" cy="1009650"/>
                    </a:xfrm>
                    <a:prstGeom prst="rect">
                      <a:avLst/>
                    </a:prstGeom>
                    <a:noFill/>
                    <a:ln>
                      <a:noFill/>
                    </a:ln>
                  </pic:spPr>
                </pic:pic>
              </a:graphicData>
            </a:graphic>
          </wp:inline>
        </w:drawing>
      </w:r>
    </w:p>
    <w:p w:rsidR="00EC5DAA" w:rsidRPr="001A019B" w:rsidRDefault="00EC5DAA" w:rsidP="00EC5DAA">
      <w:pPr>
        <w:pStyle w:val="BodyText"/>
        <w:rPr>
          <w:b/>
        </w:rPr>
      </w:pPr>
      <w:r w:rsidRPr="001A019B">
        <w:rPr>
          <w:b/>
        </w:rPr>
        <w:t>Example:</w:t>
      </w:r>
    </w:p>
    <w:p w:rsidR="00EC5DAA" w:rsidRPr="001A019B" w:rsidRDefault="00EC5DAA" w:rsidP="00EC5DAA">
      <w:pPr>
        <w:pStyle w:val="BodyText"/>
      </w:pPr>
      <w:r w:rsidRPr="001A019B">
        <w:t>The following example shows how the BAN-level Loan and Leasing charges will appear on the bill. The Description will be fetched from the CHARGE.bill_comment, which will be populated by billing.</w:t>
      </w:r>
    </w:p>
    <w:p w:rsidR="00EC5DAA" w:rsidRPr="00962864" w:rsidRDefault="00EC5DAA" w:rsidP="00EC5DAA">
      <w:pPr>
        <w:pStyle w:val="Bullet1square"/>
        <w:numPr>
          <w:ilvl w:val="0"/>
          <w:numId w:val="0"/>
        </w:numPr>
        <w:ind w:left="1800"/>
      </w:pPr>
      <w:r>
        <w:rPr>
          <w:noProof/>
          <w:lang w:val="en-US" w:eastAsia="en-US" w:bidi="he-IL"/>
        </w:rPr>
        <w:lastRenderedPageBreak/>
        <w:drawing>
          <wp:inline distT="0" distB="0" distL="0" distR="0" wp14:anchorId="7CB4DF02" wp14:editId="41DC47FD">
            <wp:extent cx="5086350" cy="2847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6350" cy="2847975"/>
                    </a:xfrm>
                    <a:prstGeom prst="rect">
                      <a:avLst/>
                    </a:prstGeom>
                    <a:noFill/>
                    <a:ln>
                      <a:noFill/>
                    </a:ln>
                  </pic:spPr>
                </pic:pic>
              </a:graphicData>
            </a:graphic>
          </wp:inline>
        </w:drawing>
      </w:r>
    </w:p>
    <w:p w:rsidR="00085A93" w:rsidRPr="002B6462" w:rsidRDefault="00085A93" w:rsidP="00085A93">
      <w:pPr>
        <w:pStyle w:val="Heading3"/>
      </w:pPr>
      <w:bookmarkStart w:id="1411" w:name="_Toc367095518"/>
      <w:r w:rsidRPr="002B6462">
        <w:t>Impact on Other Applications</w:t>
      </w:r>
      <w:bookmarkEnd w:id="1411"/>
    </w:p>
    <w:p w:rsidR="00085A93" w:rsidRPr="002B6462" w:rsidRDefault="00EC5DAA" w:rsidP="00085A93">
      <w:pPr>
        <w:pStyle w:val="BodyText"/>
      </w:pPr>
      <w:r w:rsidRPr="001A019B">
        <w:t>All external systems should be enhanced to ensure that, if the subscriber being cancelled has a Loan/Leasing SOC and is the last subscriber under the BAN, then the Cancel Subscriber routine should be called, and not the Cancel BAN routine</w:t>
      </w:r>
      <w:r>
        <w:t>.</w:t>
      </w:r>
    </w:p>
    <w:p w:rsidR="00085A93" w:rsidRPr="002B6462" w:rsidRDefault="00085A93" w:rsidP="00085A93">
      <w:pPr>
        <w:pStyle w:val="Heading3"/>
      </w:pPr>
      <w:bookmarkStart w:id="1412" w:name="_Toc367095519"/>
      <w:r w:rsidRPr="002B6462">
        <w:t>Collection Assumptions and Constraints</w:t>
      </w:r>
      <w:bookmarkEnd w:id="1412"/>
    </w:p>
    <w:p w:rsidR="00085A93" w:rsidRPr="002B6462" w:rsidRDefault="00085A93" w:rsidP="00085A93">
      <w:pPr>
        <w:pStyle w:val="BodyText"/>
        <w:keepNext/>
        <w:keepLines/>
      </w:pPr>
      <w:r>
        <w:t>N/A</w:t>
      </w:r>
    </w:p>
    <w:p w:rsidR="00085A93" w:rsidRPr="002B6462" w:rsidRDefault="00085A93" w:rsidP="00085A93">
      <w:pPr>
        <w:pStyle w:val="Heading3"/>
      </w:pPr>
      <w:bookmarkStart w:id="1413" w:name="_Toc367095520"/>
      <w:r w:rsidRPr="002B6462">
        <w:t>Implementation, BPT CR, and Training Notes</w:t>
      </w:r>
      <w:bookmarkEnd w:id="1413"/>
    </w:p>
    <w:p w:rsidR="00085A93" w:rsidRPr="002B6462" w:rsidRDefault="00DD7111" w:rsidP="00DD7111">
      <w:pPr>
        <w:pStyle w:val="Bullet1square"/>
        <w:numPr>
          <w:ilvl w:val="0"/>
          <w:numId w:val="0"/>
        </w:numPr>
        <w:ind w:left="1800" w:hanging="360"/>
      </w:pPr>
      <w:r>
        <w:t>N/A</w:t>
      </w:r>
    </w:p>
    <w:p w:rsidR="00085A93" w:rsidRPr="002B6462" w:rsidRDefault="00085A93" w:rsidP="00085A93">
      <w:pPr>
        <w:pStyle w:val="Heading3"/>
      </w:pPr>
      <w:bookmarkStart w:id="1414" w:name="_Toc367095521"/>
      <w:r w:rsidRPr="002B6462">
        <w:t>Telia</w:t>
      </w:r>
      <w:r>
        <w:t>/Netcom</w:t>
      </w:r>
      <w:r w:rsidRPr="002B6462">
        <w:t xml:space="preserve"> Responsibility</w:t>
      </w:r>
      <w:bookmarkEnd w:id="1414"/>
    </w:p>
    <w:p w:rsidR="00516694" w:rsidRDefault="00516694" w:rsidP="00516694">
      <w:pPr>
        <w:pStyle w:val="BodyText"/>
      </w:pPr>
      <w:r>
        <w:t>Netcom is responsible to update the SETTLE_ON_CANCEL_IND for the different loan and leasing SOCs.</w:t>
      </w:r>
    </w:p>
    <w:p w:rsidR="00085A93" w:rsidRPr="002B6462" w:rsidRDefault="00516694" w:rsidP="00516694">
      <w:pPr>
        <w:pStyle w:val="Bullet1square"/>
        <w:numPr>
          <w:ilvl w:val="0"/>
          <w:numId w:val="0"/>
        </w:numPr>
        <w:ind w:left="1800" w:hanging="360"/>
      </w:pPr>
      <w:r>
        <w:t>This field should have the value Y for corporate SOCs and N for private SOCs.</w:t>
      </w:r>
    </w:p>
    <w:p w:rsidR="00085A93" w:rsidRDefault="00085A93" w:rsidP="00085A93">
      <w:pPr>
        <w:pStyle w:val="Heading3"/>
      </w:pPr>
      <w:bookmarkStart w:id="1415" w:name="_Toc367095522"/>
      <w:r w:rsidRPr="002B6462">
        <w:t>File and Record Changes</w:t>
      </w:r>
      <w:bookmarkEnd w:id="1415"/>
    </w:p>
    <w:p w:rsidR="00085A93" w:rsidRPr="00D94E76" w:rsidRDefault="00085A93" w:rsidP="00085A93">
      <w:pPr>
        <w:pStyle w:val="BodyText"/>
      </w:pPr>
      <w:r>
        <w:t>N/A</w:t>
      </w:r>
    </w:p>
    <w:p w:rsidR="00085A93" w:rsidRPr="002B6462" w:rsidRDefault="00085A93" w:rsidP="00085A93">
      <w:pPr>
        <w:pStyle w:val="Heading3"/>
      </w:pPr>
      <w:bookmarkStart w:id="1416" w:name="_Toc367095523"/>
      <w:r w:rsidRPr="002B6462">
        <w:t>Database Structural Changes</w:t>
      </w:r>
      <w:bookmarkEnd w:id="1416"/>
    </w:p>
    <w:p w:rsidR="00085A93" w:rsidRDefault="00774BA9" w:rsidP="00085A93">
      <w:pPr>
        <w:pStyle w:val="Heading4"/>
      </w:pPr>
      <w:r>
        <w:t>SOC_LOAN</w:t>
      </w:r>
      <w:r w:rsidR="00085A93">
        <w:t xml:space="preserve"> (Modify): </w:t>
      </w:r>
    </w:p>
    <w:p w:rsidR="00085A93" w:rsidRDefault="00085A93" w:rsidP="00085A93">
      <w:pPr>
        <w:pStyle w:val="BodyText"/>
      </w:pPr>
      <w:r>
        <w:t xml:space="preserve">Add a new column: </w:t>
      </w:r>
      <w:r w:rsidR="00774BA9">
        <w:t>SETTLE_ON_CANCEL</w:t>
      </w:r>
    </w:p>
    <w:p w:rsidR="00085A93" w:rsidRDefault="00085A93" w:rsidP="00085A93">
      <w:pPr>
        <w:pStyle w:val="BodyText"/>
      </w:pPr>
      <w:r>
        <w:tab/>
      </w:r>
    </w:p>
    <w:tbl>
      <w:tblPr>
        <w:tblW w:w="829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7"/>
        <w:gridCol w:w="1840"/>
        <w:gridCol w:w="2140"/>
        <w:gridCol w:w="2087"/>
      </w:tblGrid>
      <w:tr w:rsidR="00085A93" w:rsidRPr="00496987" w:rsidTr="00774BA9">
        <w:trPr>
          <w:cantSplit/>
          <w:trHeight w:val="377"/>
          <w:tblHeader/>
        </w:trPr>
        <w:tc>
          <w:tcPr>
            <w:tcW w:w="2227" w:type="dxa"/>
            <w:tcBorders>
              <w:bottom w:val="single" w:sz="12" w:space="0" w:color="auto"/>
              <w:right w:val="single" w:sz="6" w:space="0" w:color="auto"/>
            </w:tcBorders>
            <w:shd w:val="clear" w:color="auto" w:fill="auto"/>
            <w:vAlign w:val="bottom"/>
            <w:hideMark/>
          </w:tcPr>
          <w:p w:rsidR="00085A93" w:rsidRPr="00F066C1" w:rsidRDefault="00085A93" w:rsidP="009443D2">
            <w:pPr>
              <w:pStyle w:val="TableHeader"/>
              <w:rPr>
                <w:lang w:val="en-GB"/>
              </w:rPr>
            </w:pPr>
            <w:r w:rsidRPr="00F066C1">
              <w:rPr>
                <w:lang w:val="en-GB"/>
              </w:rPr>
              <w:lastRenderedPageBreak/>
              <w:t>Field Name</w:t>
            </w:r>
          </w:p>
        </w:tc>
        <w:tc>
          <w:tcPr>
            <w:tcW w:w="1840" w:type="dxa"/>
            <w:tcBorders>
              <w:left w:val="single" w:sz="6" w:space="0" w:color="auto"/>
              <w:bottom w:val="single" w:sz="12" w:space="0" w:color="auto"/>
              <w:right w:val="single" w:sz="6" w:space="0" w:color="auto"/>
            </w:tcBorders>
            <w:shd w:val="clear" w:color="auto" w:fill="auto"/>
            <w:noWrap/>
            <w:vAlign w:val="bottom"/>
            <w:hideMark/>
          </w:tcPr>
          <w:p w:rsidR="00085A93" w:rsidRPr="00F066C1" w:rsidRDefault="00085A93" w:rsidP="009443D2">
            <w:pPr>
              <w:pStyle w:val="TableHeader"/>
              <w:rPr>
                <w:lang w:val="en-GB"/>
              </w:rPr>
            </w:pPr>
            <w:r w:rsidRPr="00F066C1">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hideMark/>
          </w:tcPr>
          <w:p w:rsidR="00085A93" w:rsidRPr="00F066C1" w:rsidRDefault="00085A93" w:rsidP="009443D2">
            <w:pPr>
              <w:pStyle w:val="TableHeader"/>
              <w:rPr>
                <w:lang w:val="en-GB"/>
              </w:rPr>
            </w:pPr>
            <w:r w:rsidRPr="00F066C1">
              <w:rPr>
                <w:lang w:val="en-GB"/>
              </w:rPr>
              <w:t>PK/NN/FK</w:t>
            </w:r>
          </w:p>
        </w:tc>
        <w:tc>
          <w:tcPr>
            <w:tcW w:w="2087" w:type="dxa"/>
            <w:tcBorders>
              <w:left w:val="single" w:sz="6" w:space="0" w:color="auto"/>
              <w:bottom w:val="single" w:sz="12" w:space="0" w:color="auto"/>
            </w:tcBorders>
            <w:shd w:val="clear" w:color="auto" w:fill="auto"/>
            <w:noWrap/>
            <w:vAlign w:val="bottom"/>
            <w:hideMark/>
          </w:tcPr>
          <w:p w:rsidR="00085A93" w:rsidRPr="00F066C1" w:rsidRDefault="00085A93" w:rsidP="009443D2">
            <w:pPr>
              <w:pStyle w:val="TableHeader"/>
              <w:rPr>
                <w:lang w:val="en-GB"/>
              </w:rPr>
            </w:pPr>
            <w:r w:rsidRPr="00F066C1">
              <w:rPr>
                <w:lang w:val="en-GB"/>
              </w:rPr>
              <w:t>Description</w:t>
            </w:r>
          </w:p>
        </w:tc>
      </w:tr>
      <w:tr w:rsidR="00085A93" w:rsidRPr="00496987" w:rsidTr="00774BA9">
        <w:trPr>
          <w:cantSplit/>
          <w:trHeight w:val="485"/>
        </w:trPr>
        <w:tc>
          <w:tcPr>
            <w:tcW w:w="2227" w:type="dxa"/>
            <w:tcBorders>
              <w:top w:val="single" w:sz="12" w:space="0" w:color="auto"/>
            </w:tcBorders>
            <w:shd w:val="clear" w:color="auto" w:fill="auto"/>
            <w:noWrap/>
            <w:hideMark/>
          </w:tcPr>
          <w:p w:rsidR="00085A93" w:rsidRPr="00F066C1" w:rsidRDefault="00774BA9" w:rsidP="009443D2">
            <w:pPr>
              <w:pStyle w:val="TableBody"/>
              <w:keepNext w:val="0"/>
              <w:keepLines w:val="0"/>
              <w:rPr>
                <w:lang w:val="en-GB"/>
              </w:rPr>
            </w:pPr>
            <w:r>
              <w:t>SETTLE_ON_CANCEL</w:t>
            </w:r>
          </w:p>
        </w:tc>
        <w:tc>
          <w:tcPr>
            <w:tcW w:w="1840" w:type="dxa"/>
            <w:tcBorders>
              <w:top w:val="single" w:sz="12" w:space="0" w:color="auto"/>
            </w:tcBorders>
            <w:shd w:val="clear" w:color="auto" w:fill="auto"/>
            <w:noWrap/>
            <w:hideMark/>
          </w:tcPr>
          <w:p w:rsidR="00085A93" w:rsidRPr="00F066C1" w:rsidRDefault="00085A93" w:rsidP="009443D2">
            <w:pPr>
              <w:pStyle w:val="TableBody"/>
              <w:keepNext w:val="0"/>
              <w:keepLines w:val="0"/>
              <w:rPr>
                <w:lang w:val="en-GB"/>
              </w:rPr>
            </w:pPr>
            <w:r>
              <w:rPr>
                <w:lang w:val="en-GB"/>
              </w:rPr>
              <w:t>Char(1)</w:t>
            </w:r>
          </w:p>
        </w:tc>
        <w:tc>
          <w:tcPr>
            <w:tcW w:w="2140" w:type="dxa"/>
            <w:tcBorders>
              <w:top w:val="single" w:sz="12" w:space="0" w:color="auto"/>
            </w:tcBorders>
            <w:shd w:val="clear" w:color="auto" w:fill="auto"/>
            <w:noWrap/>
            <w:hideMark/>
          </w:tcPr>
          <w:p w:rsidR="00085A93" w:rsidRPr="00F066C1" w:rsidRDefault="00085A93" w:rsidP="009443D2">
            <w:pPr>
              <w:pStyle w:val="TableBody"/>
              <w:keepNext w:val="0"/>
              <w:keepLines w:val="0"/>
              <w:rPr>
                <w:lang w:val="en-GB"/>
              </w:rPr>
            </w:pPr>
            <w:r w:rsidRPr="00F066C1">
              <w:rPr>
                <w:lang w:val="en-GB"/>
              </w:rPr>
              <w:t>NN</w:t>
            </w:r>
          </w:p>
        </w:tc>
        <w:tc>
          <w:tcPr>
            <w:tcW w:w="2087" w:type="dxa"/>
            <w:tcBorders>
              <w:top w:val="single" w:sz="12" w:space="0" w:color="auto"/>
            </w:tcBorders>
            <w:shd w:val="clear" w:color="auto" w:fill="auto"/>
            <w:noWrap/>
            <w:hideMark/>
          </w:tcPr>
          <w:p w:rsidR="00085A93" w:rsidRPr="00F066C1" w:rsidRDefault="00774BA9" w:rsidP="009443D2">
            <w:pPr>
              <w:pStyle w:val="TableBody"/>
              <w:keepNext w:val="0"/>
              <w:keepLines w:val="0"/>
              <w:rPr>
                <w:lang w:val="en-GB"/>
              </w:rPr>
            </w:pPr>
            <w:r w:rsidRPr="001A019B">
              <w:t>Settle on Cancel Indicator</w:t>
            </w:r>
          </w:p>
        </w:tc>
      </w:tr>
    </w:tbl>
    <w:p w:rsidR="00774BA9" w:rsidRDefault="00346E56" w:rsidP="00346E56">
      <w:pPr>
        <w:pStyle w:val="Heading4"/>
      </w:pPr>
      <w:r>
        <w:t>SERVICE_AGREEMENT</w:t>
      </w:r>
      <w:r w:rsidR="00774BA9">
        <w:t xml:space="preserve"> (Modify): </w:t>
      </w:r>
    </w:p>
    <w:p w:rsidR="00774BA9" w:rsidRDefault="00774BA9" w:rsidP="00774BA9">
      <w:pPr>
        <w:pStyle w:val="BodyText"/>
      </w:pPr>
      <w:r>
        <w:t xml:space="preserve">Add a new column: </w:t>
      </w:r>
      <w:r w:rsidR="00346E56">
        <w:t>LOAN_SUB_ID</w:t>
      </w:r>
    </w:p>
    <w:p w:rsidR="00774BA9" w:rsidRDefault="00774BA9" w:rsidP="00774BA9">
      <w:pPr>
        <w:pStyle w:val="BodyText"/>
      </w:pPr>
      <w:r>
        <w:tab/>
      </w:r>
    </w:p>
    <w:tbl>
      <w:tblPr>
        <w:tblW w:w="8195"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1840"/>
        <w:gridCol w:w="2140"/>
        <w:gridCol w:w="2087"/>
      </w:tblGrid>
      <w:tr w:rsidR="00774BA9" w:rsidRPr="00496987" w:rsidTr="009443D2">
        <w:trPr>
          <w:cantSplit/>
          <w:trHeight w:val="377"/>
          <w:tblHeader/>
        </w:trPr>
        <w:tc>
          <w:tcPr>
            <w:tcW w:w="2128" w:type="dxa"/>
            <w:tcBorders>
              <w:bottom w:val="single" w:sz="12" w:space="0" w:color="auto"/>
              <w:right w:val="single" w:sz="6" w:space="0" w:color="auto"/>
            </w:tcBorders>
            <w:shd w:val="clear" w:color="auto" w:fill="auto"/>
            <w:vAlign w:val="bottom"/>
            <w:hideMark/>
          </w:tcPr>
          <w:p w:rsidR="00774BA9" w:rsidRPr="00F066C1" w:rsidRDefault="00774BA9" w:rsidP="009443D2">
            <w:pPr>
              <w:pStyle w:val="TableHeader"/>
              <w:rPr>
                <w:lang w:val="en-GB"/>
              </w:rPr>
            </w:pPr>
            <w:r w:rsidRPr="00F066C1">
              <w:rPr>
                <w:lang w:val="en-GB"/>
              </w:rPr>
              <w:t>Field Name</w:t>
            </w:r>
          </w:p>
        </w:tc>
        <w:tc>
          <w:tcPr>
            <w:tcW w:w="1840" w:type="dxa"/>
            <w:tcBorders>
              <w:left w:val="single" w:sz="6" w:space="0" w:color="auto"/>
              <w:bottom w:val="single" w:sz="12" w:space="0" w:color="auto"/>
              <w:right w:val="single" w:sz="6" w:space="0" w:color="auto"/>
            </w:tcBorders>
            <w:shd w:val="clear" w:color="auto" w:fill="auto"/>
            <w:noWrap/>
            <w:vAlign w:val="bottom"/>
            <w:hideMark/>
          </w:tcPr>
          <w:p w:rsidR="00774BA9" w:rsidRPr="00F066C1" w:rsidRDefault="00774BA9" w:rsidP="009443D2">
            <w:pPr>
              <w:pStyle w:val="TableHeader"/>
              <w:rPr>
                <w:lang w:val="en-GB"/>
              </w:rPr>
            </w:pPr>
            <w:r w:rsidRPr="00F066C1">
              <w:rPr>
                <w:lang w:val="en-GB"/>
              </w:rPr>
              <w:t>Attribute/Domain</w:t>
            </w:r>
          </w:p>
        </w:tc>
        <w:tc>
          <w:tcPr>
            <w:tcW w:w="2140" w:type="dxa"/>
            <w:tcBorders>
              <w:left w:val="single" w:sz="6" w:space="0" w:color="auto"/>
              <w:bottom w:val="single" w:sz="12" w:space="0" w:color="auto"/>
              <w:right w:val="single" w:sz="6" w:space="0" w:color="auto"/>
            </w:tcBorders>
            <w:shd w:val="clear" w:color="auto" w:fill="auto"/>
            <w:noWrap/>
            <w:vAlign w:val="bottom"/>
            <w:hideMark/>
          </w:tcPr>
          <w:p w:rsidR="00774BA9" w:rsidRPr="00F066C1" w:rsidRDefault="00774BA9" w:rsidP="009443D2">
            <w:pPr>
              <w:pStyle w:val="TableHeader"/>
              <w:rPr>
                <w:lang w:val="en-GB"/>
              </w:rPr>
            </w:pPr>
            <w:r w:rsidRPr="00F066C1">
              <w:rPr>
                <w:lang w:val="en-GB"/>
              </w:rPr>
              <w:t>PK/NN/FK</w:t>
            </w:r>
          </w:p>
        </w:tc>
        <w:tc>
          <w:tcPr>
            <w:tcW w:w="2087" w:type="dxa"/>
            <w:tcBorders>
              <w:left w:val="single" w:sz="6" w:space="0" w:color="auto"/>
              <w:bottom w:val="single" w:sz="12" w:space="0" w:color="auto"/>
            </w:tcBorders>
            <w:shd w:val="clear" w:color="auto" w:fill="auto"/>
            <w:noWrap/>
            <w:vAlign w:val="bottom"/>
            <w:hideMark/>
          </w:tcPr>
          <w:p w:rsidR="00774BA9" w:rsidRPr="00F066C1" w:rsidRDefault="00774BA9" w:rsidP="009443D2">
            <w:pPr>
              <w:pStyle w:val="TableHeader"/>
              <w:rPr>
                <w:lang w:val="en-GB"/>
              </w:rPr>
            </w:pPr>
            <w:r w:rsidRPr="00F066C1">
              <w:rPr>
                <w:lang w:val="en-GB"/>
              </w:rPr>
              <w:t>Description</w:t>
            </w:r>
          </w:p>
        </w:tc>
      </w:tr>
      <w:tr w:rsidR="00774BA9" w:rsidRPr="00496987" w:rsidTr="009443D2">
        <w:trPr>
          <w:cantSplit/>
          <w:trHeight w:val="485"/>
        </w:trPr>
        <w:tc>
          <w:tcPr>
            <w:tcW w:w="2128" w:type="dxa"/>
            <w:tcBorders>
              <w:top w:val="single" w:sz="12" w:space="0" w:color="auto"/>
            </w:tcBorders>
            <w:shd w:val="clear" w:color="auto" w:fill="auto"/>
            <w:noWrap/>
            <w:hideMark/>
          </w:tcPr>
          <w:p w:rsidR="00774BA9" w:rsidRPr="00F066C1" w:rsidRDefault="00346E56" w:rsidP="009443D2">
            <w:pPr>
              <w:pStyle w:val="TableBody"/>
              <w:keepNext w:val="0"/>
              <w:keepLines w:val="0"/>
              <w:rPr>
                <w:lang w:val="en-GB"/>
              </w:rPr>
            </w:pPr>
            <w:r>
              <w:t>LOAN_SUB_ID</w:t>
            </w:r>
          </w:p>
        </w:tc>
        <w:tc>
          <w:tcPr>
            <w:tcW w:w="1840" w:type="dxa"/>
            <w:tcBorders>
              <w:top w:val="single" w:sz="12" w:space="0" w:color="auto"/>
            </w:tcBorders>
            <w:shd w:val="clear" w:color="auto" w:fill="auto"/>
            <w:noWrap/>
            <w:hideMark/>
          </w:tcPr>
          <w:p w:rsidR="00774BA9" w:rsidRPr="00F066C1" w:rsidRDefault="00346E56" w:rsidP="009443D2">
            <w:pPr>
              <w:pStyle w:val="TableBody"/>
              <w:keepNext w:val="0"/>
              <w:keepLines w:val="0"/>
              <w:rPr>
                <w:lang w:val="en-GB"/>
              </w:rPr>
            </w:pPr>
            <w:r w:rsidRPr="001A019B">
              <w:t>NUMBER(9)</w:t>
            </w:r>
          </w:p>
        </w:tc>
        <w:tc>
          <w:tcPr>
            <w:tcW w:w="2140" w:type="dxa"/>
            <w:tcBorders>
              <w:top w:val="single" w:sz="12" w:space="0" w:color="auto"/>
            </w:tcBorders>
            <w:shd w:val="clear" w:color="auto" w:fill="auto"/>
            <w:noWrap/>
            <w:hideMark/>
          </w:tcPr>
          <w:p w:rsidR="00774BA9" w:rsidRPr="00F066C1" w:rsidRDefault="00774BA9" w:rsidP="009443D2">
            <w:pPr>
              <w:pStyle w:val="TableBody"/>
              <w:keepNext w:val="0"/>
              <w:keepLines w:val="0"/>
              <w:rPr>
                <w:lang w:val="en-GB"/>
              </w:rPr>
            </w:pPr>
            <w:r w:rsidRPr="00F066C1">
              <w:rPr>
                <w:lang w:val="en-GB"/>
              </w:rPr>
              <w:t>NN</w:t>
            </w:r>
          </w:p>
        </w:tc>
        <w:tc>
          <w:tcPr>
            <w:tcW w:w="2087" w:type="dxa"/>
            <w:tcBorders>
              <w:top w:val="single" w:sz="12" w:space="0" w:color="auto"/>
            </w:tcBorders>
            <w:shd w:val="clear" w:color="auto" w:fill="auto"/>
            <w:noWrap/>
            <w:hideMark/>
          </w:tcPr>
          <w:p w:rsidR="00774BA9" w:rsidRPr="00F066C1" w:rsidRDefault="00346E56" w:rsidP="009443D2">
            <w:pPr>
              <w:pStyle w:val="TableBody"/>
              <w:keepNext w:val="0"/>
              <w:keepLines w:val="0"/>
              <w:rPr>
                <w:lang w:val="en-GB"/>
              </w:rPr>
            </w:pPr>
            <w:r w:rsidRPr="001A019B">
              <w:t>This field holds the Subscriber ID of Canceled Subscriber.</w:t>
            </w:r>
          </w:p>
        </w:tc>
      </w:tr>
    </w:tbl>
    <w:p w:rsidR="00085A93" w:rsidRDefault="00085A93" w:rsidP="00085A93">
      <w:pPr>
        <w:pStyle w:val="Heading3"/>
      </w:pPr>
      <w:bookmarkStart w:id="1417" w:name="_Toc367095524"/>
      <w:r w:rsidRPr="002B6462">
        <w:t>Test Instruction</w:t>
      </w:r>
      <w:bookmarkEnd w:id="1417"/>
    </w:p>
    <w:p w:rsidR="00BF4380" w:rsidRDefault="00BF4380" w:rsidP="00BF4380">
      <w:pPr>
        <w:pStyle w:val="Heading4"/>
      </w:pPr>
      <w:r>
        <w:t>Price Plan</w:t>
      </w:r>
    </w:p>
    <w:p w:rsidR="00BF4380" w:rsidRDefault="00BF4380" w:rsidP="00EC5DAA">
      <w:pPr>
        <w:pStyle w:val="Bullet1square"/>
      </w:pPr>
      <w:r w:rsidRPr="001A019B">
        <w:t>Create Equipment/Leasing SOC. The new ‘Settle on Cancel’ fields will be visible and non-mandatory.</w:t>
      </w:r>
    </w:p>
    <w:p w:rsidR="00BF4380" w:rsidRDefault="00BF4380" w:rsidP="00EC5DAA">
      <w:pPr>
        <w:pStyle w:val="Bullet1square"/>
      </w:pPr>
      <w:r w:rsidRPr="001A019B">
        <w:t>Create or update Loan/Leasing SOCs with some valid values in the new fields.</w:t>
      </w:r>
    </w:p>
    <w:p w:rsidR="00A7093A" w:rsidRPr="00BF4380" w:rsidRDefault="00A7093A" w:rsidP="00A7093A">
      <w:pPr>
        <w:pStyle w:val="List1number"/>
        <w:keepNext/>
        <w:keepLines/>
        <w:ind w:left="1800"/>
      </w:pPr>
    </w:p>
    <w:p w:rsidR="00A7093A" w:rsidRDefault="00A7093A" w:rsidP="00A7093A">
      <w:pPr>
        <w:pStyle w:val="Heading4"/>
      </w:pPr>
      <w:r>
        <w:t>CSM</w:t>
      </w:r>
    </w:p>
    <w:p w:rsidR="00A7093A" w:rsidRPr="001A019B" w:rsidRDefault="00A7093A" w:rsidP="00EC5DAA">
      <w:pPr>
        <w:pStyle w:val="Bullet1square"/>
      </w:pPr>
      <w:r w:rsidRPr="001A019B">
        <w:t>Cancel a subscriber having a Loan/Leasing SOC with SETTLE_ON_CANCEL_IND = ‘Y’</w:t>
      </w:r>
    </w:p>
    <w:p w:rsidR="00A7093A" w:rsidRPr="001A019B" w:rsidRDefault="00A7093A" w:rsidP="00EC5DAA">
      <w:pPr>
        <w:pStyle w:val="Bullet1square"/>
      </w:pPr>
      <w:r w:rsidRPr="001A019B">
        <w:t>Cancel a subscriber having a Loan/Leasing SOC with SETTLE_ON_CANCEL_IND = ‘N’</w:t>
      </w:r>
    </w:p>
    <w:p w:rsidR="00A7093A" w:rsidRPr="001A019B" w:rsidRDefault="00A7093A" w:rsidP="00EC5DAA">
      <w:pPr>
        <w:pStyle w:val="Bullet1square"/>
      </w:pPr>
      <w:r w:rsidRPr="001A019B">
        <w:t>Cancel the last subscriber in the BAN such that subscriber has a Loan/Leasing SOC with SETTLE_ON_CANCEL_IND = ‘N’</w:t>
      </w:r>
    </w:p>
    <w:p w:rsidR="00A7093A" w:rsidRPr="001A019B" w:rsidRDefault="00A7093A" w:rsidP="00EC5DAA">
      <w:pPr>
        <w:pStyle w:val="Bullet1square"/>
      </w:pPr>
      <w:r w:rsidRPr="001A019B">
        <w:t>Cancel BAN having BAN-level Loan/Leasing SOCs</w:t>
      </w:r>
    </w:p>
    <w:p w:rsidR="00A7093A" w:rsidRPr="001A019B" w:rsidRDefault="00A7093A" w:rsidP="00EC5DAA">
      <w:pPr>
        <w:pStyle w:val="Bullet1square"/>
      </w:pPr>
      <w:r w:rsidRPr="001A019B">
        <w:t>Cancel subscriber on future date such that subscriber has a Loan/Leasing SOC with SETTLE_ON_CANCEL_IND = ‘N’</w:t>
      </w:r>
    </w:p>
    <w:p w:rsidR="00A7093A" w:rsidRPr="001A019B" w:rsidRDefault="00A7093A" w:rsidP="00EC5DAA">
      <w:pPr>
        <w:pStyle w:val="Bullet1square"/>
      </w:pPr>
      <w:r w:rsidRPr="001A019B">
        <w:t>Cancel the last subscriber on the BAN with future date such that subscriber has a Loan/Leasing SOC with SETTLE_ON_CANCEL_IND = ‘N’</w:t>
      </w:r>
    </w:p>
    <w:p w:rsidR="00A7093A" w:rsidRPr="001A019B" w:rsidRDefault="00A7093A" w:rsidP="00EC5DAA">
      <w:pPr>
        <w:pStyle w:val="Bullet1square"/>
      </w:pPr>
      <w:r w:rsidRPr="001A019B">
        <w:t>Move subscriber having Loan/Leasing SOC such that the Source BAN does not have any other active subscribers.</w:t>
      </w:r>
    </w:p>
    <w:p w:rsidR="00A7093A" w:rsidRPr="001A019B" w:rsidRDefault="00A7093A" w:rsidP="00EC5DAA">
      <w:pPr>
        <w:pStyle w:val="Bullet1square"/>
      </w:pPr>
      <w:r w:rsidRPr="001A019B">
        <w:t>Move subscriber having Loan/Leasing SOC such that the Source BAN has other active subscribers.</w:t>
      </w:r>
    </w:p>
    <w:p w:rsidR="00A7093A" w:rsidRPr="001A019B" w:rsidRDefault="00A7093A" w:rsidP="00EC5DAA">
      <w:pPr>
        <w:pStyle w:val="Bullet1square"/>
      </w:pPr>
      <w:r w:rsidRPr="001A019B">
        <w:t>Move a suspended subscriber having Loan/Leasing SOC</w:t>
      </w:r>
    </w:p>
    <w:p w:rsidR="00A7093A" w:rsidRPr="001A019B" w:rsidRDefault="00A7093A" w:rsidP="00EC5DAA">
      <w:pPr>
        <w:pStyle w:val="Bullet1square"/>
      </w:pPr>
      <w:r w:rsidRPr="001A019B">
        <w:t>Check the Loan/Leasing List at BAN level; all the Loan/Leasing SOCs including the BAN-level one should be shown.</w:t>
      </w:r>
      <w:r>
        <w:t xml:space="preserve"> New field Source MSISDN will show the Subscriber number from which the Loan SOC has been moved to BAN due to cancelation.</w:t>
      </w:r>
    </w:p>
    <w:p w:rsidR="00A7093A" w:rsidRPr="001A019B" w:rsidRDefault="00A7093A" w:rsidP="00EC5DAA">
      <w:pPr>
        <w:pStyle w:val="Bullet1square"/>
      </w:pPr>
      <w:r w:rsidRPr="001A019B">
        <w:lastRenderedPageBreak/>
        <w:t>Activate a new subscriber on a BAN having Loan/Leasing SOCs; default Loan/Leasing SOCs should not be added.</w:t>
      </w:r>
    </w:p>
    <w:p w:rsidR="00A7093A" w:rsidRDefault="00A7093A" w:rsidP="00EC5DAA">
      <w:pPr>
        <w:pStyle w:val="Bullet1square"/>
      </w:pPr>
      <w:r w:rsidRPr="001A019B">
        <w:t>Settle Loan/Leasing on the BAN level.</w:t>
      </w:r>
    </w:p>
    <w:p w:rsidR="00A7093A" w:rsidRDefault="00A7093A" w:rsidP="00EC5DAA">
      <w:pPr>
        <w:pStyle w:val="Bullet1square"/>
      </w:pPr>
      <w:r w:rsidRPr="001A019B">
        <w:t>Reverse Settled Loan/Leasing on the BAN level.</w:t>
      </w:r>
    </w:p>
    <w:p w:rsidR="00EC5DAA" w:rsidRDefault="00EC5DAA" w:rsidP="00EC5DAA">
      <w:pPr>
        <w:pStyle w:val="Heading4"/>
      </w:pPr>
      <w:r>
        <w:t>Billing</w:t>
      </w:r>
    </w:p>
    <w:p w:rsidR="00EC5DAA" w:rsidRDefault="00EC5DAA" w:rsidP="00EC5DAA">
      <w:pPr>
        <w:pStyle w:val="Bullet1square"/>
      </w:pPr>
      <w:r>
        <w:t>For each CSM testing case run BLPREP process and check the results in CHARGE ,SUBSCRIBER_LOAN tables.</w:t>
      </w:r>
    </w:p>
    <w:p w:rsidR="00EC5DAA" w:rsidRPr="00603351" w:rsidRDefault="00EC5DAA" w:rsidP="00EC5DAA">
      <w:pPr>
        <w:pStyle w:val="Bullet1square"/>
        <w:rPr>
          <w:color w:val="000000"/>
        </w:rPr>
      </w:pPr>
      <w:r w:rsidRPr="00603351">
        <w:rPr>
          <w:color w:val="000000"/>
        </w:rPr>
        <w:t>Check the BILL COMMENT in the CHARGE table in case of BAN level Loan/Leasing. (</w:t>
      </w:r>
      <w:r w:rsidR="00111BBC" w:rsidRPr="00603351">
        <w:rPr>
          <w:color w:val="000000"/>
        </w:rPr>
        <w:t>The</w:t>
      </w:r>
      <w:r w:rsidRPr="00603351">
        <w:rPr>
          <w:color w:val="000000"/>
        </w:rPr>
        <w:t xml:space="preserve"> string has to include SUBSCRIBER ID and Loan remaining balance amount.)</w:t>
      </w:r>
    </w:p>
    <w:p w:rsidR="00085A93" w:rsidRPr="00063597" w:rsidRDefault="00EC5DAA" w:rsidP="00EC5DAA">
      <w:pPr>
        <w:pStyle w:val="Bullet1square"/>
      </w:pPr>
      <w:r w:rsidRPr="00603351">
        <w:rPr>
          <w:color w:val="000000"/>
        </w:rPr>
        <w:t>Check the CHG_CREATION_DATE in the CHARGE table in case of BAN level Loan/Leasing. It should be NULL</w:t>
      </w:r>
    </w:p>
    <w:p w:rsidR="00063597" w:rsidRPr="001A019B" w:rsidRDefault="00063597" w:rsidP="00063597">
      <w:pPr>
        <w:pStyle w:val="Heading4"/>
        <w:tabs>
          <w:tab w:val="clear" w:pos="3060"/>
          <w:tab w:val="num" w:pos="2880"/>
        </w:tabs>
        <w:ind w:left="2880"/>
      </w:pPr>
      <w:bookmarkStart w:id="1418" w:name="_Toc358640887"/>
      <w:r w:rsidRPr="001A019B">
        <w:t>ADD</w:t>
      </w:r>
      <w:bookmarkEnd w:id="1418"/>
    </w:p>
    <w:p w:rsidR="00063597" w:rsidRPr="001A019B" w:rsidRDefault="00063597" w:rsidP="00063597">
      <w:pPr>
        <w:pStyle w:val="Bullet1square"/>
      </w:pPr>
      <w:r w:rsidRPr="001A019B">
        <w:t>Run the ADD job that has the BAN’s Loan and Leasing charges.</w:t>
      </w:r>
    </w:p>
    <w:p w:rsidR="00063597" w:rsidRPr="001A019B" w:rsidRDefault="00063597" w:rsidP="00063597">
      <w:pPr>
        <w:pStyle w:val="Bullet1square"/>
      </w:pPr>
      <w:r w:rsidRPr="001A019B">
        <w:t>Check the AFP files produced by the ADD.</w:t>
      </w:r>
    </w:p>
    <w:p w:rsidR="00063597" w:rsidRPr="001A019B" w:rsidRDefault="00063597" w:rsidP="00063597">
      <w:pPr>
        <w:pStyle w:val="Bullet1square"/>
      </w:pPr>
      <w:r w:rsidRPr="001A019B">
        <w:t>BAN-level Loan and Leasing charges will be presented in the Andre avgifter (Other charges) section in the BAN summary.</w:t>
      </w:r>
    </w:p>
    <w:p w:rsidR="00063597" w:rsidRDefault="00063597" w:rsidP="00063597">
      <w:pPr>
        <w:pStyle w:val="Bullet1square"/>
      </w:pPr>
      <w:r w:rsidRPr="001A019B">
        <w:t>Subscriber-level Loan/Leasing charges will be presented the same way as today in the subscriber summary</w:t>
      </w:r>
    </w:p>
    <w:p w:rsidR="00964222" w:rsidRPr="008A1DD8" w:rsidRDefault="00DE6451" w:rsidP="00964222">
      <w:pPr>
        <w:pStyle w:val="Heading1"/>
      </w:pPr>
      <w:bookmarkStart w:id="1419" w:name="_Toc300233474"/>
      <w:bookmarkStart w:id="1420" w:name="_Toc367095525"/>
      <w:r w:rsidRPr="008A1DD8">
        <w:lastRenderedPageBreak/>
        <w:t>Technical Changes</w:t>
      </w:r>
      <w:bookmarkEnd w:id="1235"/>
      <w:bookmarkEnd w:id="1236"/>
      <w:bookmarkEnd w:id="1237"/>
      <w:bookmarkEnd w:id="1238"/>
      <w:bookmarkEnd w:id="1239"/>
      <w:bookmarkEnd w:id="1240"/>
      <w:bookmarkEnd w:id="1241"/>
      <w:bookmarkEnd w:id="1419"/>
      <w:bookmarkEnd w:id="1420"/>
    </w:p>
    <w:p w:rsidR="00DE6451" w:rsidRPr="008A1DD8" w:rsidRDefault="00DE6451" w:rsidP="00F96918">
      <w:pPr>
        <w:pStyle w:val="Heading2"/>
      </w:pPr>
      <w:bookmarkStart w:id="1421" w:name="_Toc181336318"/>
      <w:bookmarkStart w:id="1422" w:name="_Toc181336374"/>
      <w:bookmarkStart w:id="1423" w:name="_Toc181336319"/>
      <w:bookmarkStart w:id="1424" w:name="_Toc181336375"/>
      <w:bookmarkStart w:id="1425" w:name="_Toc148779923"/>
      <w:bookmarkStart w:id="1426" w:name="_Toc108756936"/>
      <w:bookmarkStart w:id="1427" w:name="_Toc108852829"/>
      <w:bookmarkStart w:id="1428" w:name="_Toc196208416"/>
      <w:bookmarkStart w:id="1429" w:name="_Toc243101226"/>
      <w:bookmarkStart w:id="1430" w:name="_Toc300233475"/>
      <w:bookmarkStart w:id="1431" w:name="_Toc367095526"/>
      <w:bookmarkStart w:id="1432" w:name="_Toc496499478"/>
      <w:bookmarkStart w:id="1433" w:name="_Toc499003135"/>
      <w:bookmarkEnd w:id="1421"/>
      <w:bookmarkEnd w:id="1422"/>
      <w:bookmarkEnd w:id="1423"/>
      <w:bookmarkEnd w:id="1424"/>
      <w:bookmarkEnd w:id="1425"/>
      <w:r w:rsidRPr="008A1DD8">
        <w:t>Release Changes Summary</w:t>
      </w:r>
      <w:bookmarkEnd w:id="1426"/>
      <w:bookmarkEnd w:id="1427"/>
      <w:bookmarkEnd w:id="1428"/>
      <w:bookmarkEnd w:id="1429"/>
      <w:bookmarkEnd w:id="1430"/>
      <w:bookmarkEnd w:id="1431"/>
    </w:p>
    <w:p w:rsidR="00DE6451" w:rsidRDefault="00DE6451" w:rsidP="0093093A">
      <w:pPr>
        <w:pStyle w:val="BodyText"/>
      </w:pPr>
      <w:r w:rsidRPr="008A1DD8">
        <w:t xml:space="preserve">The changes in Release </w:t>
      </w:r>
      <w:r w:rsidR="007E500D">
        <w:t>2</w:t>
      </w:r>
      <w:r w:rsidR="0093093A">
        <w:t>1</w:t>
      </w:r>
      <w:r w:rsidR="007E500D">
        <w:t>.0</w:t>
      </w:r>
      <w:r w:rsidRPr="008A1DD8">
        <w:t xml:space="preserve"> are summarized in the following table:</w:t>
      </w:r>
      <w:bookmarkStart w:id="1434" w:name="OLE_LINK1"/>
      <w:bookmarkStart w:id="1435" w:name="OLE_LINK2"/>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2"/>
        <w:gridCol w:w="326"/>
      </w:tblGrid>
      <w:tr w:rsidR="00D91FF6" w:rsidRPr="00E85EA7" w:rsidTr="00A9698A">
        <w:trPr>
          <w:cantSplit/>
        </w:trPr>
        <w:tc>
          <w:tcPr>
            <w:tcW w:w="0" w:type="auto"/>
            <w:tcBorders>
              <w:top w:val="single" w:sz="4" w:space="0" w:color="auto"/>
            </w:tcBorders>
          </w:tcPr>
          <w:p w:rsidR="00D91FF6" w:rsidRPr="00E85EA7" w:rsidRDefault="00D91FF6" w:rsidP="00B7315B">
            <w:pPr>
              <w:pStyle w:val="TableBody"/>
              <w:keepNext w:val="0"/>
              <w:keepLines w:val="0"/>
            </w:pPr>
            <w:r>
              <w:t>UNIX</w:t>
            </w:r>
            <w:r w:rsidRPr="00E85EA7">
              <w:t xml:space="preserve"> Executables</w:t>
            </w:r>
          </w:p>
        </w:tc>
        <w:tc>
          <w:tcPr>
            <w:tcW w:w="0" w:type="auto"/>
            <w:tcBorders>
              <w:top w:val="single" w:sz="4" w:space="0" w:color="auto"/>
            </w:tcBorders>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 xml:space="preserve">PB Executables </w:t>
            </w:r>
          </w:p>
        </w:tc>
        <w:tc>
          <w:tcPr>
            <w:tcW w:w="0" w:type="auto"/>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 xml:space="preserve">Database (GDD) </w:t>
            </w:r>
          </w:p>
        </w:tc>
        <w:tc>
          <w:tcPr>
            <w:tcW w:w="0" w:type="auto"/>
          </w:tcPr>
          <w:p w:rsidR="00D91FF6" w:rsidRPr="00360D09" w:rsidRDefault="007E500D" w:rsidP="00A9698A">
            <w:pPr>
              <w:pStyle w:val="TableBody"/>
              <w:keepNext w:val="0"/>
              <w:keepLines w:val="0"/>
              <w:rPr>
                <w:b/>
                <w:bCs/>
              </w:rPr>
            </w:pPr>
            <w:r w:rsidRPr="00360D09">
              <w:rPr>
                <w:b/>
                <w:bCs/>
              </w:rPr>
              <w:sym w:font="Symbol" w:char="F0D6"/>
            </w:r>
            <w:r w:rsidR="00D91FF6" w:rsidRPr="00360D09">
              <w:rPr>
                <w:b/>
                <w:bCs/>
              </w:rPr>
              <w:t xml:space="preserve"> </w:t>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Third</w:t>
            </w:r>
            <w:r>
              <w:t>-p</w:t>
            </w:r>
            <w:r w:rsidRPr="00E85EA7">
              <w:t>arty Tools</w:t>
            </w:r>
          </w:p>
        </w:tc>
        <w:tc>
          <w:tcPr>
            <w:tcW w:w="0" w:type="auto"/>
          </w:tcPr>
          <w:p w:rsidR="00D91FF6" w:rsidRPr="00360D09" w:rsidRDefault="00012FBE" w:rsidP="00A9698A">
            <w:pPr>
              <w:pStyle w:val="TableBody"/>
              <w:keepNext w:val="0"/>
              <w:keepLines w:val="0"/>
              <w:rPr>
                <w:b/>
                <w:bCs/>
              </w:rPr>
            </w:pPr>
            <w:r>
              <w:rPr>
                <w:b/>
                <w:bCs/>
              </w:rPr>
              <w:t>x</w:t>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Application Patches</w:t>
            </w:r>
          </w:p>
        </w:tc>
        <w:tc>
          <w:tcPr>
            <w:tcW w:w="0" w:type="auto"/>
          </w:tcPr>
          <w:p w:rsidR="00D91FF6" w:rsidRPr="00E85EA7" w:rsidRDefault="00D91FF6" w:rsidP="00A9698A">
            <w:pPr>
              <w:pStyle w:val="TableBody"/>
              <w:keepNext w:val="0"/>
              <w:keepLines w:val="0"/>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rPr>
                <w:color w:val="000000"/>
              </w:rPr>
            </w:pPr>
            <w:r w:rsidRPr="00E85EA7">
              <w:rPr>
                <w:color w:val="000000"/>
              </w:rPr>
              <w:t>BPT Data</w:t>
            </w:r>
          </w:p>
        </w:tc>
        <w:tc>
          <w:tcPr>
            <w:tcW w:w="0" w:type="auto"/>
          </w:tcPr>
          <w:p w:rsidR="00D91FF6" w:rsidRPr="00360D09" w:rsidRDefault="00D91FF6" w:rsidP="00A9698A">
            <w:pPr>
              <w:pStyle w:val="TableBody"/>
              <w:keepNext w:val="0"/>
              <w:keepLines w:val="0"/>
              <w:rPr>
                <w:b/>
                <w:bCs/>
              </w:rPr>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pPr>
            <w:r w:rsidRPr="00E85EA7">
              <w:t>FI Data</w:t>
            </w:r>
          </w:p>
        </w:tc>
        <w:tc>
          <w:tcPr>
            <w:tcW w:w="0" w:type="auto"/>
          </w:tcPr>
          <w:p w:rsidR="00D91FF6" w:rsidRPr="00E85EA7" w:rsidRDefault="00D91FF6" w:rsidP="00A9698A">
            <w:pPr>
              <w:pStyle w:val="TableBody"/>
              <w:keepNext w:val="0"/>
              <w:keepLines w:val="0"/>
            </w:pPr>
            <w:r w:rsidRPr="00360D09">
              <w:rPr>
                <w:b/>
                <w:bCs/>
              </w:rPr>
              <w:sym w:font="Symbol" w:char="F0D6"/>
            </w:r>
          </w:p>
        </w:tc>
      </w:tr>
      <w:tr w:rsidR="00D91FF6" w:rsidRPr="00E85EA7" w:rsidTr="00A9698A">
        <w:trPr>
          <w:cantSplit/>
        </w:trPr>
        <w:tc>
          <w:tcPr>
            <w:tcW w:w="0" w:type="auto"/>
          </w:tcPr>
          <w:p w:rsidR="00D91FF6" w:rsidRPr="00E85EA7" w:rsidRDefault="00D91FF6" w:rsidP="00B7315B">
            <w:pPr>
              <w:pStyle w:val="TableBody"/>
              <w:keepNext w:val="0"/>
              <w:keepLines w:val="0"/>
              <w:rPr>
                <w:color w:val="000000"/>
              </w:rPr>
            </w:pPr>
            <w:r w:rsidRPr="00E85EA7">
              <w:rPr>
                <w:color w:val="000000"/>
              </w:rPr>
              <w:t>OP Data</w:t>
            </w:r>
          </w:p>
        </w:tc>
        <w:tc>
          <w:tcPr>
            <w:tcW w:w="0" w:type="auto"/>
          </w:tcPr>
          <w:p w:rsidR="00D91FF6" w:rsidRPr="00360D09" w:rsidRDefault="00D91FF6" w:rsidP="00A9698A">
            <w:pPr>
              <w:pStyle w:val="TableBody"/>
              <w:keepNext w:val="0"/>
              <w:keepLines w:val="0"/>
              <w:rPr>
                <w:b/>
                <w:bCs/>
              </w:rPr>
            </w:pPr>
            <w:r w:rsidRPr="00360D09">
              <w:rPr>
                <w:b/>
                <w:bCs/>
              </w:rPr>
              <w:sym w:font="Symbol" w:char="F0D6"/>
            </w:r>
            <w:r w:rsidRPr="00360D09">
              <w:rPr>
                <w:b/>
                <w:bCs/>
              </w:rPr>
              <w:t xml:space="preserve"> </w:t>
            </w:r>
          </w:p>
        </w:tc>
      </w:tr>
    </w:tbl>
    <w:p w:rsidR="00B7315B" w:rsidRPr="008A1DD8" w:rsidRDefault="00B7315B" w:rsidP="00B7315B">
      <w:pPr>
        <w:pStyle w:val="BodyText"/>
        <w:ind w:left="0"/>
      </w:pPr>
    </w:p>
    <w:p w:rsidR="00DE6451" w:rsidRDefault="00DE6451" w:rsidP="00F96918">
      <w:pPr>
        <w:pStyle w:val="Heading2"/>
      </w:pPr>
      <w:bookmarkStart w:id="1436" w:name="_Toc166231358"/>
      <w:bookmarkStart w:id="1437" w:name="_Toc166231438"/>
      <w:bookmarkStart w:id="1438" w:name="_Toc166231518"/>
      <w:bookmarkStart w:id="1439" w:name="_Toc166231653"/>
      <w:bookmarkStart w:id="1440" w:name="_Toc166232089"/>
      <w:bookmarkStart w:id="1441" w:name="_Toc166233135"/>
      <w:bookmarkStart w:id="1442" w:name="_Toc196208417"/>
      <w:bookmarkStart w:id="1443" w:name="_Toc243101227"/>
      <w:bookmarkStart w:id="1444" w:name="_Toc300233476"/>
      <w:bookmarkStart w:id="1445" w:name="_Toc367095527"/>
      <w:bookmarkEnd w:id="1432"/>
      <w:bookmarkEnd w:id="1433"/>
      <w:bookmarkEnd w:id="1434"/>
      <w:bookmarkEnd w:id="1435"/>
      <w:bookmarkEnd w:id="1436"/>
      <w:bookmarkEnd w:id="1437"/>
      <w:bookmarkEnd w:id="1438"/>
      <w:bookmarkEnd w:id="1439"/>
      <w:bookmarkEnd w:id="1440"/>
      <w:bookmarkEnd w:id="1441"/>
      <w:r w:rsidRPr="008A1DD8">
        <w:t>Third-</w:t>
      </w:r>
      <w:r w:rsidR="00964222" w:rsidRPr="008A1DD8">
        <w:t xml:space="preserve">Party </w:t>
      </w:r>
      <w:r w:rsidRPr="008A1DD8">
        <w:t>Items</w:t>
      </w:r>
      <w:bookmarkEnd w:id="1442"/>
      <w:bookmarkEnd w:id="1443"/>
      <w:bookmarkEnd w:id="1444"/>
      <w:bookmarkEnd w:id="1445"/>
    </w:p>
    <w:tbl>
      <w:tblPr>
        <w:tblW w:w="7682"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7"/>
        <w:gridCol w:w="1969"/>
        <w:gridCol w:w="1549"/>
        <w:gridCol w:w="2837"/>
      </w:tblGrid>
      <w:tr w:rsidR="00B7315B" w:rsidRPr="00E85EA7" w:rsidTr="00C867A6">
        <w:trPr>
          <w:cantSplit/>
          <w:tblHeader/>
        </w:trPr>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1969" w:type="dxa"/>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1549" w:type="dxa"/>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2837" w:type="dxa"/>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873615" w:rsidRPr="00E85EA7" w:rsidTr="00C867A6">
        <w:trPr>
          <w:cantSplit/>
        </w:trPr>
        <w:tc>
          <w:tcPr>
            <w:tcW w:w="0" w:type="auto"/>
            <w:tcBorders>
              <w:top w:val="single" w:sz="12" w:space="0" w:color="auto"/>
            </w:tcBorders>
            <w:shd w:val="clear" w:color="auto" w:fill="auto"/>
          </w:tcPr>
          <w:p w:rsidR="00873615" w:rsidRDefault="00873615" w:rsidP="00B7315B">
            <w:pPr>
              <w:pStyle w:val="TableBody"/>
              <w:keepNext w:val="0"/>
              <w:keepLines w:val="0"/>
              <w:rPr>
                <w:color w:val="000000"/>
              </w:rPr>
            </w:pPr>
            <w:r>
              <w:rPr>
                <w:color w:val="000000"/>
              </w:rPr>
              <w:t>C</w:t>
            </w:r>
          </w:p>
        </w:tc>
        <w:tc>
          <w:tcPr>
            <w:tcW w:w="1969" w:type="dxa"/>
            <w:tcBorders>
              <w:top w:val="single" w:sz="12" w:space="0" w:color="auto"/>
            </w:tcBorders>
            <w:shd w:val="clear" w:color="auto" w:fill="auto"/>
          </w:tcPr>
          <w:p w:rsidR="00873615" w:rsidRDefault="00873615" w:rsidP="00A9698A">
            <w:pPr>
              <w:pStyle w:val="TableBody"/>
              <w:keepNext w:val="0"/>
              <w:keepLines w:val="0"/>
              <w:rPr>
                <w:color w:val="000000"/>
              </w:rPr>
            </w:pPr>
            <w:r>
              <w:rPr>
                <w:color w:val="000000"/>
              </w:rPr>
              <w:t>A.06.16</w:t>
            </w:r>
          </w:p>
        </w:tc>
        <w:tc>
          <w:tcPr>
            <w:tcW w:w="1549" w:type="dxa"/>
            <w:tcBorders>
              <w:top w:val="single" w:sz="12" w:space="0" w:color="auto"/>
            </w:tcBorders>
            <w:shd w:val="clear" w:color="auto" w:fill="auto"/>
          </w:tcPr>
          <w:p w:rsidR="00873615" w:rsidRPr="00416EFB" w:rsidRDefault="00873615" w:rsidP="00B7315B">
            <w:pPr>
              <w:pStyle w:val="TableBody"/>
              <w:keepNext w:val="0"/>
              <w:keepLines w:val="0"/>
              <w:rPr>
                <w:color w:val="000000"/>
              </w:rPr>
            </w:pPr>
          </w:p>
        </w:tc>
        <w:tc>
          <w:tcPr>
            <w:tcW w:w="2837" w:type="dxa"/>
            <w:tcBorders>
              <w:top w:val="single" w:sz="12" w:space="0" w:color="auto"/>
            </w:tcBorders>
            <w:shd w:val="clear" w:color="auto" w:fill="auto"/>
          </w:tcPr>
          <w:p w:rsidR="00873615" w:rsidRPr="00416EFB"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 xml:space="preserve">C++ </w:t>
            </w:r>
          </w:p>
        </w:tc>
        <w:tc>
          <w:tcPr>
            <w:tcW w:w="1969" w:type="dxa"/>
            <w:shd w:val="clear" w:color="auto" w:fill="auto"/>
          </w:tcPr>
          <w:p w:rsidR="00873615" w:rsidRDefault="00873615" w:rsidP="00A9698A">
            <w:pPr>
              <w:pStyle w:val="TableBody"/>
              <w:keepNext w:val="0"/>
              <w:keepLines w:val="0"/>
              <w:rPr>
                <w:color w:val="000000"/>
              </w:rPr>
            </w:pPr>
            <w:r>
              <w:rPr>
                <w:color w:val="000000"/>
              </w:rPr>
              <w:t>A.06.16</w:t>
            </w:r>
          </w:p>
        </w:tc>
        <w:tc>
          <w:tcPr>
            <w:tcW w:w="1549" w:type="dxa"/>
            <w:shd w:val="clear" w:color="auto" w:fill="auto"/>
          </w:tcPr>
          <w:p w:rsidR="00873615" w:rsidRPr="00416EFB" w:rsidRDefault="00873615" w:rsidP="00B7315B">
            <w:pPr>
              <w:pStyle w:val="TableBody"/>
              <w:keepNext w:val="0"/>
              <w:keepLines w:val="0"/>
              <w:rPr>
                <w:color w:val="000000"/>
              </w:rPr>
            </w:pPr>
          </w:p>
        </w:tc>
        <w:tc>
          <w:tcPr>
            <w:tcW w:w="2837" w:type="dxa"/>
            <w:shd w:val="clear" w:color="auto" w:fill="auto"/>
          </w:tcPr>
          <w:p w:rsidR="00873615" w:rsidRPr="00416EFB"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Jolt</w:t>
            </w:r>
          </w:p>
        </w:tc>
        <w:tc>
          <w:tcPr>
            <w:tcW w:w="1969" w:type="dxa"/>
            <w:shd w:val="clear" w:color="auto" w:fill="auto"/>
          </w:tcPr>
          <w:p w:rsidR="00873615" w:rsidRDefault="00873615" w:rsidP="00A9698A">
            <w:pPr>
              <w:pStyle w:val="TableBody"/>
              <w:keepNext w:val="0"/>
              <w:keepLines w:val="0"/>
              <w:rPr>
                <w:color w:val="000000"/>
              </w:rPr>
            </w:pPr>
            <w:r>
              <w:rPr>
                <w:color w:val="000000"/>
              </w:rPr>
              <w:t>8.1 (RP</w:t>
            </w:r>
            <w:r>
              <w:t xml:space="preserve"> </w:t>
            </w:r>
            <w:r>
              <w:rPr>
                <w:color w:val="000000"/>
              </w:rPr>
              <w:t>264)</w:t>
            </w:r>
          </w:p>
        </w:tc>
        <w:tc>
          <w:tcPr>
            <w:tcW w:w="1549" w:type="dxa"/>
            <w:shd w:val="clear" w:color="auto" w:fill="auto"/>
          </w:tcPr>
          <w:p w:rsidR="00873615" w:rsidRPr="00E85EA7" w:rsidRDefault="00873615" w:rsidP="00B7315B">
            <w:pPr>
              <w:pStyle w:val="TableBody"/>
              <w:keepNext w:val="0"/>
              <w:keepLines w:val="0"/>
              <w:rPr>
                <w:color w:val="000000"/>
              </w:rPr>
            </w:pPr>
          </w:p>
        </w:tc>
        <w:tc>
          <w:tcPr>
            <w:tcW w:w="2837" w:type="dxa"/>
            <w:shd w:val="clear" w:color="auto" w:fill="auto"/>
          </w:tcPr>
          <w:p w:rsidR="00873615" w:rsidRPr="00E85EA7" w:rsidRDefault="00873615" w:rsidP="00B7315B">
            <w:pPr>
              <w:pStyle w:val="TableBody"/>
              <w:keepNext w:val="0"/>
              <w:keepLines w:val="0"/>
              <w:rPr>
                <w:color w:val="000000"/>
              </w:rPr>
            </w:pP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Maestro</w:t>
            </w:r>
          </w:p>
        </w:tc>
        <w:tc>
          <w:tcPr>
            <w:tcW w:w="1969" w:type="dxa"/>
            <w:shd w:val="clear" w:color="auto" w:fill="auto"/>
          </w:tcPr>
          <w:p w:rsidR="00873615" w:rsidRDefault="00873615" w:rsidP="00A9698A">
            <w:pPr>
              <w:pStyle w:val="TableBody"/>
              <w:keepNext w:val="0"/>
              <w:keepLines w:val="0"/>
              <w:rPr>
                <w:color w:val="000000"/>
              </w:rPr>
            </w:pPr>
            <w:r>
              <w:rPr>
                <w:color w:val="000000"/>
              </w:rPr>
              <w:t>8.2  (patch 1.36.1.7)</w:t>
            </w:r>
          </w:p>
        </w:tc>
        <w:tc>
          <w:tcPr>
            <w:tcW w:w="1549" w:type="dxa"/>
            <w:shd w:val="clear" w:color="auto" w:fill="auto"/>
          </w:tcPr>
          <w:p w:rsidR="00873615" w:rsidRPr="00DE7AB0" w:rsidRDefault="00873615" w:rsidP="00B7315B">
            <w:pPr>
              <w:pStyle w:val="TableBody"/>
              <w:keepNext w:val="0"/>
              <w:keepLines w:val="0"/>
              <w:rPr>
                <w:color w:val="000000"/>
              </w:rPr>
            </w:pPr>
          </w:p>
        </w:tc>
        <w:tc>
          <w:tcPr>
            <w:tcW w:w="2837" w:type="dxa"/>
            <w:shd w:val="clear" w:color="auto" w:fill="auto"/>
          </w:tcPr>
          <w:p w:rsidR="00873615" w:rsidRPr="00DE7AB0" w:rsidRDefault="00354070" w:rsidP="00B7315B">
            <w:pPr>
              <w:pStyle w:val="TableBody"/>
              <w:keepNext w:val="0"/>
              <w:keepLines w:val="0"/>
              <w:rPr>
                <w:color w:val="000000"/>
              </w:rPr>
            </w:pPr>
            <w:r w:rsidRPr="00354070">
              <w:rPr>
                <w:color w:val="000000"/>
              </w:rPr>
              <w:t>/opt/maestro82/maestro82</w:t>
            </w:r>
          </w:p>
        </w:tc>
      </w:tr>
      <w:tr w:rsidR="00873615" w:rsidRPr="00E85EA7" w:rsidTr="00C867A6">
        <w:trPr>
          <w:cantSplit/>
        </w:trPr>
        <w:tc>
          <w:tcPr>
            <w:tcW w:w="0" w:type="auto"/>
            <w:shd w:val="clear" w:color="auto" w:fill="auto"/>
          </w:tcPr>
          <w:p w:rsidR="00873615" w:rsidRDefault="00873615" w:rsidP="00B7315B">
            <w:pPr>
              <w:pStyle w:val="TableBody"/>
              <w:keepNext w:val="0"/>
              <w:keepLines w:val="0"/>
              <w:rPr>
                <w:color w:val="000000"/>
              </w:rPr>
            </w:pPr>
            <w:r>
              <w:rPr>
                <w:color w:val="000000"/>
              </w:rPr>
              <w:t>MF Cobol</w:t>
            </w:r>
          </w:p>
        </w:tc>
        <w:tc>
          <w:tcPr>
            <w:tcW w:w="1969" w:type="dxa"/>
            <w:shd w:val="clear" w:color="auto" w:fill="auto"/>
          </w:tcPr>
          <w:p w:rsidR="00873615" w:rsidRDefault="000F4C3C" w:rsidP="00A9698A">
            <w:pPr>
              <w:pStyle w:val="TableBody"/>
              <w:keepNext w:val="0"/>
              <w:keepLines w:val="0"/>
              <w:rPr>
                <w:color w:val="000000"/>
              </w:rPr>
            </w:pPr>
            <w:r>
              <w:rPr>
                <w:color w:val="000000"/>
              </w:rPr>
              <w:t>v5.1</w:t>
            </w:r>
          </w:p>
        </w:tc>
        <w:tc>
          <w:tcPr>
            <w:tcW w:w="1549" w:type="dxa"/>
            <w:shd w:val="clear" w:color="auto" w:fill="auto"/>
          </w:tcPr>
          <w:p w:rsidR="00873615" w:rsidRPr="00DE7AB0" w:rsidRDefault="00873615" w:rsidP="00B7315B">
            <w:pPr>
              <w:pStyle w:val="TableBody"/>
              <w:keepNext w:val="0"/>
              <w:keepLines w:val="0"/>
              <w:rPr>
                <w:color w:val="000000"/>
              </w:rPr>
            </w:pPr>
          </w:p>
        </w:tc>
        <w:tc>
          <w:tcPr>
            <w:tcW w:w="2837" w:type="dxa"/>
            <w:shd w:val="clear" w:color="auto" w:fill="auto"/>
          </w:tcPr>
          <w:p w:rsidR="00873615" w:rsidRPr="00DE7AB0" w:rsidRDefault="00354070" w:rsidP="00B7315B">
            <w:pPr>
              <w:pStyle w:val="TableBody"/>
              <w:keepNext w:val="0"/>
              <w:keepLines w:val="0"/>
              <w:rPr>
                <w:color w:val="000000"/>
              </w:rPr>
            </w:pPr>
            <w:r w:rsidRPr="00354070">
              <w:rPr>
                <w:color w:val="000000"/>
              </w:rPr>
              <w:t>/opt/cobol5.1</w:t>
            </w:r>
          </w:p>
        </w:tc>
      </w:tr>
      <w:tr w:rsidR="00873615" w:rsidRPr="00E85EA7" w:rsidTr="00C867A6">
        <w:trPr>
          <w:cantSplit/>
        </w:trPr>
        <w:tc>
          <w:tcPr>
            <w:tcW w:w="0" w:type="auto"/>
            <w:shd w:val="clear" w:color="auto" w:fill="auto"/>
          </w:tcPr>
          <w:p w:rsidR="00873615" w:rsidRDefault="00873615" w:rsidP="00B7315B">
            <w:pPr>
              <w:pStyle w:val="TableBody"/>
              <w:keepNext w:val="0"/>
              <w:keepLines w:val="0"/>
            </w:pPr>
            <w:r>
              <w:t>Oracle</w:t>
            </w:r>
          </w:p>
        </w:tc>
        <w:tc>
          <w:tcPr>
            <w:tcW w:w="1969" w:type="dxa"/>
            <w:shd w:val="clear" w:color="auto" w:fill="auto"/>
          </w:tcPr>
          <w:p w:rsidR="00873615" w:rsidRDefault="00873615" w:rsidP="00A9698A">
            <w:pPr>
              <w:pStyle w:val="TableBody"/>
              <w:keepNext w:val="0"/>
              <w:keepLines w:val="0"/>
            </w:pPr>
            <w:r>
              <w:t xml:space="preserve">Oracle </w:t>
            </w:r>
            <w:r w:rsidR="000F4C3C" w:rsidRPr="00354070">
              <w:rPr>
                <w:color w:val="000000"/>
              </w:rPr>
              <w:t>11.2.0.</w:t>
            </w:r>
            <w:r w:rsidR="00012FBE">
              <w:rPr>
                <w:color w:val="000000"/>
              </w:rPr>
              <w:t>3</w:t>
            </w:r>
          </w:p>
        </w:tc>
        <w:tc>
          <w:tcPr>
            <w:tcW w:w="1549" w:type="dxa"/>
            <w:shd w:val="clear" w:color="auto" w:fill="auto"/>
          </w:tcPr>
          <w:p w:rsidR="00873615" w:rsidRPr="00815F5A" w:rsidRDefault="00873615" w:rsidP="00B7315B">
            <w:pPr>
              <w:pStyle w:val="TableBody"/>
              <w:keepNext w:val="0"/>
              <w:keepLines w:val="0"/>
            </w:pPr>
          </w:p>
        </w:tc>
        <w:tc>
          <w:tcPr>
            <w:tcW w:w="2837" w:type="dxa"/>
            <w:shd w:val="clear" w:color="auto" w:fill="auto"/>
          </w:tcPr>
          <w:p w:rsidR="00873615" w:rsidRPr="00DE7AB0" w:rsidRDefault="00354070" w:rsidP="00C867A6">
            <w:pPr>
              <w:pStyle w:val="TableBody"/>
              <w:keepNext w:val="0"/>
              <w:keepLines w:val="0"/>
              <w:rPr>
                <w:color w:val="000000"/>
              </w:rPr>
            </w:pPr>
            <w:r w:rsidRPr="00354070">
              <w:rPr>
                <w:color w:val="000000"/>
              </w:rPr>
              <w:t>/oravl01/oracle/11.2.0.</w:t>
            </w:r>
            <w:r w:rsidR="00C867A6">
              <w:rPr>
                <w:color w:val="000000"/>
              </w:rPr>
              <w:t>3</w:t>
            </w: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rPr>
            </w:pPr>
            <w:r>
              <w:rPr>
                <w:color w:val="000000"/>
              </w:rPr>
              <w:t>Oracle Client</w:t>
            </w:r>
          </w:p>
        </w:tc>
        <w:tc>
          <w:tcPr>
            <w:tcW w:w="1969" w:type="dxa"/>
            <w:shd w:val="clear" w:color="auto" w:fill="auto"/>
          </w:tcPr>
          <w:p w:rsidR="000F4C3C" w:rsidRDefault="000F4C3C" w:rsidP="00A9698A">
            <w:pPr>
              <w:pStyle w:val="TableBody"/>
              <w:keepNext w:val="0"/>
              <w:keepLines w:val="0"/>
              <w:rPr>
                <w:color w:val="000000"/>
              </w:rPr>
            </w:pPr>
            <w:r w:rsidRPr="00822E81">
              <w:t>11.2.0.2</w:t>
            </w:r>
          </w:p>
        </w:tc>
        <w:tc>
          <w:tcPr>
            <w:tcW w:w="1549" w:type="dxa"/>
            <w:shd w:val="clear" w:color="auto" w:fill="auto"/>
          </w:tcPr>
          <w:p w:rsidR="000F4C3C" w:rsidRPr="00815F5A" w:rsidRDefault="000F4C3C" w:rsidP="00C867A6">
            <w:pPr>
              <w:pStyle w:val="TableBody"/>
              <w:keepNext w:val="0"/>
              <w:keepLines w:val="0"/>
            </w:pPr>
            <w:r w:rsidRPr="00822E81">
              <w:t>11.2.0.</w:t>
            </w:r>
            <w:r w:rsidR="00C867A6">
              <w:t>3</w:t>
            </w:r>
          </w:p>
        </w:tc>
        <w:tc>
          <w:tcPr>
            <w:tcW w:w="2837" w:type="dxa"/>
            <w:shd w:val="clear" w:color="auto" w:fill="auto"/>
          </w:tcPr>
          <w:p w:rsidR="000F4C3C" w:rsidRPr="00DE7AB0" w:rsidRDefault="000F4C3C" w:rsidP="00B7315B">
            <w:pPr>
              <w:pStyle w:val="TableBody"/>
              <w:keepNext w:val="0"/>
              <w:keepLines w:val="0"/>
              <w:rPr>
                <w:color w:val="000000"/>
              </w:rPr>
            </w:pP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lang w:val="nb-NO"/>
              </w:rPr>
            </w:pPr>
            <w:r>
              <w:rPr>
                <w:color w:val="000000"/>
                <w:lang w:val="nb-NO"/>
              </w:rPr>
              <w:t>OSS ASN.1</w:t>
            </w:r>
          </w:p>
        </w:tc>
        <w:tc>
          <w:tcPr>
            <w:tcW w:w="1969" w:type="dxa"/>
            <w:shd w:val="clear" w:color="auto" w:fill="auto"/>
          </w:tcPr>
          <w:p w:rsidR="000F4C3C" w:rsidRDefault="000F4C3C" w:rsidP="00A9698A">
            <w:pPr>
              <w:pStyle w:val="TableBody"/>
              <w:keepNext w:val="0"/>
              <w:keepLines w:val="0"/>
              <w:rPr>
                <w:color w:val="000000"/>
              </w:rPr>
            </w:pPr>
            <w:r>
              <w:rPr>
                <w:color w:val="000000"/>
              </w:rPr>
              <w:t>V8.2</w:t>
            </w:r>
          </w:p>
        </w:tc>
        <w:tc>
          <w:tcPr>
            <w:tcW w:w="1549" w:type="dxa"/>
            <w:shd w:val="clear" w:color="auto" w:fill="auto"/>
          </w:tcPr>
          <w:p w:rsidR="000F4C3C" w:rsidRPr="00DE7AB0" w:rsidRDefault="000F4C3C" w:rsidP="00B7315B">
            <w:pPr>
              <w:pStyle w:val="TableBody"/>
              <w:keepNext w:val="0"/>
              <w:keepLines w:val="0"/>
              <w:rPr>
                <w:color w:val="000000"/>
              </w:rPr>
            </w:pPr>
            <w:r>
              <w:rPr>
                <w:color w:val="000000"/>
              </w:rPr>
              <w:t>V8.2</w:t>
            </w:r>
          </w:p>
        </w:tc>
        <w:tc>
          <w:tcPr>
            <w:tcW w:w="2837" w:type="dxa"/>
            <w:shd w:val="clear" w:color="auto" w:fill="auto"/>
          </w:tcPr>
          <w:p w:rsidR="000F4C3C" w:rsidRPr="00DE7AB0" w:rsidRDefault="000F4C3C" w:rsidP="00B7315B">
            <w:pPr>
              <w:pStyle w:val="TableBody"/>
              <w:keepNext w:val="0"/>
              <w:keepLines w:val="0"/>
              <w:rPr>
                <w:color w:val="000000"/>
              </w:rPr>
            </w:pPr>
            <w:r w:rsidRPr="00354070">
              <w:rPr>
                <w:color w:val="000000"/>
              </w:rPr>
              <w:t>/opt/ossasn1/hpux-itanium-32bit.tgt/8.6.1</w:t>
            </w: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lang w:val="nb-NO"/>
              </w:rPr>
            </w:pPr>
            <w:r>
              <w:rPr>
                <w:color w:val="000000"/>
                <w:lang w:val="nb-NO"/>
              </w:rPr>
              <w:t>PowerBuilder</w:t>
            </w:r>
          </w:p>
        </w:tc>
        <w:tc>
          <w:tcPr>
            <w:tcW w:w="1969" w:type="dxa"/>
            <w:shd w:val="clear" w:color="auto" w:fill="auto"/>
          </w:tcPr>
          <w:p w:rsidR="000F4C3C" w:rsidRDefault="000F4C3C" w:rsidP="00A9698A">
            <w:pPr>
              <w:pStyle w:val="TableBody"/>
              <w:keepNext w:val="0"/>
              <w:keepLines w:val="0"/>
              <w:rPr>
                <w:color w:val="000000"/>
                <w:lang w:val="nb-NO"/>
              </w:rPr>
            </w:pPr>
            <w:r>
              <w:rPr>
                <w:color w:val="000000"/>
                <w:lang w:val="nb-NO"/>
              </w:rPr>
              <w:t>11.5</w:t>
            </w:r>
          </w:p>
        </w:tc>
        <w:tc>
          <w:tcPr>
            <w:tcW w:w="1549" w:type="dxa"/>
            <w:shd w:val="clear" w:color="auto" w:fill="auto"/>
          </w:tcPr>
          <w:p w:rsidR="000F4C3C" w:rsidRPr="00DE7AB0" w:rsidRDefault="000F4C3C" w:rsidP="00B7315B">
            <w:pPr>
              <w:pStyle w:val="TableBody"/>
              <w:keepNext w:val="0"/>
              <w:keepLines w:val="0"/>
              <w:rPr>
                <w:color w:val="000000"/>
                <w:lang w:val="nb-NO"/>
              </w:rPr>
            </w:pPr>
          </w:p>
        </w:tc>
        <w:tc>
          <w:tcPr>
            <w:tcW w:w="2837" w:type="dxa"/>
            <w:shd w:val="clear" w:color="auto" w:fill="auto"/>
          </w:tcPr>
          <w:p w:rsidR="000F4C3C" w:rsidRPr="00DE7AB0" w:rsidRDefault="000F4C3C" w:rsidP="00B7315B">
            <w:pPr>
              <w:pStyle w:val="TableBody"/>
              <w:keepNext w:val="0"/>
              <w:keepLines w:val="0"/>
              <w:rPr>
                <w:color w:val="000000"/>
              </w:rPr>
            </w:pPr>
          </w:p>
        </w:tc>
      </w:tr>
      <w:tr w:rsidR="000F4C3C" w:rsidRPr="00E85EA7" w:rsidTr="00C867A6">
        <w:trPr>
          <w:cantSplit/>
        </w:trPr>
        <w:tc>
          <w:tcPr>
            <w:tcW w:w="0" w:type="auto"/>
            <w:shd w:val="clear" w:color="auto" w:fill="auto"/>
          </w:tcPr>
          <w:p w:rsidR="000F4C3C" w:rsidRDefault="000F4C3C" w:rsidP="00B7315B">
            <w:pPr>
              <w:pStyle w:val="TableBody"/>
              <w:keepNext w:val="0"/>
              <w:keepLines w:val="0"/>
              <w:rPr>
                <w:color w:val="000000"/>
              </w:rPr>
            </w:pPr>
            <w:r>
              <w:rPr>
                <w:color w:val="000000"/>
              </w:rPr>
              <w:t>QuickSelect</w:t>
            </w:r>
          </w:p>
        </w:tc>
        <w:tc>
          <w:tcPr>
            <w:tcW w:w="1969" w:type="dxa"/>
            <w:shd w:val="clear" w:color="auto" w:fill="auto"/>
          </w:tcPr>
          <w:p w:rsidR="000F4C3C" w:rsidRDefault="000F4C3C" w:rsidP="00A9698A">
            <w:pPr>
              <w:pStyle w:val="TableBody"/>
              <w:keepNext w:val="0"/>
              <w:keepLines w:val="0"/>
              <w:rPr>
                <w:color w:val="000000"/>
              </w:rPr>
            </w:pPr>
            <w:r>
              <w:rPr>
                <w:color w:val="000000"/>
              </w:rPr>
              <w:t>1.9</w:t>
            </w:r>
          </w:p>
        </w:tc>
        <w:tc>
          <w:tcPr>
            <w:tcW w:w="1549" w:type="dxa"/>
            <w:shd w:val="clear" w:color="auto" w:fill="auto"/>
          </w:tcPr>
          <w:p w:rsidR="000F4C3C" w:rsidRPr="00DE7AB0" w:rsidRDefault="000F4C3C" w:rsidP="00B7315B">
            <w:pPr>
              <w:pStyle w:val="TableBody"/>
              <w:keepNext w:val="0"/>
              <w:keepLines w:val="0"/>
              <w:rPr>
                <w:color w:val="000000"/>
              </w:rPr>
            </w:pPr>
          </w:p>
        </w:tc>
        <w:tc>
          <w:tcPr>
            <w:tcW w:w="2837" w:type="dxa"/>
            <w:shd w:val="clear" w:color="auto" w:fill="auto"/>
          </w:tcPr>
          <w:p w:rsidR="000F4C3C" w:rsidRPr="00DE7AB0" w:rsidRDefault="000F4C3C" w:rsidP="00B7315B">
            <w:pPr>
              <w:pStyle w:val="TableBody"/>
              <w:keepNext w:val="0"/>
              <w:keepLines w:val="0"/>
              <w:rPr>
                <w:color w:val="000000"/>
              </w:rPr>
            </w:pPr>
            <w:r w:rsidRPr="00354070">
              <w:rPr>
                <w:color w:val="000000"/>
              </w:rPr>
              <w:t>/opt/qsel1.9_32bit</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rPr>
            </w:pPr>
            <w:r>
              <w:rPr>
                <w:color w:val="000000"/>
              </w:rPr>
              <w:t>SQL Net</w:t>
            </w:r>
          </w:p>
        </w:tc>
        <w:tc>
          <w:tcPr>
            <w:tcW w:w="1969" w:type="dxa"/>
            <w:shd w:val="clear" w:color="auto" w:fill="auto"/>
          </w:tcPr>
          <w:p w:rsidR="000F4C3C" w:rsidRDefault="00012FBE" w:rsidP="00A9698A">
            <w:pPr>
              <w:pStyle w:val="TableBody"/>
              <w:keepNext w:val="0"/>
              <w:keepLines w:val="0"/>
              <w:rPr>
                <w:color w:val="000000"/>
                <w:lang w:val="nb-NO"/>
              </w:rPr>
            </w:pPr>
            <w:r>
              <w:rPr>
                <w:color w:val="000000"/>
                <w:lang w:val="nb-NO"/>
              </w:rPr>
              <w:t>Net10.1 10</w:t>
            </w:r>
            <w:r w:rsidR="000F4C3C">
              <w:rPr>
                <w:color w:val="000000"/>
                <w:lang w:val="nb-NO"/>
              </w:rPr>
              <w:t>.2.0.3.0</w:t>
            </w:r>
          </w:p>
        </w:tc>
        <w:tc>
          <w:tcPr>
            <w:tcW w:w="1549" w:type="dxa"/>
            <w:shd w:val="clear" w:color="auto" w:fill="auto"/>
          </w:tcPr>
          <w:p w:rsidR="000F4C3C" w:rsidRPr="00DE7AB0" w:rsidRDefault="000F4C3C" w:rsidP="00B7315B">
            <w:pPr>
              <w:pStyle w:val="TableBody"/>
              <w:keepNext w:val="0"/>
              <w:keepLines w:val="0"/>
              <w:rPr>
                <w:color w:val="000000"/>
                <w:lang w:val="nb-NO"/>
              </w:rPr>
            </w:pPr>
          </w:p>
        </w:tc>
        <w:tc>
          <w:tcPr>
            <w:tcW w:w="2837" w:type="dxa"/>
            <w:shd w:val="clear" w:color="auto" w:fill="auto"/>
          </w:tcPr>
          <w:p w:rsidR="000F4C3C" w:rsidRPr="00DE7AB0" w:rsidRDefault="000F4C3C" w:rsidP="00B7315B">
            <w:pPr>
              <w:pStyle w:val="TableBody"/>
              <w:keepNext w:val="0"/>
              <w:keepLines w:val="0"/>
              <w:rPr>
                <w:color w:val="000000"/>
                <w:lang w:val="nb-NO"/>
              </w:rPr>
            </w:pP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nb-NO"/>
              </w:rPr>
            </w:pPr>
            <w:r>
              <w:rPr>
                <w:color w:val="000000"/>
                <w:lang w:val="nb-NO"/>
              </w:rPr>
              <w:t>SyncSort</w:t>
            </w:r>
          </w:p>
        </w:tc>
        <w:tc>
          <w:tcPr>
            <w:tcW w:w="1969" w:type="dxa"/>
            <w:shd w:val="clear" w:color="auto" w:fill="auto"/>
          </w:tcPr>
          <w:p w:rsidR="000F4C3C" w:rsidRDefault="000F4C3C" w:rsidP="00A9698A">
            <w:pPr>
              <w:pStyle w:val="TableBody"/>
              <w:keepNext w:val="0"/>
              <w:keepLines w:val="0"/>
              <w:rPr>
                <w:color w:val="000000"/>
                <w:lang w:val="fr-FR"/>
              </w:rPr>
            </w:pPr>
            <w:r>
              <w:rPr>
                <w:color w:val="000000"/>
                <w:lang w:val="fr-FR"/>
              </w:rPr>
              <w:t>3.15</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/opt/syncsort3.15</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Tuxedo</w:t>
            </w:r>
          </w:p>
        </w:tc>
        <w:tc>
          <w:tcPr>
            <w:tcW w:w="1969" w:type="dxa"/>
            <w:shd w:val="clear" w:color="auto" w:fill="auto"/>
          </w:tcPr>
          <w:p w:rsidR="000F4C3C" w:rsidRDefault="000F4C3C" w:rsidP="00A9698A">
            <w:pPr>
              <w:pStyle w:val="TableBody"/>
              <w:keepNext w:val="0"/>
              <w:keepLines w:val="0"/>
              <w:rPr>
                <w:color w:val="000000"/>
                <w:lang w:val="fr-FR"/>
              </w:rPr>
            </w:pPr>
            <w:r>
              <w:rPr>
                <w:color w:val="000000"/>
                <w:lang w:val="fr-FR"/>
              </w:rPr>
              <w:t>11g(10.3)</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/opt/tuxedo10.3</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OS</w:t>
            </w:r>
          </w:p>
        </w:tc>
        <w:tc>
          <w:tcPr>
            <w:tcW w:w="1969" w:type="dxa"/>
            <w:shd w:val="clear" w:color="auto" w:fill="auto"/>
          </w:tcPr>
          <w:p w:rsidR="000F4C3C" w:rsidRDefault="000F4C3C" w:rsidP="00A9698A">
            <w:pPr>
              <w:pStyle w:val="TableBody"/>
              <w:keepNext w:val="0"/>
              <w:keepLines w:val="0"/>
              <w:rPr>
                <w:color w:val="000000"/>
                <w:lang w:val="fr-FR"/>
              </w:rPr>
            </w:pPr>
            <w:r>
              <w:rPr>
                <w:color w:val="000000"/>
                <w:lang w:val="fr-FR"/>
              </w:rPr>
              <w:t>HP-UX B.11.31 U ia64</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Xerces</w:t>
            </w:r>
          </w:p>
        </w:tc>
        <w:tc>
          <w:tcPr>
            <w:tcW w:w="1969" w:type="dxa"/>
            <w:shd w:val="clear" w:color="auto" w:fill="auto"/>
          </w:tcPr>
          <w:p w:rsidR="000F4C3C" w:rsidRDefault="000F4C3C" w:rsidP="00A9698A">
            <w:pPr>
              <w:pStyle w:val="TableBody"/>
              <w:keepNext w:val="0"/>
              <w:keepLines w:val="0"/>
              <w:rPr>
                <w:color w:val="000000"/>
                <w:lang w:val="fr-FR"/>
              </w:rPr>
            </w:pPr>
            <w:r w:rsidRPr="00354070">
              <w:rPr>
                <w:color w:val="000000"/>
                <w:lang w:val="fr-FR"/>
              </w:rPr>
              <w:t>2_6_0</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DE7AB0" w:rsidRDefault="000F4C3C" w:rsidP="00B7315B">
            <w:pPr>
              <w:pStyle w:val="TableBody"/>
              <w:keepNext w:val="0"/>
              <w:keepLines w:val="0"/>
              <w:rPr>
                <w:color w:val="000000"/>
                <w:lang w:val="fr-FR"/>
              </w:rPr>
            </w:pPr>
            <w:r w:rsidRPr="00354070">
              <w:rPr>
                <w:color w:val="000000"/>
                <w:lang w:val="fr-FR"/>
              </w:rPr>
              <w:t>/local/xerces-c2_6_0_32b/</w:t>
            </w:r>
          </w:p>
        </w:tc>
      </w:tr>
      <w:tr w:rsidR="000F4C3C" w:rsidRPr="00210810" w:rsidTr="00C867A6">
        <w:trPr>
          <w:cantSplit/>
        </w:trPr>
        <w:tc>
          <w:tcPr>
            <w:tcW w:w="0" w:type="auto"/>
            <w:shd w:val="clear" w:color="auto" w:fill="auto"/>
          </w:tcPr>
          <w:p w:rsidR="000F4C3C" w:rsidRDefault="000F4C3C" w:rsidP="00B7315B">
            <w:pPr>
              <w:pStyle w:val="TableBody"/>
              <w:keepNext w:val="0"/>
              <w:keepLines w:val="0"/>
              <w:rPr>
                <w:color w:val="000000"/>
                <w:lang w:val="fr-FR"/>
              </w:rPr>
            </w:pPr>
            <w:r>
              <w:rPr>
                <w:color w:val="000000"/>
                <w:lang w:val="fr-FR"/>
              </w:rPr>
              <w:t>XML-Xalan</w:t>
            </w:r>
          </w:p>
        </w:tc>
        <w:tc>
          <w:tcPr>
            <w:tcW w:w="1969" w:type="dxa"/>
            <w:shd w:val="clear" w:color="auto" w:fill="auto"/>
          </w:tcPr>
          <w:p w:rsidR="000F4C3C" w:rsidRDefault="000F4C3C" w:rsidP="00A9698A">
            <w:pPr>
              <w:pStyle w:val="TableBody"/>
              <w:keepNext w:val="0"/>
              <w:keepLines w:val="0"/>
              <w:rPr>
                <w:color w:val="000000"/>
                <w:lang w:val="fr-FR"/>
              </w:rPr>
            </w:pPr>
            <w:r w:rsidRPr="00354070">
              <w:rPr>
                <w:color w:val="000000"/>
                <w:lang w:val="fr-FR"/>
              </w:rPr>
              <w:t>1_9_0</w:t>
            </w:r>
          </w:p>
        </w:tc>
        <w:tc>
          <w:tcPr>
            <w:tcW w:w="1549" w:type="dxa"/>
            <w:shd w:val="clear" w:color="auto" w:fill="auto"/>
          </w:tcPr>
          <w:p w:rsidR="000F4C3C" w:rsidRPr="00DE7AB0" w:rsidRDefault="000F4C3C" w:rsidP="00B7315B">
            <w:pPr>
              <w:pStyle w:val="TableBody"/>
              <w:keepNext w:val="0"/>
              <w:keepLines w:val="0"/>
              <w:rPr>
                <w:color w:val="000000"/>
                <w:lang w:val="fr-FR"/>
              </w:rPr>
            </w:pPr>
          </w:p>
        </w:tc>
        <w:tc>
          <w:tcPr>
            <w:tcW w:w="2837" w:type="dxa"/>
            <w:shd w:val="clear" w:color="auto" w:fill="auto"/>
          </w:tcPr>
          <w:p w:rsidR="000F4C3C" w:rsidRPr="00FC5C49" w:rsidRDefault="000F4C3C" w:rsidP="00B7315B">
            <w:pPr>
              <w:pStyle w:val="TableBody"/>
              <w:keepNext w:val="0"/>
              <w:keepLines w:val="0"/>
              <w:rPr>
                <w:color w:val="000000"/>
              </w:rPr>
            </w:pPr>
            <w:r w:rsidRPr="00FC5C49">
              <w:rPr>
                <w:color w:val="000000"/>
              </w:rPr>
              <w:t>/local/xml-xalan-c1_9_0_32b</w:t>
            </w:r>
          </w:p>
        </w:tc>
      </w:tr>
    </w:tbl>
    <w:p w:rsidR="00B7315B" w:rsidRPr="00D2217B" w:rsidRDefault="00B7315B" w:rsidP="00B7315B">
      <w:pPr>
        <w:pStyle w:val="BodyText"/>
      </w:pPr>
    </w:p>
    <w:p w:rsidR="00B7315B" w:rsidRDefault="00B7315B" w:rsidP="00B7315B">
      <w:pPr>
        <w:pStyle w:val="BodyText"/>
        <w:keepNext/>
        <w:rPr>
          <w:b/>
          <w:bCs/>
        </w:rPr>
      </w:pPr>
      <w:r w:rsidRPr="00210810">
        <w:rPr>
          <w:b/>
          <w:bCs/>
          <w:lang w:val="fr-FR"/>
        </w:rPr>
        <w:t xml:space="preserve">GNU/Public </w:t>
      </w:r>
      <w:r w:rsidRPr="00806C99">
        <w:rPr>
          <w:b/>
          <w:bCs/>
        </w:rPr>
        <w:t>Doma</w:t>
      </w:r>
      <w:r w:rsidRPr="00E85EA7">
        <w:rPr>
          <w:b/>
          <w:bCs/>
        </w:rPr>
        <w:t>in SW</w:t>
      </w:r>
    </w:p>
    <w:tbl>
      <w:tblPr>
        <w:tblW w:w="0" w:type="auto"/>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1"/>
        <w:gridCol w:w="1877"/>
        <w:gridCol w:w="1297"/>
        <w:gridCol w:w="2144"/>
      </w:tblGrid>
      <w:tr w:rsidR="00B7315B" w:rsidRPr="00E85EA7" w:rsidTr="00B7315B">
        <w:trPr>
          <w:cantSplit/>
          <w:tblHeader/>
        </w:trPr>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0" w:type="auto"/>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873615" w:rsidRPr="00E85EA7" w:rsidTr="00B7315B">
        <w:trPr>
          <w:cantSplit/>
        </w:trPr>
        <w:tc>
          <w:tcPr>
            <w:tcW w:w="0" w:type="auto"/>
            <w:tcBorders>
              <w:top w:val="single" w:sz="12" w:space="0" w:color="auto"/>
            </w:tcBorders>
            <w:shd w:val="clear" w:color="auto" w:fill="auto"/>
          </w:tcPr>
          <w:p w:rsidR="00873615" w:rsidRDefault="00873615" w:rsidP="00B7315B">
            <w:pPr>
              <w:pStyle w:val="TableBody"/>
              <w:rPr>
                <w:color w:val="000000"/>
              </w:rPr>
            </w:pPr>
            <w:r>
              <w:rPr>
                <w:color w:val="000000"/>
              </w:rPr>
              <w:t>tcsh</w:t>
            </w:r>
          </w:p>
        </w:tc>
        <w:tc>
          <w:tcPr>
            <w:tcW w:w="0" w:type="auto"/>
            <w:tcBorders>
              <w:top w:val="single" w:sz="12" w:space="0" w:color="auto"/>
            </w:tcBorders>
            <w:shd w:val="clear" w:color="auto" w:fill="auto"/>
          </w:tcPr>
          <w:p w:rsidR="00873615" w:rsidRDefault="00873615" w:rsidP="00A9698A">
            <w:pPr>
              <w:pStyle w:val="TableBody"/>
              <w:rPr>
                <w:color w:val="000000"/>
              </w:rPr>
            </w:pPr>
            <w:r>
              <w:rPr>
                <w:color w:val="000000"/>
              </w:rPr>
              <w:t>6.14.00 (Astron)</w:t>
            </w:r>
          </w:p>
        </w:tc>
        <w:tc>
          <w:tcPr>
            <w:tcW w:w="0" w:type="auto"/>
            <w:tcBorders>
              <w:top w:val="single" w:sz="12" w:space="0" w:color="auto"/>
            </w:tcBorders>
            <w:shd w:val="clear" w:color="auto" w:fill="auto"/>
          </w:tcPr>
          <w:p w:rsidR="00873615" w:rsidRPr="00DE7AB0" w:rsidRDefault="00873615" w:rsidP="00B7315B">
            <w:pPr>
              <w:pStyle w:val="TableBody"/>
              <w:rPr>
                <w:color w:val="000000"/>
              </w:rPr>
            </w:pPr>
          </w:p>
        </w:tc>
        <w:tc>
          <w:tcPr>
            <w:tcW w:w="0" w:type="auto"/>
            <w:tcBorders>
              <w:top w:val="single" w:sz="12" w:space="0" w:color="auto"/>
            </w:tcBorders>
            <w:shd w:val="clear" w:color="auto" w:fill="auto"/>
          </w:tcPr>
          <w:p w:rsidR="00873615" w:rsidRPr="00DE7AB0" w:rsidRDefault="00873615" w:rsidP="00B7315B">
            <w:pPr>
              <w:pStyle w:val="TableBody"/>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gzip/gunzip</w:t>
            </w:r>
          </w:p>
        </w:tc>
        <w:tc>
          <w:tcPr>
            <w:tcW w:w="0" w:type="auto"/>
            <w:shd w:val="clear" w:color="auto" w:fill="auto"/>
          </w:tcPr>
          <w:p w:rsidR="00873615" w:rsidRDefault="00873615" w:rsidP="00A9698A">
            <w:pPr>
              <w:pStyle w:val="TableBody"/>
              <w:keepNext w:val="0"/>
              <w:keepLines w:val="0"/>
              <w:rPr>
                <w:color w:val="000000"/>
              </w:rPr>
            </w:pPr>
            <w:r>
              <w:rPr>
                <w:color w:val="000000"/>
              </w:rPr>
              <w:t>1.3.3</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gmake</w:t>
            </w:r>
          </w:p>
        </w:tc>
        <w:tc>
          <w:tcPr>
            <w:tcW w:w="0" w:type="auto"/>
            <w:shd w:val="clear" w:color="auto" w:fill="auto"/>
          </w:tcPr>
          <w:p w:rsidR="00873615" w:rsidRDefault="00873615" w:rsidP="00A9698A">
            <w:pPr>
              <w:pStyle w:val="TableBody"/>
              <w:keepNext w:val="0"/>
              <w:keepLines w:val="0"/>
              <w:rPr>
                <w:color w:val="000000"/>
              </w:rPr>
            </w:pPr>
            <w:r>
              <w:rPr>
                <w:color w:val="000000"/>
              </w:rPr>
              <w:t>3.80</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gdiff</w:t>
            </w:r>
          </w:p>
        </w:tc>
        <w:tc>
          <w:tcPr>
            <w:tcW w:w="0" w:type="auto"/>
            <w:shd w:val="clear" w:color="auto" w:fill="auto"/>
          </w:tcPr>
          <w:p w:rsidR="00873615" w:rsidRDefault="00873615" w:rsidP="00A9698A">
            <w:pPr>
              <w:pStyle w:val="TableBody"/>
              <w:keepNext w:val="0"/>
              <w:keepLines w:val="0"/>
              <w:rPr>
                <w:color w:val="000000"/>
              </w:rPr>
            </w:pPr>
            <w:r>
              <w:rPr>
                <w:color w:val="000000"/>
              </w:rPr>
              <w:t>2.7</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gfind</w:t>
            </w:r>
          </w:p>
        </w:tc>
        <w:tc>
          <w:tcPr>
            <w:tcW w:w="0" w:type="auto"/>
            <w:shd w:val="clear" w:color="auto" w:fill="auto"/>
          </w:tcPr>
          <w:p w:rsidR="00873615" w:rsidRDefault="00873615" w:rsidP="00A9698A">
            <w:pPr>
              <w:pStyle w:val="TableBody"/>
              <w:keepNext w:val="0"/>
              <w:keepLines w:val="0"/>
              <w:rPr>
                <w:color w:val="000000"/>
              </w:rPr>
            </w:pPr>
            <w:r>
              <w:rPr>
                <w:color w:val="000000"/>
              </w:rPr>
              <w:t>3.8</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perl</w:t>
            </w:r>
          </w:p>
        </w:tc>
        <w:tc>
          <w:tcPr>
            <w:tcW w:w="0" w:type="auto"/>
            <w:shd w:val="clear" w:color="auto" w:fill="auto"/>
          </w:tcPr>
          <w:p w:rsidR="00873615" w:rsidRDefault="00873615" w:rsidP="00A9698A">
            <w:pPr>
              <w:pStyle w:val="TableBody"/>
              <w:keepNext w:val="0"/>
              <w:keepLines w:val="0"/>
              <w:rPr>
                <w:color w:val="000000"/>
              </w:rPr>
            </w:pPr>
            <w:r>
              <w:rPr>
                <w:color w:val="000000"/>
              </w:rPr>
              <w:t xml:space="preserve">5.8.8 </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0F4C3C" w:rsidRPr="00E85EA7" w:rsidTr="00B7315B">
        <w:trPr>
          <w:cantSplit/>
        </w:trPr>
        <w:tc>
          <w:tcPr>
            <w:tcW w:w="0" w:type="auto"/>
            <w:shd w:val="clear" w:color="auto" w:fill="auto"/>
          </w:tcPr>
          <w:p w:rsidR="000F4C3C" w:rsidRDefault="000F4C3C" w:rsidP="00B7315B">
            <w:pPr>
              <w:pStyle w:val="TableBody"/>
              <w:keepNext w:val="0"/>
              <w:keepLines w:val="0"/>
              <w:rPr>
                <w:color w:val="000000"/>
              </w:rPr>
            </w:pPr>
            <w:r>
              <w:rPr>
                <w:color w:val="000000"/>
              </w:rPr>
              <w:t>emacs</w:t>
            </w:r>
          </w:p>
        </w:tc>
        <w:tc>
          <w:tcPr>
            <w:tcW w:w="0" w:type="auto"/>
            <w:shd w:val="clear" w:color="auto" w:fill="auto"/>
          </w:tcPr>
          <w:p w:rsidR="000F4C3C" w:rsidRDefault="000F4C3C" w:rsidP="00A9698A">
            <w:pPr>
              <w:pStyle w:val="TableBody"/>
              <w:keepNext w:val="0"/>
              <w:keepLines w:val="0"/>
              <w:rPr>
                <w:color w:val="000000"/>
              </w:rPr>
            </w:pPr>
            <w:r>
              <w:rPr>
                <w:color w:val="000000"/>
              </w:rPr>
              <w:t>21.3</w:t>
            </w:r>
          </w:p>
        </w:tc>
        <w:tc>
          <w:tcPr>
            <w:tcW w:w="0" w:type="auto"/>
            <w:shd w:val="clear" w:color="auto" w:fill="auto"/>
          </w:tcPr>
          <w:p w:rsidR="000F4C3C" w:rsidRPr="00DE7AB0" w:rsidRDefault="000F4C3C" w:rsidP="00B7315B">
            <w:pPr>
              <w:pStyle w:val="TableBody"/>
              <w:keepNext w:val="0"/>
              <w:keepLines w:val="0"/>
              <w:rPr>
                <w:color w:val="000000"/>
              </w:rPr>
            </w:pPr>
          </w:p>
        </w:tc>
        <w:tc>
          <w:tcPr>
            <w:tcW w:w="0" w:type="auto"/>
            <w:shd w:val="clear" w:color="auto" w:fill="auto"/>
          </w:tcPr>
          <w:p w:rsidR="000F4C3C" w:rsidRPr="00DE7AB0" w:rsidRDefault="000F4C3C"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xemacs</w:t>
            </w:r>
          </w:p>
        </w:tc>
        <w:tc>
          <w:tcPr>
            <w:tcW w:w="0" w:type="auto"/>
            <w:shd w:val="clear" w:color="auto" w:fill="auto"/>
          </w:tcPr>
          <w:p w:rsidR="00873615" w:rsidRDefault="00873615" w:rsidP="00A9698A">
            <w:pPr>
              <w:pStyle w:val="TableBody"/>
              <w:keepNext w:val="0"/>
              <w:keepLines w:val="0"/>
              <w:rPr>
                <w:color w:val="000000"/>
              </w:rPr>
            </w:pPr>
            <w:r>
              <w:rPr>
                <w:color w:val="000000"/>
              </w:rPr>
              <w:t>19.13/21.1</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354070" w:rsidP="00B7315B">
            <w:pPr>
              <w:pStyle w:val="TableBody"/>
              <w:keepNext w:val="0"/>
              <w:keepLines w:val="0"/>
              <w:rPr>
                <w:color w:val="000000"/>
              </w:rPr>
            </w:pPr>
            <w:r w:rsidRPr="00354070">
              <w:rPr>
                <w:color w:val="000000"/>
              </w:rPr>
              <w:t>/local/bin/xemacs-19.13</w:t>
            </w: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flex</w:t>
            </w:r>
          </w:p>
        </w:tc>
        <w:tc>
          <w:tcPr>
            <w:tcW w:w="0" w:type="auto"/>
            <w:shd w:val="clear" w:color="auto" w:fill="auto"/>
          </w:tcPr>
          <w:p w:rsidR="00873615" w:rsidRDefault="00873615" w:rsidP="00A9698A">
            <w:pPr>
              <w:pStyle w:val="TableBody"/>
              <w:keepNext w:val="0"/>
              <w:keepLines w:val="0"/>
              <w:rPr>
                <w:color w:val="000000"/>
              </w:rPr>
            </w:pPr>
            <w:r>
              <w:rPr>
                <w:color w:val="000000"/>
              </w:rPr>
              <w:t>2.5.4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354070" w:rsidP="00B7315B">
            <w:pPr>
              <w:pStyle w:val="TableBody"/>
              <w:keepNext w:val="0"/>
              <w:keepLines w:val="0"/>
              <w:rPr>
                <w:color w:val="000000"/>
              </w:rPr>
            </w:pPr>
            <w:r w:rsidRPr="00354070">
              <w:rPr>
                <w:color w:val="000000"/>
              </w:rPr>
              <w:t>/local/bin/flex2.5.4</w:t>
            </w: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Tk</w:t>
            </w:r>
          </w:p>
        </w:tc>
        <w:tc>
          <w:tcPr>
            <w:tcW w:w="0" w:type="auto"/>
            <w:shd w:val="clear" w:color="auto" w:fill="auto"/>
          </w:tcPr>
          <w:p w:rsidR="00873615" w:rsidRDefault="00873615" w:rsidP="00A9698A">
            <w:pPr>
              <w:pStyle w:val="TableBody"/>
              <w:keepNext w:val="0"/>
              <w:keepLines w:val="0"/>
              <w:rPr>
                <w:color w:val="000000"/>
              </w:rPr>
            </w:pPr>
            <w:r>
              <w:rPr>
                <w:color w:val="000000"/>
              </w:rPr>
              <w:t>4.2</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Height w:val="215"/>
        </w:trPr>
        <w:tc>
          <w:tcPr>
            <w:tcW w:w="0" w:type="auto"/>
            <w:shd w:val="clear" w:color="auto" w:fill="auto"/>
          </w:tcPr>
          <w:p w:rsidR="00873615" w:rsidRDefault="00873615" w:rsidP="00B7315B">
            <w:pPr>
              <w:pStyle w:val="TableBody"/>
              <w:keepNext w:val="0"/>
              <w:keepLines w:val="0"/>
              <w:rPr>
                <w:color w:val="000000"/>
              </w:rPr>
            </w:pPr>
            <w:r>
              <w:rPr>
                <w:color w:val="000000"/>
              </w:rPr>
              <w:t>tcl</w:t>
            </w:r>
          </w:p>
        </w:tc>
        <w:tc>
          <w:tcPr>
            <w:tcW w:w="0" w:type="auto"/>
            <w:shd w:val="clear" w:color="auto" w:fill="auto"/>
          </w:tcPr>
          <w:p w:rsidR="00873615" w:rsidRDefault="00873615" w:rsidP="00A9698A">
            <w:pPr>
              <w:pStyle w:val="TableBody"/>
              <w:keepNext w:val="0"/>
              <w:keepLines w:val="0"/>
              <w:rPr>
                <w:color w:val="000000"/>
              </w:rPr>
            </w:pPr>
            <w:r>
              <w:rPr>
                <w:color w:val="000000"/>
              </w:rPr>
              <w:t>8.4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gtar</w:t>
            </w:r>
          </w:p>
        </w:tc>
        <w:tc>
          <w:tcPr>
            <w:tcW w:w="0" w:type="auto"/>
            <w:shd w:val="clear" w:color="auto" w:fill="auto"/>
          </w:tcPr>
          <w:p w:rsidR="00873615" w:rsidRDefault="00873615" w:rsidP="00A9698A">
            <w:pPr>
              <w:pStyle w:val="TableBody"/>
              <w:keepNext w:val="0"/>
              <w:keepLines w:val="0"/>
              <w:rPr>
                <w:color w:val="000000"/>
              </w:rPr>
            </w:pPr>
            <w:r>
              <w:rPr>
                <w:color w:val="000000"/>
              </w:rPr>
              <w:t>1.14</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less</w:t>
            </w:r>
          </w:p>
        </w:tc>
        <w:tc>
          <w:tcPr>
            <w:tcW w:w="0" w:type="auto"/>
            <w:shd w:val="clear" w:color="auto" w:fill="auto"/>
          </w:tcPr>
          <w:p w:rsidR="00873615" w:rsidRDefault="00873615" w:rsidP="00A9698A">
            <w:pPr>
              <w:pStyle w:val="TableBody"/>
              <w:keepNext w:val="0"/>
              <w:keepLines w:val="0"/>
              <w:rPr>
                <w:color w:val="000000"/>
              </w:rPr>
            </w:pPr>
            <w:r>
              <w:rPr>
                <w:color w:val="000000"/>
              </w:rPr>
              <w:t>416</w:t>
            </w:r>
          </w:p>
        </w:tc>
        <w:tc>
          <w:tcPr>
            <w:tcW w:w="0" w:type="auto"/>
            <w:shd w:val="clear" w:color="auto" w:fill="auto"/>
          </w:tcPr>
          <w:p w:rsidR="00873615" w:rsidRPr="00DE7AB0" w:rsidRDefault="00873615" w:rsidP="00B7315B">
            <w:pPr>
              <w:pStyle w:val="TableBody"/>
              <w:keepNext w:val="0"/>
              <w:keepLines w:val="0"/>
              <w:rPr>
                <w:color w:val="000000"/>
              </w:rPr>
            </w:pPr>
          </w:p>
        </w:tc>
        <w:tc>
          <w:tcPr>
            <w:tcW w:w="0" w:type="auto"/>
            <w:shd w:val="clear" w:color="auto" w:fill="auto"/>
          </w:tcPr>
          <w:p w:rsidR="00873615" w:rsidRPr="00DE7AB0"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Itk</w:t>
            </w:r>
          </w:p>
        </w:tc>
        <w:tc>
          <w:tcPr>
            <w:tcW w:w="0" w:type="auto"/>
            <w:shd w:val="clear" w:color="auto" w:fill="auto"/>
          </w:tcPr>
          <w:p w:rsidR="00873615" w:rsidRDefault="00873615" w:rsidP="00A9698A">
            <w:pPr>
              <w:pStyle w:val="TableBody"/>
              <w:keepNext w:val="0"/>
              <w:keepLines w:val="0"/>
              <w:rPr>
                <w:color w:val="000000"/>
              </w:rPr>
            </w:pPr>
            <w:r>
              <w:rPr>
                <w:color w:val="000000"/>
              </w:rPr>
              <w:t>2.2</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Itcl</w:t>
            </w:r>
          </w:p>
        </w:tc>
        <w:tc>
          <w:tcPr>
            <w:tcW w:w="0" w:type="auto"/>
            <w:shd w:val="clear" w:color="auto" w:fill="auto"/>
          </w:tcPr>
          <w:p w:rsidR="00873615" w:rsidRDefault="00873615" w:rsidP="00A9698A">
            <w:pPr>
              <w:pStyle w:val="TableBody"/>
              <w:keepNext w:val="0"/>
              <w:keepLines w:val="0"/>
              <w:rPr>
                <w:color w:val="000000"/>
              </w:rPr>
            </w:pPr>
            <w:r>
              <w:rPr>
                <w:color w:val="000000"/>
              </w:rPr>
              <w:t>2.2</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ghostview</w:t>
            </w:r>
          </w:p>
        </w:tc>
        <w:tc>
          <w:tcPr>
            <w:tcW w:w="0" w:type="auto"/>
            <w:shd w:val="clear" w:color="auto" w:fill="auto"/>
          </w:tcPr>
          <w:p w:rsidR="00873615" w:rsidRDefault="00873615" w:rsidP="00A9698A">
            <w:pPr>
              <w:pStyle w:val="TableBody"/>
              <w:keepNext w:val="0"/>
              <w:keepLines w:val="0"/>
              <w:rPr>
                <w:color w:val="000000"/>
              </w:rPr>
            </w:pPr>
            <w:r>
              <w:rPr>
                <w:color w:val="000000"/>
              </w:rPr>
              <w:t>1.5</w:t>
            </w:r>
          </w:p>
        </w:tc>
        <w:tc>
          <w:tcPr>
            <w:tcW w:w="0" w:type="auto"/>
            <w:shd w:val="clear" w:color="auto" w:fill="auto"/>
          </w:tcPr>
          <w:p w:rsidR="00873615" w:rsidRPr="00E85EA7" w:rsidRDefault="00873615" w:rsidP="00B7315B">
            <w:pPr>
              <w:pStyle w:val="TableBody"/>
              <w:keepNext w:val="0"/>
              <w:keepLines w:val="0"/>
              <w:rPr>
                <w:color w:val="000000"/>
              </w:rPr>
            </w:pPr>
          </w:p>
        </w:tc>
        <w:tc>
          <w:tcPr>
            <w:tcW w:w="0" w:type="auto"/>
            <w:shd w:val="clear" w:color="auto" w:fill="auto"/>
          </w:tcPr>
          <w:p w:rsidR="00873615" w:rsidRPr="00E85EA7" w:rsidRDefault="00873615" w:rsidP="00B7315B">
            <w:pPr>
              <w:pStyle w:val="TableBody"/>
              <w:keepNext w:val="0"/>
              <w:keepLines w:val="0"/>
              <w:rPr>
                <w:color w:val="000000"/>
              </w:rPr>
            </w:pPr>
          </w:p>
        </w:tc>
      </w:tr>
      <w:tr w:rsidR="00873615" w:rsidRPr="00E85EA7" w:rsidTr="00B7315B">
        <w:trPr>
          <w:cantSplit/>
        </w:trPr>
        <w:tc>
          <w:tcPr>
            <w:tcW w:w="0" w:type="auto"/>
            <w:shd w:val="clear" w:color="auto" w:fill="auto"/>
          </w:tcPr>
          <w:p w:rsidR="00873615" w:rsidRDefault="00873615" w:rsidP="00B7315B">
            <w:pPr>
              <w:pStyle w:val="TableBody"/>
              <w:keepNext w:val="0"/>
              <w:keepLines w:val="0"/>
              <w:rPr>
                <w:color w:val="000000"/>
              </w:rPr>
            </w:pPr>
            <w:r>
              <w:rPr>
                <w:color w:val="000000"/>
              </w:rPr>
              <w:t>wish</w:t>
            </w:r>
          </w:p>
        </w:tc>
        <w:tc>
          <w:tcPr>
            <w:tcW w:w="0" w:type="auto"/>
            <w:shd w:val="clear" w:color="auto" w:fill="auto"/>
          </w:tcPr>
          <w:p w:rsidR="00873615" w:rsidRDefault="00873615" w:rsidP="00B7315B">
            <w:pPr>
              <w:pStyle w:val="TableBody"/>
              <w:keepNext w:val="0"/>
              <w:keepLines w:val="0"/>
              <w:rPr>
                <w:color w:val="000000"/>
              </w:rPr>
            </w:pPr>
            <w:r>
              <w:rPr>
                <w:color w:val="000000"/>
              </w:rPr>
              <w:t>4.2</w:t>
            </w:r>
          </w:p>
        </w:tc>
        <w:tc>
          <w:tcPr>
            <w:tcW w:w="0" w:type="auto"/>
            <w:shd w:val="clear" w:color="auto" w:fill="auto"/>
          </w:tcPr>
          <w:p w:rsidR="00873615" w:rsidRPr="009A11B0" w:rsidRDefault="00873615" w:rsidP="00B7315B">
            <w:pPr>
              <w:pStyle w:val="TableBody"/>
              <w:keepNext w:val="0"/>
              <w:keepLines w:val="0"/>
              <w:rPr>
                <w:color w:val="000000"/>
              </w:rPr>
            </w:pPr>
          </w:p>
        </w:tc>
        <w:tc>
          <w:tcPr>
            <w:tcW w:w="0" w:type="auto"/>
            <w:shd w:val="clear" w:color="auto" w:fill="auto"/>
          </w:tcPr>
          <w:p w:rsidR="00873615" w:rsidRPr="00985B8F" w:rsidRDefault="00873615" w:rsidP="00B7315B">
            <w:pPr>
              <w:pStyle w:val="TableBody"/>
              <w:keepNext w:val="0"/>
              <w:keepLines w:val="0"/>
              <w:rPr>
                <w:color w:val="000000"/>
                <w:highlight w:val="red"/>
              </w:rPr>
            </w:pPr>
          </w:p>
        </w:tc>
      </w:tr>
    </w:tbl>
    <w:p w:rsidR="00B7315B" w:rsidRDefault="00157306" w:rsidP="00157306">
      <w:pPr>
        <w:pStyle w:val="BodyText"/>
        <w:ind w:left="0" w:firstLine="720"/>
      </w:pPr>
      <w:r>
        <w:t>Kernel Parameters change:</w:t>
      </w:r>
    </w:p>
    <w:p w:rsidR="004753C2" w:rsidRPr="00334249" w:rsidRDefault="004753C2" w:rsidP="004753C2">
      <w:pPr>
        <w:pStyle w:val="BodyText"/>
      </w:pPr>
      <w:r>
        <w:t>N/A</w:t>
      </w:r>
    </w:p>
    <w:p w:rsidR="00157306" w:rsidRPr="00B7315B" w:rsidRDefault="00157306" w:rsidP="00157306">
      <w:pPr>
        <w:pStyle w:val="BodyText"/>
        <w:ind w:left="720"/>
      </w:pPr>
    </w:p>
    <w:p w:rsidR="00DE6451" w:rsidRDefault="00DE6451" w:rsidP="00F96918">
      <w:pPr>
        <w:pStyle w:val="Heading2"/>
      </w:pPr>
      <w:bookmarkStart w:id="1446" w:name="_Toc166231360"/>
      <w:bookmarkStart w:id="1447" w:name="_Toc166231440"/>
      <w:bookmarkStart w:id="1448" w:name="_Toc166231520"/>
      <w:bookmarkStart w:id="1449" w:name="_Toc166231655"/>
      <w:bookmarkStart w:id="1450" w:name="_Toc166232091"/>
      <w:bookmarkStart w:id="1451" w:name="_Toc166233137"/>
      <w:bookmarkStart w:id="1452" w:name="_Toc196208418"/>
      <w:bookmarkStart w:id="1453" w:name="_Toc108756938"/>
      <w:bookmarkStart w:id="1454" w:name="_Toc108852831"/>
      <w:bookmarkStart w:id="1455" w:name="_Toc196208419"/>
      <w:bookmarkStart w:id="1456" w:name="_Toc243101228"/>
      <w:bookmarkStart w:id="1457" w:name="_Toc300233477"/>
      <w:bookmarkStart w:id="1458" w:name="_Toc367095528"/>
      <w:bookmarkStart w:id="1459" w:name="_Toc496499479"/>
      <w:bookmarkStart w:id="1460" w:name="_Toc499003136"/>
      <w:bookmarkEnd w:id="1446"/>
      <w:bookmarkEnd w:id="1447"/>
      <w:bookmarkEnd w:id="1448"/>
      <w:bookmarkEnd w:id="1449"/>
      <w:bookmarkEnd w:id="1450"/>
      <w:bookmarkEnd w:id="1451"/>
      <w:bookmarkEnd w:id="1452"/>
      <w:r w:rsidRPr="008A1DD8">
        <w:t>Amdocs Tools</w:t>
      </w:r>
      <w:bookmarkEnd w:id="1453"/>
      <w:bookmarkEnd w:id="1454"/>
      <w:bookmarkEnd w:id="1455"/>
      <w:bookmarkEnd w:id="1456"/>
      <w:bookmarkEnd w:id="1457"/>
      <w:bookmarkEnd w:id="1458"/>
    </w:p>
    <w:p w:rsidR="00B7315B" w:rsidRDefault="00B7315B" w:rsidP="00B7315B">
      <w:pPr>
        <w:pStyle w:val="BodyText"/>
      </w:pPr>
    </w:p>
    <w:tbl>
      <w:tblPr>
        <w:tblW w:w="702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2654"/>
        <w:gridCol w:w="1396"/>
        <w:gridCol w:w="1260"/>
      </w:tblGrid>
      <w:tr w:rsidR="00B7315B" w:rsidRPr="00E85EA7" w:rsidTr="00B7315B">
        <w:trPr>
          <w:cantSplit/>
          <w:tblHeader/>
        </w:trPr>
        <w:tc>
          <w:tcPr>
            <w:tcW w:w="1710" w:type="dxa"/>
            <w:tcBorders>
              <w:bottom w:val="single" w:sz="12" w:space="0" w:color="auto"/>
            </w:tcBorders>
            <w:shd w:val="clear" w:color="auto" w:fill="auto"/>
            <w:vAlign w:val="bottom"/>
          </w:tcPr>
          <w:p w:rsidR="00B7315B" w:rsidRPr="00E85EA7" w:rsidRDefault="00B7315B" w:rsidP="00B7315B">
            <w:pPr>
              <w:pStyle w:val="TableHeader"/>
            </w:pPr>
            <w:r w:rsidRPr="00E85EA7">
              <w:t>Item Name</w:t>
            </w:r>
          </w:p>
        </w:tc>
        <w:tc>
          <w:tcPr>
            <w:tcW w:w="2654" w:type="dxa"/>
            <w:tcBorders>
              <w:bottom w:val="single" w:sz="12" w:space="0" w:color="auto"/>
            </w:tcBorders>
            <w:shd w:val="clear" w:color="auto" w:fill="auto"/>
            <w:vAlign w:val="bottom"/>
          </w:tcPr>
          <w:p w:rsidR="00B7315B" w:rsidRPr="00E85EA7" w:rsidRDefault="00B7315B" w:rsidP="00B7315B">
            <w:pPr>
              <w:pStyle w:val="TableHeader"/>
            </w:pPr>
            <w:r w:rsidRPr="00E85EA7">
              <w:t>Production Version</w:t>
            </w:r>
          </w:p>
        </w:tc>
        <w:tc>
          <w:tcPr>
            <w:tcW w:w="1396" w:type="dxa"/>
            <w:tcBorders>
              <w:bottom w:val="single" w:sz="12" w:space="0" w:color="auto"/>
            </w:tcBorders>
            <w:shd w:val="clear" w:color="auto" w:fill="auto"/>
            <w:vAlign w:val="bottom"/>
          </w:tcPr>
          <w:p w:rsidR="00B7315B" w:rsidRPr="00E85EA7" w:rsidRDefault="00B7315B" w:rsidP="00B7315B">
            <w:pPr>
              <w:pStyle w:val="TableHeader"/>
            </w:pPr>
            <w:r w:rsidRPr="00E85EA7">
              <w:t>New Version</w:t>
            </w:r>
          </w:p>
        </w:tc>
        <w:tc>
          <w:tcPr>
            <w:tcW w:w="1260" w:type="dxa"/>
            <w:tcBorders>
              <w:bottom w:val="single" w:sz="12" w:space="0" w:color="auto"/>
            </w:tcBorders>
            <w:shd w:val="clear" w:color="auto" w:fill="auto"/>
            <w:vAlign w:val="bottom"/>
          </w:tcPr>
          <w:p w:rsidR="00B7315B" w:rsidRPr="00E85EA7" w:rsidRDefault="00B7315B" w:rsidP="00B7315B">
            <w:pPr>
              <w:pStyle w:val="TableHeader"/>
            </w:pPr>
            <w:r w:rsidRPr="00E85EA7">
              <w:t>Comments</w:t>
            </w:r>
          </w:p>
        </w:tc>
      </w:tr>
      <w:tr w:rsidR="00B7315B" w:rsidRPr="00181923" w:rsidTr="00B7315B">
        <w:trPr>
          <w:cantSplit/>
        </w:trPr>
        <w:tc>
          <w:tcPr>
            <w:tcW w:w="1710" w:type="dxa"/>
            <w:tcBorders>
              <w:top w:val="single" w:sz="12" w:space="0" w:color="auto"/>
            </w:tcBorders>
            <w:shd w:val="clear" w:color="auto" w:fill="auto"/>
          </w:tcPr>
          <w:p w:rsidR="00B7315B" w:rsidRDefault="00B7315B" w:rsidP="00B7315B">
            <w:pPr>
              <w:pStyle w:val="TableBody"/>
              <w:keepNext w:val="0"/>
              <w:keepLines w:val="0"/>
            </w:pPr>
            <w:r>
              <w:t>CC</w:t>
            </w:r>
          </w:p>
        </w:tc>
        <w:tc>
          <w:tcPr>
            <w:tcW w:w="2654" w:type="dxa"/>
            <w:tcBorders>
              <w:top w:val="single" w:sz="12" w:space="0" w:color="auto"/>
            </w:tcBorders>
            <w:shd w:val="clear" w:color="auto" w:fill="auto"/>
          </w:tcPr>
          <w:p w:rsidR="00B7315B" w:rsidRDefault="00FD6EF0" w:rsidP="00B7315B">
            <w:pPr>
              <w:pStyle w:val="TableBody"/>
              <w:keepNext w:val="0"/>
              <w:keepLines w:val="0"/>
            </w:pPr>
            <w:r>
              <w:t>V07</w:t>
            </w:r>
          </w:p>
        </w:tc>
        <w:tc>
          <w:tcPr>
            <w:tcW w:w="1396" w:type="dxa"/>
            <w:tcBorders>
              <w:top w:val="single" w:sz="12" w:space="0" w:color="auto"/>
            </w:tcBorders>
            <w:shd w:val="clear" w:color="auto" w:fill="auto"/>
          </w:tcPr>
          <w:p w:rsidR="00B7315B" w:rsidRPr="00181923" w:rsidRDefault="00B7315B" w:rsidP="00B7315B">
            <w:pPr>
              <w:pStyle w:val="TableBody"/>
              <w:keepNext w:val="0"/>
              <w:keepLines w:val="0"/>
            </w:pPr>
          </w:p>
        </w:tc>
        <w:tc>
          <w:tcPr>
            <w:tcW w:w="1260" w:type="dxa"/>
            <w:tcBorders>
              <w:top w:val="single" w:sz="12" w:space="0" w:color="auto"/>
            </w:tcBorders>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CC tools</w:t>
            </w:r>
          </w:p>
        </w:tc>
        <w:tc>
          <w:tcPr>
            <w:tcW w:w="2654" w:type="dxa"/>
            <w:shd w:val="clear" w:color="auto" w:fill="auto"/>
          </w:tcPr>
          <w:p w:rsidR="00B7315B" w:rsidRDefault="00FD6EF0" w:rsidP="00B7315B">
            <w:pPr>
              <w:pStyle w:val="TableBody"/>
              <w:keepNext w:val="0"/>
              <w:keepLines w:val="0"/>
            </w:pPr>
            <w:r>
              <w:t>V07</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Online CC manager</w:t>
            </w:r>
          </w:p>
        </w:tc>
        <w:tc>
          <w:tcPr>
            <w:tcW w:w="2654" w:type="dxa"/>
            <w:shd w:val="clear" w:color="auto" w:fill="auto"/>
          </w:tcPr>
          <w:p w:rsidR="00B7315B" w:rsidRDefault="00822E81" w:rsidP="00B7315B">
            <w:pPr>
              <w:pStyle w:val="TableBody"/>
              <w:keepNext w:val="0"/>
              <w:keepLines w:val="0"/>
            </w:pPr>
            <w:r>
              <w:t>EPCC2009</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r>
              <w:t>Operational</w:t>
            </w:r>
          </w:p>
        </w:tc>
        <w:tc>
          <w:tcPr>
            <w:tcW w:w="2654" w:type="dxa"/>
            <w:shd w:val="clear" w:color="auto" w:fill="auto"/>
          </w:tcPr>
          <w:p w:rsidR="00873615" w:rsidRDefault="00873615" w:rsidP="00A9698A">
            <w:pPr>
              <w:pStyle w:val="TableBody"/>
              <w:keepNext w:val="0"/>
              <w:keepLines w:val="0"/>
            </w:pPr>
            <w:r>
              <w:t>4.1 (Patch #74)</w:t>
            </w:r>
          </w:p>
        </w:tc>
        <w:tc>
          <w:tcPr>
            <w:tcW w:w="1396" w:type="dxa"/>
            <w:shd w:val="clear" w:color="auto" w:fill="auto"/>
          </w:tcPr>
          <w:p w:rsidR="00873615" w:rsidRPr="00A913D6" w:rsidRDefault="00873615" w:rsidP="00B7315B">
            <w:pPr>
              <w:pStyle w:val="TableBody"/>
              <w:keepNext w:val="0"/>
              <w:keepLines w:val="0"/>
            </w:pPr>
          </w:p>
        </w:tc>
        <w:tc>
          <w:tcPr>
            <w:tcW w:w="1260" w:type="dxa"/>
            <w:shd w:val="clear" w:color="auto" w:fill="auto"/>
          </w:tcPr>
          <w:p w:rsidR="00873615" w:rsidRPr="00A913D6" w:rsidRDefault="00873615" w:rsidP="00B7315B">
            <w:pPr>
              <w:pStyle w:val="TableBody"/>
              <w:keepNext w:val="0"/>
              <w:keepLines w:val="0"/>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r>
              <w:t>Schapi</w:t>
            </w:r>
          </w:p>
        </w:tc>
        <w:tc>
          <w:tcPr>
            <w:tcW w:w="2654" w:type="dxa"/>
            <w:shd w:val="clear" w:color="auto" w:fill="auto"/>
          </w:tcPr>
          <w:p w:rsidR="00873615" w:rsidRDefault="00873615" w:rsidP="00A9698A">
            <w:pPr>
              <w:pStyle w:val="TableBody"/>
              <w:keepNext w:val="0"/>
              <w:keepLines w:val="0"/>
            </w:pPr>
            <w:r>
              <w:t>3.0 (Patch #2)</w:t>
            </w:r>
          </w:p>
        </w:tc>
        <w:tc>
          <w:tcPr>
            <w:tcW w:w="1396" w:type="dxa"/>
            <w:shd w:val="clear" w:color="auto" w:fill="auto"/>
          </w:tcPr>
          <w:p w:rsidR="00873615" w:rsidRPr="006A0159" w:rsidRDefault="00873615" w:rsidP="00B7315B">
            <w:pPr>
              <w:pStyle w:val="TableBody"/>
              <w:keepNext w:val="0"/>
              <w:keepLines w:val="0"/>
            </w:pPr>
          </w:p>
        </w:tc>
        <w:tc>
          <w:tcPr>
            <w:tcW w:w="1260" w:type="dxa"/>
            <w:shd w:val="clear" w:color="auto" w:fill="auto"/>
          </w:tcPr>
          <w:p w:rsidR="00873615" w:rsidRPr="007A50CA" w:rsidRDefault="00873615" w:rsidP="00B7315B">
            <w:pPr>
              <w:pStyle w:val="TableBody"/>
              <w:keepNext w:val="0"/>
              <w:keepLines w:val="0"/>
              <w:rPr>
                <w:highlight w:val="yellow"/>
              </w:rPr>
            </w:pPr>
          </w:p>
        </w:tc>
      </w:tr>
      <w:tr w:rsidR="00873615" w:rsidRPr="00181923" w:rsidTr="00B7315B">
        <w:trPr>
          <w:cantSplit/>
        </w:trPr>
        <w:tc>
          <w:tcPr>
            <w:tcW w:w="1710" w:type="dxa"/>
            <w:shd w:val="clear" w:color="auto" w:fill="auto"/>
          </w:tcPr>
          <w:p w:rsidR="00873615" w:rsidRDefault="00873615" w:rsidP="00B7315B">
            <w:pPr>
              <w:pStyle w:val="TableBody"/>
              <w:keepNext w:val="0"/>
              <w:keepLines w:val="0"/>
            </w:pPr>
            <w:r>
              <w:t>Juliet</w:t>
            </w:r>
          </w:p>
        </w:tc>
        <w:tc>
          <w:tcPr>
            <w:tcW w:w="2654" w:type="dxa"/>
            <w:shd w:val="clear" w:color="auto" w:fill="auto"/>
          </w:tcPr>
          <w:p w:rsidR="00873615" w:rsidRDefault="00873615" w:rsidP="00A9698A">
            <w:pPr>
              <w:pStyle w:val="TableBody"/>
              <w:keepNext w:val="0"/>
              <w:keepLines w:val="0"/>
            </w:pPr>
            <w:r>
              <w:t>8.5</w:t>
            </w:r>
          </w:p>
        </w:tc>
        <w:tc>
          <w:tcPr>
            <w:tcW w:w="1396" w:type="dxa"/>
            <w:shd w:val="clear" w:color="auto" w:fill="auto"/>
          </w:tcPr>
          <w:p w:rsidR="00873615" w:rsidRPr="00181923" w:rsidRDefault="00873615" w:rsidP="00B7315B">
            <w:pPr>
              <w:pStyle w:val="TableBody"/>
              <w:keepNext w:val="0"/>
              <w:keepLines w:val="0"/>
            </w:pPr>
          </w:p>
        </w:tc>
        <w:tc>
          <w:tcPr>
            <w:tcW w:w="1260" w:type="dxa"/>
            <w:shd w:val="clear" w:color="auto" w:fill="auto"/>
          </w:tcPr>
          <w:p w:rsidR="00873615" w:rsidRPr="00181923" w:rsidRDefault="00873615"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Cell Tools</w:t>
            </w:r>
          </w:p>
        </w:tc>
        <w:tc>
          <w:tcPr>
            <w:tcW w:w="2654" w:type="dxa"/>
            <w:shd w:val="clear" w:color="auto" w:fill="auto"/>
          </w:tcPr>
          <w:p w:rsidR="00B7315B" w:rsidRDefault="00FD6EF0" w:rsidP="00B7315B">
            <w:pPr>
              <w:pStyle w:val="TableBody"/>
              <w:keepNext w:val="0"/>
              <w:keepLines w:val="0"/>
            </w:pPr>
            <w:r>
              <w:t>v15_0U1 (Patches: P2_D84</w:t>
            </w:r>
            <w:r>
              <w:br/>
            </w:r>
            <w:r w:rsidRPr="0066769D">
              <w:t>and P3_D85</w:t>
            </w:r>
            <w:r>
              <w:t>)</w:t>
            </w:r>
          </w:p>
        </w:tc>
        <w:tc>
          <w:tcPr>
            <w:tcW w:w="1396" w:type="dxa"/>
            <w:shd w:val="clear" w:color="auto" w:fill="auto"/>
          </w:tcPr>
          <w:p w:rsidR="00B7315B" w:rsidRPr="00181923" w:rsidRDefault="00B7315B" w:rsidP="00B7315B">
            <w:pPr>
              <w:pStyle w:val="TableBody"/>
              <w:keepNext w:val="0"/>
              <w:keepLines w:val="0"/>
            </w:pPr>
          </w:p>
        </w:tc>
        <w:tc>
          <w:tcPr>
            <w:tcW w:w="1260" w:type="dxa"/>
            <w:shd w:val="clear" w:color="auto" w:fill="auto"/>
          </w:tcPr>
          <w:p w:rsidR="00B7315B" w:rsidRPr="00181923" w:rsidRDefault="00B7315B" w:rsidP="00B7315B">
            <w:pPr>
              <w:pStyle w:val="TableBody"/>
              <w:keepNext w:val="0"/>
              <w:keepLines w:val="0"/>
            </w:pPr>
          </w:p>
        </w:tc>
      </w:tr>
      <w:tr w:rsidR="00B7315B" w:rsidRPr="00181923" w:rsidTr="00B7315B">
        <w:trPr>
          <w:cantSplit/>
        </w:trPr>
        <w:tc>
          <w:tcPr>
            <w:tcW w:w="1710" w:type="dxa"/>
            <w:shd w:val="clear" w:color="auto" w:fill="auto"/>
          </w:tcPr>
          <w:p w:rsidR="00B7315B" w:rsidRDefault="00B7315B" w:rsidP="00B7315B">
            <w:pPr>
              <w:pStyle w:val="TableBody"/>
              <w:keepNext w:val="0"/>
              <w:keepLines w:val="0"/>
            </w:pPr>
            <w:r>
              <w:t>Quality Center</w:t>
            </w:r>
          </w:p>
        </w:tc>
        <w:tc>
          <w:tcPr>
            <w:tcW w:w="2654" w:type="dxa"/>
            <w:shd w:val="clear" w:color="auto" w:fill="auto"/>
          </w:tcPr>
          <w:p w:rsidR="00B7315B" w:rsidRDefault="00873615" w:rsidP="00B7315B">
            <w:pPr>
              <w:pStyle w:val="TableBody"/>
              <w:keepNext w:val="0"/>
              <w:keepLines w:val="0"/>
            </w:pPr>
            <w:r>
              <w:t>9</w:t>
            </w:r>
          </w:p>
        </w:tc>
        <w:tc>
          <w:tcPr>
            <w:tcW w:w="1396" w:type="dxa"/>
            <w:shd w:val="clear" w:color="auto" w:fill="auto"/>
          </w:tcPr>
          <w:p w:rsidR="00B7315B" w:rsidRPr="00CE6B97" w:rsidRDefault="00B7315B" w:rsidP="00B7315B">
            <w:pPr>
              <w:pStyle w:val="TableBody"/>
              <w:keepNext w:val="0"/>
              <w:keepLines w:val="0"/>
            </w:pPr>
          </w:p>
        </w:tc>
        <w:tc>
          <w:tcPr>
            <w:tcW w:w="1260" w:type="dxa"/>
            <w:shd w:val="clear" w:color="auto" w:fill="auto"/>
          </w:tcPr>
          <w:p w:rsidR="00B7315B" w:rsidRPr="00146CD6" w:rsidRDefault="00B7315B" w:rsidP="00B7315B">
            <w:pPr>
              <w:pStyle w:val="TableBody"/>
              <w:keepNext w:val="0"/>
              <w:keepLines w:val="0"/>
              <w:rPr>
                <w:b/>
                <w:bCs/>
                <w:highlight w:val="red"/>
              </w:rPr>
            </w:pPr>
          </w:p>
        </w:tc>
      </w:tr>
      <w:tr w:rsidR="00FD6EF0" w:rsidRPr="00181923" w:rsidTr="00B7315B">
        <w:trPr>
          <w:cantSplit/>
        </w:trPr>
        <w:tc>
          <w:tcPr>
            <w:tcW w:w="1710" w:type="dxa"/>
            <w:shd w:val="clear" w:color="auto" w:fill="auto"/>
          </w:tcPr>
          <w:p w:rsidR="00FD6EF0" w:rsidRDefault="00FD6EF0" w:rsidP="00B7315B">
            <w:pPr>
              <w:pStyle w:val="TableBody"/>
              <w:keepNext w:val="0"/>
              <w:keepLines w:val="0"/>
            </w:pPr>
            <w:r>
              <w:lastRenderedPageBreak/>
              <w:t>Tester Choice</w:t>
            </w:r>
          </w:p>
        </w:tc>
        <w:tc>
          <w:tcPr>
            <w:tcW w:w="2654" w:type="dxa"/>
            <w:shd w:val="clear" w:color="auto" w:fill="auto"/>
          </w:tcPr>
          <w:p w:rsidR="00FD6EF0" w:rsidRDefault="00FD6EF0" w:rsidP="006E31D0">
            <w:pPr>
              <w:pStyle w:val="TableBody"/>
              <w:keepNext w:val="0"/>
              <w:keepLines w:val="0"/>
            </w:pPr>
            <w:r>
              <w:t>4.81 (SP1)</w:t>
            </w:r>
          </w:p>
        </w:tc>
        <w:tc>
          <w:tcPr>
            <w:tcW w:w="1396" w:type="dxa"/>
            <w:shd w:val="clear" w:color="auto" w:fill="auto"/>
          </w:tcPr>
          <w:p w:rsidR="00FD6EF0" w:rsidRPr="00CE6B97" w:rsidRDefault="00FD6EF0" w:rsidP="00B7315B">
            <w:pPr>
              <w:pStyle w:val="TableBody"/>
              <w:keepNext w:val="0"/>
              <w:keepLines w:val="0"/>
            </w:pPr>
          </w:p>
        </w:tc>
        <w:tc>
          <w:tcPr>
            <w:tcW w:w="1260" w:type="dxa"/>
            <w:shd w:val="clear" w:color="auto" w:fill="auto"/>
          </w:tcPr>
          <w:p w:rsidR="00FD6EF0" w:rsidRPr="00181923" w:rsidRDefault="00FD6EF0" w:rsidP="00B7315B">
            <w:pPr>
              <w:pStyle w:val="TableBody"/>
              <w:keepNext w:val="0"/>
              <w:keepLines w:val="0"/>
            </w:pPr>
          </w:p>
        </w:tc>
      </w:tr>
      <w:tr w:rsidR="007207DA" w:rsidRPr="00181923" w:rsidTr="00B7315B">
        <w:trPr>
          <w:cantSplit/>
        </w:trPr>
        <w:tc>
          <w:tcPr>
            <w:tcW w:w="1710" w:type="dxa"/>
            <w:shd w:val="clear" w:color="auto" w:fill="auto"/>
          </w:tcPr>
          <w:p w:rsidR="007207DA" w:rsidRDefault="007207DA" w:rsidP="00B7315B">
            <w:pPr>
              <w:pStyle w:val="TableBody"/>
              <w:keepNext w:val="0"/>
              <w:keepLines w:val="0"/>
            </w:pPr>
            <w:r>
              <w:t>DDC</w:t>
            </w:r>
          </w:p>
        </w:tc>
        <w:tc>
          <w:tcPr>
            <w:tcW w:w="2654" w:type="dxa"/>
            <w:shd w:val="clear" w:color="auto" w:fill="auto"/>
          </w:tcPr>
          <w:p w:rsidR="007207DA" w:rsidRDefault="007207DA" w:rsidP="006E31D0">
            <w:pPr>
              <w:pStyle w:val="TableBody"/>
              <w:keepNext w:val="0"/>
              <w:keepLines w:val="0"/>
            </w:pPr>
            <w:r>
              <w:t>10.0.0.1</w:t>
            </w:r>
          </w:p>
        </w:tc>
        <w:tc>
          <w:tcPr>
            <w:tcW w:w="1396" w:type="dxa"/>
            <w:shd w:val="clear" w:color="auto" w:fill="auto"/>
          </w:tcPr>
          <w:p w:rsidR="007207DA" w:rsidRPr="00CE6B97" w:rsidRDefault="007207DA" w:rsidP="00B7315B">
            <w:pPr>
              <w:pStyle w:val="TableBody"/>
              <w:keepNext w:val="0"/>
              <w:keepLines w:val="0"/>
            </w:pPr>
          </w:p>
        </w:tc>
        <w:tc>
          <w:tcPr>
            <w:tcW w:w="1260" w:type="dxa"/>
            <w:shd w:val="clear" w:color="auto" w:fill="auto"/>
          </w:tcPr>
          <w:p w:rsidR="007207DA" w:rsidRPr="00181923" w:rsidRDefault="007207DA" w:rsidP="00B7315B">
            <w:pPr>
              <w:pStyle w:val="TableBody"/>
              <w:keepNext w:val="0"/>
              <w:keepLines w:val="0"/>
            </w:pPr>
          </w:p>
        </w:tc>
      </w:tr>
    </w:tbl>
    <w:p w:rsidR="00DE6451" w:rsidRPr="008A1DD8" w:rsidRDefault="00DE6451" w:rsidP="00F96918">
      <w:pPr>
        <w:pStyle w:val="Heading2"/>
      </w:pPr>
      <w:bookmarkStart w:id="1461" w:name="_Toc166231362"/>
      <w:bookmarkStart w:id="1462" w:name="_Toc166231442"/>
      <w:bookmarkStart w:id="1463" w:name="_Toc166231522"/>
      <w:bookmarkStart w:id="1464" w:name="_Toc166231657"/>
      <w:bookmarkStart w:id="1465" w:name="_Toc166232093"/>
      <w:bookmarkStart w:id="1466" w:name="_Toc166233139"/>
      <w:bookmarkStart w:id="1467" w:name="_Toc108756939"/>
      <w:bookmarkStart w:id="1468" w:name="_Toc108852832"/>
      <w:bookmarkStart w:id="1469" w:name="_Toc196208420"/>
      <w:bookmarkStart w:id="1470" w:name="_Toc243101229"/>
      <w:bookmarkStart w:id="1471" w:name="_Toc300233478"/>
      <w:bookmarkStart w:id="1472" w:name="_Toc367095529"/>
      <w:bookmarkEnd w:id="1461"/>
      <w:bookmarkEnd w:id="1462"/>
      <w:bookmarkEnd w:id="1463"/>
      <w:bookmarkEnd w:id="1464"/>
      <w:bookmarkEnd w:id="1465"/>
      <w:bookmarkEnd w:id="1466"/>
      <w:r w:rsidRPr="008A1DD8">
        <w:t>Application Components Deliv</w:t>
      </w:r>
      <w:bookmarkEnd w:id="1459"/>
      <w:bookmarkEnd w:id="1460"/>
      <w:bookmarkEnd w:id="1467"/>
      <w:bookmarkEnd w:id="1468"/>
      <w:bookmarkEnd w:id="1469"/>
      <w:r w:rsidRPr="008A1DD8">
        <w:t>ered</w:t>
      </w:r>
      <w:bookmarkEnd w:id="1470"/>
      <w:bookmarkEnd w:id="1471"/>
      <w:bookmarkEnd w:id="1472"/>
    </w:p>
    <w:p w:rsidR="00B7315B" w:rsidRPr="00E85EA7" w:rsidRDefault="00B7315B" w:rsidP="00B7315B">
      <w:pPr>
        <w:pStyle w:val="BodyText"/>
        <w:keepNext/>
        <w:rPr>
          <w:b/>
          <w:bCs/>
        </w:rPr>
      </w:pPr>
      <w:r>
        <w:rPr>
          <w:b/>
          <w:bCs/>
        </w:rPr>
        <w:t>Online (NT)</w:t>
      </w:r>
    </w:p>
    <w:tbl>
      <w:tblPr>
        <w:tblW w:w="702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9"/>
        <w:gridCol w:w="1416"/>
        <w:gridCol w:w="1875"/>
      </w:tblGrid>
      <w:tr w:rsidR="00B7315B" w:rsidRPr="00E85EA7" w:rsidTr="00B7315B">
        <w:trPr>
          <w:cantSplit/>
          <w:tblHeader/>
        </w:trPr>
        <w:tc>
          <w:tcPr>
            <w:tcW w:w="3729" w:type="dxa"/>
            <w:tcBorders>
              <w:bottom w:val="single" w:sz="12" w:space="0" w:color="auto"/>
            </w:tcBorders>
            <w:shd w:val="clear" w:color="auto" w:fill="auto"/>
            <w:vAlign w:val="bottom"/>
          </w:tcPr>
          <w:p w:rsidR="00B7315B" w:rsidRPr="00E85EA7" w:rsidRDefault="00B7315B" w:rsidP="00B7315B">
            <w:pPr>
              <w:pStyle w:val="TableHeader"/>
            </w:pPr>
            <w:r w:rsidRPr="00E85EA7">
              <w:t>Application</w:t>
            </w:r>
          </w:p>
        </w:tc>
        <w:tc>
          <w:tcPr>
            <w:tcW w:w="1416" w:type="dxa"/>
            <w:tcBorders>
              <w:bottom w:val="single" w:sz="12" w:space="0" w:color="auto"/>
            </w:tcBorders>
            <w:shd w:val="clear" w:color="auto" w:fill="auto"/>
            <w:vAlign w:val="bottom"/>
          </w:tcPr>
          <w:p w:rsidR="00B7315B" w:rsidRPr="00E85EA7" w:rsidRDefault="00B7315B" w:rsidP="00B7315B">
            <w:pPr>
              <w:pStyle w:val="TableHeader"/>
            </w:pPr>
            <w:r w:rsidRPr="00E85EA7">
              <w:t>Version</w:t>
            </w:r>
          </w:p>
        </w:tc>
        <w:tc>
          <w:tcPr>
            <w:tcW w:w="1875" w:type="dxa"/>
            <w:tcBorders>
              <w:bottom w:val="single" w:sz="12" w:space="0" w:color="auto"/>
            </w:tcBorders>
            <w:shd w:val="clear" w:color="auto" w:fill="auto"/>
            <w:vAlign w:val="bottom"/>
          </w:tcPr>
          <w:p w:rsidR="00B7315B" w:rsidRPr="00E85EA7" w:rsidRDefault="00B7315B" w:rsidP="00B7315B">
            <w:pPr>
              <w:pStyle w:val="TableHeader"/>
            </w:pPr>
            <w:r w:rsidRPr="00E85EA7">
              <w:t>Compile Date</w:t>
            </w:r>
          </w:p>
        </w:tc>
      </w:tr>
      <w:tr w:rsidR="00873615" w:rsidRPr="00E85EA7" w:rsidTr="00B7315B">
        <w:trPr>
          <w:cantSplit/>
        </w:trPr>
        <w:tc>
          <w:tcPr>
            <w:tcW w:w="3729" w:type="dxa"/>
            <w:shd w:val="clear" w:color="auto" w:fill="auto"/>
          </w:tcPr>
          <w:p w:rsidR="00873615" w:rsidRDefault="00873615" w:rsidP="00B7315B">
            <w:pPr>
              <w:pStyle w:val="TableBody"/>
              <w:keepNext w:val="0"/>
              <w:keepLines w:val="0"/>
            </w:pPr>
            <w:r>
              <w:t>Application Tables</w:t>
            </w:r>
          </w:p>
        </w:tc>
        <w:tc>
          <w:tcPr>
            <w:tcW w:w="1416" w:type="dxa"/>
            <w:shd w:val="clear" w:color="auto" w:fill="auto"/>
          </w:tcPr>
          <w:p w:rsidR="00873615" w:rsidRDefault="007E500D" w:rsidP="0093093A">
            <w:pPr>
              <w:pStyle w:val="TableBody"/>
              <w:keepNext w:val="0"/>
              <w:keepLines w:val="0"/>
            </w:pPr>
            <w:r>
              <w:t>2</w:t>
            </w:r>
            <w:r w:rsidR="0093093A">
              <w:t>1</w:t>
            </w:r>
            <w:r>
              <w:t>.0</w:t>
            </w:r>
          </w:p>
        </w:tc>
        <w:tc>
          <w:tcPr>
            <w:tcW w:w="1875" w:type="dxa"/>
            <w:shd w:val="clear" w:color="auto" w:fill="auto"/>
          </w:tcPr>
          <w:p w:rsidR="00873615" w:rsidRPr="00E85EA7" w:rsidRDefault="00873615"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CSM</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Dealer</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Inventory Control</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MAF Error Handler</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Number Management</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Operational</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Price Plan</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7E500D" w:rsidRPr="00E85EA7" w:rsidTr="00B7315B">
        <w:trPr>
          <w:cantSplit/>
        </w:trPr>
        <w:tc>
          <w:tcPr>
            <w:tcW w:w="3729" w:type="dxa"/>
            <w:shd w:val="clear" w:color="auto" w:fill="auto"/>
          </w:tcPr>
          <w:p w:rsidR="007E500D" w:rsidRDefault="007E500D" w:rsidP="00B7315B">
            <w:pPr>
              <w:pStyle w:val="TableBody"/>
              <w:keepNext w:val="0"/>
              <w:keepLines w:val="0"/>
            </w:pPr>
            <w:r>
              <w:t xml:space="preserve">Reference Tables </w:t>
            </w:r>
          </w:p>
        </w:tc>
        <w:tc>
          <w:tcPr>
            <w:tcW w:w="1416" w:type="dxa"/>
            <w:shd w:val="clear" w:color="auto" w:fill="auto"/>
          </w:tcPr>
          <w:p w:rsidR="007E500D" w:rsidRDefault="0093093A" w:rsidP="007E500D">
            <w:pPr>
              <w:pStyle w:val="TableBody"/>
              <w:keepNext w:val="0"/>
              <w:keepLines w:val="0"/>
            </w:pPr>
            <w:r>
              <w:t>21</w:t>
            </w:r>
            <w:r w:rsidR="007E500D" w:rsidRPr="007F7915">
              <w:t>.0</w:t>
            </w:r>
          </w:p>
        </w:tc>
        <w:tc>
          <w:tcPr>
            <w:tcW w:w="1875" w:type="dxa"/>
            <w:shd w:val="clear" w:color="auto" w:fill="auto"/>
          </w:tcPr>
          <w:p w:rsidR="007E500D" w:rsidRPr="00E85EA7" w:rsidRDefault="007E500D"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Security Management</w:t>
            </w:r>
          </w:p>
        </w:tc>
        <w:tc>
          <w:tcPr>
            <w:tcW w:w="1416" w:type="dxa"/>
            <w:shd w:val="clear" w:color="auto" w:fill="auto"/>
          </w:tcPr>
          <w:p w:rsidR="000F4C3C" w:rsidRDefault="000F4C3C" w:rsidP="00B7315B">
            <w:pPr>
              <w:pStyle w:val="TableBody"/>
              <w:keepNext w:val="0"/>
              <w:keepLines w:val="0"/>
            </w:pPr>
            <w:r>
              <w:t>2.1</w:t>
            </w:r>
          </w:p>
        </w:tc>
        <w:tc>
          <w:tcPr>
            <w:tcW w:w="1875" w:type="dxa"/>
            <w:shd w:val="clear" w:color="auto" w:fill="auto"/>
          </w:tcPr>
          <w:p w:rsidR="000F4C3C" w:rsidRPr="00E85EA7" w:rsidRDefault="000F4C3C" w:rsidP="00B7315B">
            <w:pPr>
              <w:pStyle w:val="TableBody"/>
              <w:keepNext w:val="0"/>
              <w:keepLines w:val="0"/>
            </w:pPr>
          </w:p>
        </w:tc>
      </w:tr>
      <w:tr w:rsidR="009E3F34" w:rsidRPr="00E85EA7" w:rsidTr="00B7315B">
        <w:trPr>
          <w:cantSplit/>
        </w:trPr>
        <w:tc>
          <w:tcPr>
            <w:tcW w:w="3729" w:type="dxa"/>
            <w:shd w:val="clear" w:color="auto" w:fill="auto"/>
          </w:tcPr>
          <w:p w:rsidR="009E3F34" w:rsidRDefault="009E3F34" w:rsidP="00B7315B">
            <w:pPr>
              <w:pStyle w:val="TableBody"/>
              <w:keepNext w:val="0"/>
              <w:keepLines w:val="0"/>
            </w:pPr>
            <w:r>
              <w:t xml:space="preserve">Switch </w:t>
            </w:r>
          </w:p>
        </w:tc>
        <w:tc>
          <w:tcPr>
            <w:tcW w:w="1416" w:type="dxa"/>
            <w:shd w:val="clear" w:color="auto" w:fill="auto"/>
          </w:tcPr>
          <w:p w:rsidR="009E3F34" w:rsidRDefault="0093093A" w:rsidP="009E3F34">
            <w:pPr>
              <w:pStyle w:val="TableBody"/>
              <w:keepNext w:val="0"/>
              <w:keepLines w:val="0"/>
            </w:pPr>
            <w:r>
              <w:t>21</w:t>
            </w:r>
            <w:r w:rsidR="007E500D">
              <w:t>.0</w:t>
            </w:r>
          </w:p>
        </w:tc>
        <w:tc>
          <w:tcPr>
            <w:tcW w:w="1875" w:type="dxa"/>
            <w:shd w:val="clear" w:color="auto" w:fill="auto"/>
          </w:tcPr>
          <w:p w:rsidR="009E3F34" w:rsidRPr="00E85EA7" w:rsidRDefault="009E3F34" w:rsidP="00B7315B">
            <w:pPr>
              <w:pStyle w:val="TableBody"/>
              <w:keepNext w:val="0"/>
              <w:keepLines w:val="0"/>
            </w:pPr>
          </w:p>
        </w:tc>
      </w:tr>
      <w:tr w:rsidR="009E3F34" w:rsidRPr="00E85EA7" w:rsidTr="00B7315B">
        <w:trPr>
          <w:cantSplit/>
        </w:trPr>
        <w:tc>
          <w:tcPr>
            <w:tcW w:w="3729" w:type="dxa"/>
            <w:shd w:val="clear" w:color="auto" w:fill="auto"/>
          </w:tcPr>
          <w:p w:rsidR="009E3F34" w:rsidRDefault="009E3F34" w:rsidP="00B7315B">
            <w:pPr>
              <w:pStyle w:val="TableBody"/>
              <w:keepNext w:val="0"/>
              <w:keepLines w:val="0"/>
            </w:pPr>
            <w:r>
              <w:t>Workstation Configuration</w:t>
            </w:r>
          </w:p>
        </w:tc>
        <w:tc>
          <w:tcPr>
            <w:tcW w:w="1416" w:type="dxa"/>
            <w:shd w:val="clear" w:color="auto" w:fill="auto"/>
          </w:tcPr>
          <w:p w:rsidR="009E3F34" w:rsidRDefault="0093093A" w:rsidP="009E3F34">
            <w:pPr>
              <w:pStyle w:val="TableBody"/>
              <w:keepNext w:val="0"/>
              <w:keepLines w:val="0"/>
            </w:pPr>
            <w:r>
              <w:t>21</w:t>
            </w:r>
            <w:r w:rsidR="007E500D">
              <w:t>.0</w:t>
            </w:r>
          </w:p>
        </w:tc>
        <w:tc>
          <w:tcPr>
            <w:tcW w:w="1875" w:type="dxa"/>
            <w:shd w:val="clear" w:color="auto" w:fill="auto"/>
          </w:tcPr>
          <w:p w:rsidR="009E3F34" w:rsidRPr="00E85EA7" w:rsidRDefault="009E3F34"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Customer Hierarchy</w:t>
            </w:r>
          </w:p>
        </w:tc>
        <w:tc>
          <w:tcPr>
            <w:tcW w:w="1416" w:type="dxa"/>
            <w:shd w:val="clear" w:color="auto" w:fill="auto"/>
          </w:tcPr>
          <w:p w:rsidR="000F4C3C" w:rsidRDefault="000F4C3C" w:rsidP="00B7315B">
            <w:pPr>
              <w:pStyle w:val="TableBody"/>
              <w:keepNext w:val="0"/>
              <w:keepLines w:val="0"/>
            </w:pPr>
            <w:r>
              <w:t>3.15</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PB Infra</w:t>
            </w:r>
          </w:p>
        </w:tc>
        <w:tc>
          <w:tcPr>
            <w:tcW w:w="1416" w:type="dxa"/>
            <w:shd w:val="clear" w:color="auto" w:fill="auto"/>
          </w:tcPr>
          <w:p w:rsidR="000F4C3C" w:rsidRDefault="000F4C3C" w:rsidP="00B7315B">
            <w:pPr>
              <w:pStyle w:val="TableBody"/>
              <w:keepNext w:val="0"/>
              <w:keepLines w:val="0"/>
            </w:pPr>
            <w:r>
              <w:t>316</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Amdocs Document Designer (previously known as FBF) GUI</w:t>
            </w:r>
          </w:p>
        </w:tc>
        <w:tc>
          <w:tcPr>
            <w:tcW w:w="1416" w:type="dxa"/>
            <w:shd w:val="clear" w:color="auto" w:fill="auto"/>
          </w:tcPr>
          <w:p w:rsidR="000F4C3C" w:rsidRDefault="000F4C3C" w:rsidP="00B7315B">
            <w:pPr>
              <w:pStyle w:val="TableBody"/>
              <w:keepNext w:val="0"/>
              <w:keepLines w:val="0"/>
            </w:pPr>
            <w:r>
              <w:t>7.1</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RBMS GUI</w:t>
            </w:r>
          </w:p>
        </w:tc>
        <w:tc>
          <w:tcPr>
            <w:tcW w:w="1416" w:type="dxa"/>
            <w:shd w:val="clear" w:color="auto" w:fill="auto"/>
          </w:tcPr>
          <w:p w:rsidR="000F4C3C" w:rsidRDefault="000F4C3C" w:rsidP="00B7315B">
            <w:pPr>
              <w:pStyle w:val="TableBody"/>
              <w:keepNext w:val="0"/>
              <w:keepLines w:val="0"/>
            </w:pPr>
            <w:r>
              <w:t>5</w:t>
            </w:r>
          </w:p>
        </w:tc>
        <w:tc>
          <w:tcPr>
            <w:tcW w:w="1875" w:type="dxa"/>
            <w:shd w:val="clear" w:color="auto" w:fill="auto"/>
          </w:tcPr>
          <w:p w:rsidR="000F4C3C" w:rsidRPr="00E85EA7" w:rsidRDefault="000F4C3C" w:rsidP="00B7315B">
            <w:pPr>
              <w:pStyle w:val="TableBody"/>
              <w:keepNext w:val="0"/>
              <w:keepLines w:val="0"/>
            </w:pPr>
          </w:p>
        </w:tc>
      </w:tr>
      <w:tr w:rsidR="000F4C3C" w:rsidRPr="00E85EA7" w:rsidTr="00B7315B">
        <w:trPr>
          <w:cantSplit/>
        </w:trPr>
        <w:tc>
          <w:tcPr>
            <w:tcW w:w="3729" w:type="dxa"/>
            <w:shd w:val="clear" w:color="auto" w:fill="auto"/>
          </w:tcPr>
          <w:p w:rsidR="000F4C3C" w:rsidRDefault="000F4C3C" w:rsidP="00B7315B">
            <w:pPr>
              <w:pStyle w:val="TableBody"/>
              <w:keepNext w:val="0"/>
              <w:keepLines w:val="0"/>
            </w:pPr>
            <w:r>
              <w:t>Client – Online applications</w:t>
            </w:r>
          </w:p>
        </w:tc>
        <w:tc>
          <w:tcPr>
            <w:tcW w:w="1416" w:type="dxa"/>
            <w:shd w:val="clear" w:color="auto" w:fill="auto"/>
          </w:tcPr>
          <w:p w:rsidR="000F4C3C" w:rsidRDefault="0093093A" w:rsidP="00B7315B">
            <w:pPr>
              <w:pStyle w:val="TableBody"/>
              <w:keepNext w:val="0"/>
              <w:keepLines w:val="0"/>
            </w:pPr>
            <w:r>
              <w:t>21</w:t>
            </w:r>
            <w:r w:rsidR="007E500D">
              <w:t>.0</w:t>
            </w:r>
          </w:p>
        </w:tc>
        <w:tc>
          <w:tcPr>
            <w:tcW w:w="1875" w:type="dxa"/>
            <w:shd w:val="clear" w:color="auto" w:fill="auto"/>
          </w:tcPr>
          <w:p w:rsidR="000F4C3C" w:rsidRPr="00E85EA7" w:rsidRDefault="000F4C3C" w:rsidP="00B7315B">
            <w:pPr>
              <w:pStyle w:val="TableBody"/>
              <w:keepNext w:val="0"/>
              <w:keepLines w:val="0"/>
            </w:pPr>
          </w:p>
        </w:tc>
      </w:tr>
    </w:tbl>
    <w:p w:rsidR="00B7315B" w:rsidRPr="00E85EA7" w:rsidRDefault="00B7315B" w:rsidP="00B7315B">
      <w:pPr>
        <w:pStyle w:val="BodyText"/>
        <w:rPr>
          <w:b/>
          <w:bCs/>
        </w:rPr>
      </w:pPr>
      <w:r w:rsidRPr="00084743">
        <w:rPr>
          <w:b/>
          <w:bCs/>
        </w:rPr>
        <w:t>Server (UNIX)</w:t>
      </w:r>
    </w:p>
    <w:tbl>
      <w:tblPr>
        <w:tblW w:w="72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90"/>
        <w:gridCol w:w="1440"/>
        <w:gridCol w:w="2070"/>
      </w:tblGrid>
      <w:tr w:rsidR="00B7315B" w:rsidRPr="00E85EA7" w:rsidTr="00B7315B">
        <w:trPr>
          <w:cantSplit/>
          <w:trHeight w:val="407"/>
          <w:tblHeader/>
        </w:trPr>
        <w:tc>
          <w:tcPr>
            <w:tcW w:w="3690" w:type="dxa"/>
            <w:tcBorders>
              <w:bottom w:val="single" w:sz="12" w:space="0" w:color="auto"/>
            </w:tcBorders>
            <w:shd w:val="clear" w:color="auto" w:fill="auto"/>
            <w:vAlign w:val="bottom"/>
          </w:tcPr>
          <w:p w:rsidR="00B7315B" w:rsidRPr="00E85EA7" w:rsidRDefault="00B7315B" w:rsidP="00B7315B">
            <w:pPr>
              <w:pStyle w:val="TableHeader"/>
            </w:pPr>
            <w:r w:rsidRPr="00E85EA7">
              <w:t>Physical CC Version</w:t>
            </w:r>
          </w:p>
        </w:tc>
        <w:tc>
          <w:tcPr>
            <w:tcW w:w="1440" w:type="dxa"/>
            <w:tcBorders>
              <w:bottom w:val="single" w:sz="12" w:space="0" w:color="auto"/>
            </w:tcBorders>
            <w:shd w:val="clear" w:color="auto" w:fill="auto"/>
            <w:vAlign w:val="bottom"/>
          </w:tcPr>
          <w:p w:rsidR="00B7315B" w:rsidRPr="00E85EA7" w:rsidRDefault="00B7315B" w:rsidP="00B7315B">
            <w:pPr>
              <w:pStyle w:val="TableHeader"/>
            </w:pPr>
            <w:r w:rsidRPr="00E85EA7">
              <w:t>Logical CC Version</w:t>
            </w:r>
          </w:p>
        </w:tc>
        <w:tc>
          <w:tcPr>
            <w:tcW w:w="2070" w:type="dxa"/>
            <w:tcBorders>
              <w:bottom w:val="single" w:sz="12" w:space="0" w:color="auto"/>
            </w:tcBorders>
            <w:shd w:val="clear" w:color="auto" w:fill="auto"/>
            <w:vAlign w:val="bottom"/>
          </w:tcPr>
          <w:p w:rsidR="00B7315B" w:rsidRPr="00E85EA7" w:rsidRDefault="00B7315B" w:rsidP="00B7315B">
            <w:pPr>
              <w:pStyle w:val="TableHeader"/>
            </w:pPr>
            <w:r w:rsidRPr="00E85EA7">
              <w:t xml:space="preserve">Last Build Date </w:t>
            </w:r>
          </w:p>
        </w:tc>
      </w:tr>
      <w:tr w:rsidR="00B7315B" w:rsidRPr="00E85EA7" w:rsidTr="00B7315B">
        <w:trPr>
          <w:cantSplit/>
          <w:trHeight w:val="175"/>
        </w:trPr>
        <w:tc>
          <w:tcPr>
            <w:tcW w:w="3690" w:type="dxa"/>
            <w:tcBorders>
              <w:top w:val="single" w:sz="12" w:space="0" w:color="auto"/>
            </w:tcBorders>
            <w:shd w:val="clear" w:color="auto" w:fill="auto"/>
          </w:tcPr>
          <w:p w:rsidR="00B7315B" w:rsidRPr="00E85EA7" w:rsidRDefault="0093093A" w:rsidP="00B7315B">
            <w:pPr>
              <w:pStyle w:val="TableBody"/>
              <w:keepNext w:val="0"/>
              <w:keepLines w:val="0"/>
            </w:pPr>
            <w:r>
              <w:t>21</w:t>
            </w:r>
            <w:r w:rsidR="00430C77">
              <w:t>.0</w:t>
            </w:r>
          </w:p>
        </w:tc>
        <w:tc>
          <w:tcPr>
            <w:tcW w:w="1440" w:type="dxa"/>
            <w:tcBorders>
              <w:top w:val="single" w:sz="12" w:space="0" w:color="auto"/>
            </w:tcBorders>
            <w:shd w:val="clear" w:color="auto" w:fill="auto"/>
          </w:tcPr>
          <w:p w:rsidR="00B7315B" w:rsidRPr="00E85EA7" w:rsidRDefault="0093093A" w:rsidP="00475046">
            <w:pPr>
              <w:pStyle w:val="TableBody"/>
              <w:keepNext w:val="0"/>
              <w:keepLines w:val="0"/>
            </w:pPr>
            <w:r>
              <w:t>21.0</w:t>
            </w:r>
          </w:p>
        </w:tc>
        <w:tc>
          <w:tcPr>
            <w:tcW w:w="2070" w:type="dxa"/>
            <w:tcBorders>
              <w:top w:val="single" w:sz="12" w:space="0" w:color="auto"/>
            </w:tcBorders>
            <w:shd w:val="clear" w:color="auto" w:fill="auto"/>
          </w:tcPr>
          <w:p w:rsidR="00B7315B" w:rsidRPr="00E85EA7" w:rsidRDefault="00B7315B" w:rsidP="00B7315B">
            <w:pPr>
              <w:pStyle w:val="TableBody"/>
              <w:keepNext w:val="0"/>
              <w:keepLines w:val="0"/>
            </w:pPr>
          </w:p>
        </w:tc>
      </w:tr>
    </w:tbl>
    <w:p w:rsidR="00DE6451" w:rsidRPr="008A1DD8" w:rsidRDefault="00DE6451" w:rsidP="00F96918">
      <w:pPr>
        <w:pStyle w:val="Heading2"/>
      </w:pPr>
      <w:bookmarkStart w:id="1473" w:name="_Toc166231364"/>
      <w:bookmarkStart w:id="1474" w:name="_Toc166231444"/>
      <w:bookmarkStart w:id="1475" w:name="_Toc166231524"/>
      <w:bookmarkStart w:id="1476" w:name="_Toc166231659"/>
      <w:bookmarkStart w:id="1477" w:name="_Toc166232095"/>
      <w:bookmarkStart w:id="1478" w:name="_Toc166233141"/>
      <w:bookmarkStart w:id="1479" w:name="_Toc166231367"/>
      <w:bookmarkStart w:id="1480" w:name="_Toc166231447"/>
      <w:bookmarkStart w:id="1481" w:name="_Toc166231527"/>
      <w:bookmarkStart w:id="1482" w:name="_Toc166231662"/>
      <w:bookmarkStart w:id="1483" w:name="_Toc166232098"/>
      <w:bookmarkStart w:id="1484" w:name="_Toc166233144"/>
      <w:bookmarkStart w:id="1485" w:name="_Toc166231368"/>
      <w:bookmarkStart w:id="1486" w:name="_Toc166231448"/>
      <w:bookmarkStart w:id="1487" w:name="_Toc166231528"/>
      <w:bookmarkStart w:id="1488" w:name="_Toc166231663"/>
      <w:bookmarkStart w:id="1489" w:name="_Toc166232099"/>
      <w:bookmarkStart w:id="1490" w:name="_Toc166233145"/>
      <w:bookmarkStart w:id="1491" w:name="_Toc499003138"/>
      <w:bookmarkStart w:id="1492" w:name="_Toc108756942"/>
      <w:bookmarkStart w:id="1493" w:name="_Toc108852835"/>
      <w:bookmarkStart w:id="1494" w:name="_Toc196208423"/>
      <w:bookmarkStart w:id="1495" w:name="_Toc243101232"/>
      <w:bookmarkStart w:id="1496" w:name="_Toc300233479"/>
      <w:bookmarkStart w:id="1497" w:name="_Toc367095530"/>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r w:rsidRPr="008A1DD8">
        <w:t>Environment</w:t>
      </w:r>
      <w:bookmarkEnd w:id="1491"/>
      <w:bookmarkEnd w:id="1492"/>
      <w:bookmarkEnd w:id="1493"/>
      <w:r w:rsidRPr="008A1DD8">
        <w:t xml:space="preserve"> Changes</w:t>
      </w:r>
      <w:bookmarkEnd w:id="1494"/>
      <w:bookmarkEnd w:id="1495"/>
      <w:bookmarkEnd w:id="1496"/>
      <w:bookmarkEnd w:id="1497"/>
    </w:p>
    <w:p w:rsidR="00DE6451" w:rsidRDefault="00DE6451" w:rsidP="00F96918">
      <w:pPr>
        <w:pStyle w:val="Heading3"/>
      </w:pPr>
      <w:bookmarkStart w:id="1498" w:name="_Toc496499481"/>
      <w:bookmarkStart w:id="1499" w:name="_Toc499003139"/>
      <w:bookmarkStart w:id="1500" w:name="_Toc108756943"/>
      <w:bookmarkStart w:id="1501" w:name="_Toc108852836"/>
      <w:bookmarkStart w:id="1502" w:name="_Toc196208424"/>
      <w:bookmarkStart w:id="1503" w:name="_Toc243101233"/>
      <w:bookmarkStart w:id="1504" w:name="_Toc300233480"/>
      <w:bookmarkStart w:id="1505" w:name="_Toc367095531"/>
      <w:r w:rsidRPr="008A1DD8">
        <w:t>Changes to Environment Variables</w:t>
      </w:r>
      <w:bookmarkEnd w:id="1498"/>
      <w:bookmarkEnd w:id="1499"/>
      <w:bookmarkEnd w:id="1500"/>
      <w:bookmarkEnd w:id="1501"/>
      <w:bookmarkEnd w:id="1502"/>
      <w:bookmarkEnd w:id="1503"/>
      <w:bookmarkEnd w:id="1504"/>
      <w:bookmarkEnd w:id="1505"/>
    </w:p>
    <w:p w:rsidR="004753C2" w:rsidRPr="00334249" w:rsidRDefault="00107DBF" w:rsidP="004753C2">
      <w:pPr>
        <w:pStyle w:val="BodyText"/>
      </w:pPr>
      <w:r>
        <w:t>N/A</w:t>
      </w:r>
    </w:p>
    <w:p w:rsidR="00DE6451" w:rsidRDefault="00DE6451" w:rsidP="00F96918">
      <w:pPr>
        <w:pStyle w:val="Heading3"/>
        <w:rPr>
          <w:ins w:id="1506" w:author="Ashraf Abuleil" w:date="2013-10-02T17:00:00Z"/>
        </w:rPr>
      </w:pPr>
      <w:bookmarkStart w:id="1507" w:name="_Toc166231371"/>
      <w:bookmarkStart w:id="1508" w:name="_Toc166231451"/>
      <w:bookmarkStart w:id="1509" w:name="_Toc166231531"/>
      <w:bookmarkStart w:id="1510" w:name="_Toc166231666"/>
      <w:bookmarkStart w:id="1511" w:name="_Toc166232102"/>
      <w:bookmarkStart w:id="1512" w:name="_Toc166233148"/>
      <w:bookmarkStart w:id="1513" w:name="_Toc148779933"/>
      <w:bookmarkStart w:id="1514" w:name="_Changes_to_Environment"/>
      <w:bookmarkStart w:id="1515" w:name="_Toc496499482"/>
      <w:bookmarkStart w:id="1516" w:name="_Toc499003140"/>
      <w:bookmarkStart w:id="1517" w:name="_Toc108756944"/>
      <w:bookmarkStart w:id="1518" w:name="_Toc108852837"/>
      <w:bookmarkStart w:id="1519" w:name="_Toc196208425"/>
      <w:bookmarkStart w:id="1520" w:name="_Toc243101234"/>
      <w:bookmarkStart w:id="1521" w:name="_Toc300233481"/>
      <w:bookmarkStart w:id="1522" w:name="_Toc367095532"/>
      <w:bookmarkEnd w:id="1507"/>
      <w:bookmarkEnd w:id="1508"/>
      <w:bookmarkEnd w:id="1509"/>
      <w:bookmarkEnd w:id="1510"/>
      <w:bookmarkEnd w:id="1511"/>
      <w:bookmarkEnd w:id="1512"/>
      <w:bookmarkEnd w:id="1513"/>
      <w:bookmarkEnd w:id="1514"/>
      <w:r w:rsidRPr="008A1DD8">
        <w:t>Changes to Environment Structure</w:t>
      </w:r>
      <w:bookmarkEnd w:id="1515"/>
      <w:bookmarkEnd w:id="1516"/>
      <w:bookmarkEnd w:id="1517"/>
      <w:bookmarkEnd w:id="1518"/>
      <w:bookmarkEnd w:id="1519"/>
      <w:bookmarkEnd w:id="1520"/>
      <w:bookmarkEnd w:id="1521"/>
      <w:bookmarkEnd w:id="1522"/>
    </w:p>
    <w:p w:rsidR="00415566" w:rsidRDefault="00415566" w:rsidP="00415566">
      <w:pPr>
        <w:pStyle w:val="Heading4"/>
        <w:rPr>
          <w:ins w:id="1523" w:author="Ashraf Abuleil" w:date="2013-10-02T17:00:00Z"/>
        </w:rPr>
      </w:pPr>
      <w:ins w:id="1524" w:author="Ashraf Abuleil" w:date="2013-10-02T17:00:00Z">
        <w:r>
          <w:t>Netcom:</w:t>
        </w:r>
      </w:ins>
    </w:p>
    <w:p w:rsidR="00415566" w:rsidRDefault="00415566" w:rsidP="00415566">
      <w:pPr>
        <w:pStyle w:val="Bullet1square"/>
        <w:numPr>
          <w:ilvl w:val="0"/>
          <w:numId w:val="0"/>
        </w:numPr>
        <w:ind w:left="2160" w:firstLine="720"/>
        <w:rPr>
          <w:ins w:id="1525" w:author="Ashraf Abuleil" w:date="2013-10-02T17:00:00Z"/>
        </w:rPr>
      </w:pPr>
      <w:ins w:id="1526" w:author="Ashraf Abuleil" w:date="2013-10-02T17:00:00Z">
        <w:r>
          <w:t>New “</w:t>
        </w:r>
        <w:r w:rsidRPr="0051048C">
          <w:rPr>
            <w:b/>
          </w:rPr>
          <w:t>bw_</w:t>
        </w:r>
        <w:r w:rsidRPr="00DB6145">
          <w:rPr>
            <w:b/>
          </w:rPr>
          <w:t>dat</w:t>
        </w:r>
        <w:r>
          <w:t>” and “</w:t>
        </w:r>
        <w:r>
          <w:rPr>
            <w:b/>
          </w:rPr>
          <w:t>bw</w:t>
        </w:r>
        <w:r w:rsidRPr="00DB6145">
          <w:rPr>
            <w:b/>
          </w:rPr>
          <w:t>_aud</w:t>
        </w:r>
        <w:r>
          <w:t xml:space="preserve">” directories will to be created under “$TLG_UP_ROOT/physical/” </w:t>
        </w:r>
      </w:ins>
    </w:p>
    <w:p w:rsidR="00415566" w:rsidRPr="00415566" w:rsidDel="00415566" w:rsidRDefault="00415566" w:rsidP="00415566">
      <w:pPr>
        <w:pStyle w:val="BodyText"/>
        <w:rPr>
          <w:del w:id="1527" w:author="Ashraf Abuleil" w:date="2013-10-02T17:00:00Z"/>
          <w:lang w:val="en-GB"/>
          <w:rPrChange w:id="1528" w:author="Ashraf Abuleil" w:date="2013-10-02T17:00:00Z">
            <w:rPr>
              <w:del w:id="1529" w:author="Ashraf Abuleil" w:date="2013-10-02T17:00:00Z"/>
            </w:rPr>
          </w:rPrChange>
        </w:rPr>
        <w:pPrChange w:id="1530" w:author="Ashraf Abuleil" w:date="2013-10-02T17:00:00Z">
          <w:pPr>
            <w:pStyle w:val="Heading3"/>
          </w:pPr>
        </w:pPrChange>
      </w:pPr>
    </w:p>
    <w:p w:rsidR="0053404B" w:rsidRPr="0053404B" w:rsidDel="00415566" w:rsidRDefault="0053404B" w:rsidP="0053404B">
      <w:pPr>
        <w:pStyle w:val="BodyText"/>
        <w:rPr>
          <w:del w:id="1531" w:author="Ashraf Abuleil" w:date="2013-10-02T17:00:00Z"/>
        </w:rPr>
      </w:pPr>
      <w:del w:id="1532" w:author="Ashraf Abuleil" w:date="2013-10-02T17:00:00Z">
        <w:r w:rsidDel="00415566">
          <w:delText>N/A</w:delText>
        </w:r>
      </w:del>
    </w:p>
    <w:p w:rsidR="00DE6451" w:rsidRDefault="00DE6451" w:rsidP="00F96918">
      <w:pPr>
        <w:pStyle w:val="Heading3"/>
      </w:pPr>
      <w:bookmarkStart w:id="1533" w:name="_Toc196208426"/>
      <w:bookmarkStart w:id="1534" w:name="_Toc243101235"/>
      <w:bookmarkStart w:id="1535" w:name="_Toc300233482"/>
      <w:bookmarkStart w:id="1536" w:name="_Toc367095533"/>
      <w:r w:rsidRPr="008A1DD8">
        <w:t>Changes to Environment Configuration Files</w:t>
      </w:r>
      <w:bookmarkEnd w:id="1533"/>
      <w:bookmarkEnd w:id="1534"/>
      <w:bookmarkEnd w:id="1535"/>
      <w:bookmarkEnd w:id="1536"/>
      <w:r w:rsidRPr="008A1DD8">
        <w:t xml:space="preserve"> </w:t>
      </w:r>
    </w:p>
    <w:p w:rsidR="00157306" w:rsidRPr="0053404B" w:rsidRDefault="00066EDE" w:rsidP="006C71F6">
      <w:pPr>
        <w:pStyle w:val="Heading4"/>
      </w:pPr>
      <w:r w:rsidRPr="0053404B">
        <w:t>Netcom</w:t>
      </w:r>
    </w:p>
    <w:p w:rsidR="00AE1C76" w:rsidRPr="00AE1C76" w:rsidRDefault="00AE1C76" w:rsidP="00AE1C76">
      <w:pPr>
        <w:pStyle w:val="Bullet1square"/>
        <w:numPr>
          <w:ilvl w:val="0"/>
          <w:numId w:val="0"/>
        </w:numPr>
        <w:ind w:left="1800" w:firstLine="360"/>
      </w:pPr>
      <w:r>
        <w:t>N/A</w:t>
      </w:r>
    </w:p>
    <w:p w:rsidR="00066EDE" w:rsidRPr="0053404B" w:rsidRDefault="00066EDE" w:rsidP="00066EDE">
      <w:pPr>
        <w:pStyle w:val="Heading4"/>
      </w:pPr>
      <w:r w:rsidRPr="0053404B">
        <w:t>Telia</w:t>
      </w:r>
    </w:p>
    <w:p w:rsidR="00B41BA6" w:rsidRPr="008A1DD8" w:rsidRDefault="00B41BA6" w:rsidP="00B41BA6">
      <w:pPr>
        <w:pStyle w:val="Bullet1square"/>
        <w:numPr>
          <w:ilvl w:val="0"/>
          <w:numId w:val="0"/>
        </w:numPr>
        <w:ind w:left="1800" w:firstLine="360"/>
      </w:pPr>
      <w:r>
        <w:t>N/A</w:t>
      </w:r>
    </w:p>
    <w:p w:rsidR="00942D14" w:rsidRDefault="00942D14" w:rsidP="00942D14">
      <w:pPr>
        <w:pStyle w:val="Heading2"/>
      </w:pPr>
      <w:bookmarkStart w:id="1537" w:name="_Toc243109124"/>
      <w:bookmarkStart w:id="1538" w:name="_Toc243109336"/>
      <w:bookmarkStart w:id="1539" w:name="_Toc243110592"/>
      <w:bookmarkStart w:id="1540" w:name="_Toc181336330"/>
      <w:bookmarkStart w:id="1541" w:name="_Toc181336386"/>
      <w:bookmarkStart w:id="1542" w:name="_Toc499003137"/>
      <w:bookmarkStart w:id="1543" w:name="_Toc108756940"/>
      <w:bookmarkStart w:id="1544" w:name="_Toc108852833"/>
      <w:bookmarkStart w:id="1545" w:name="_Toc196208421"/>
      <w:bookmarkStart w:id="1546" w:name="_Toc226777481"/>
      <w:bookmarkStart w:id="1547" w:name="_Toc228087118"/>
      <w:bookmarkStart w:id="1548" w:name="_Toc300233483"/>
      <w:bookmarkStart w:id="1549" w:name="_Toc367095534"/>
      <w:bookmarkStart w:id="1550" w:name="_Toc108756946"/>
      <w:bookmarkStart w:id="1551" w:name="_Toc108852839"/>
      <w:bookmarkStart w:id="1552" w:name="_Toc196208427"/>
      <w:bookmarkStart w:id="1553" w:name="_Toc243101236"/>
      <w:bookmarkEnd w:id="1537"/>
      <w:bookmarkEnd w:id="1538"/>
      <w:bookmarkEnd w:id="1539"/>
      <w:bookmarkEnd w:id="1540"/>
      <w:bookmarkEnd w:id="1541"/>
      <w:r w:rsidRPr="00E85EA7">
        <w:t>CC Build Instructions</w:t>
      </w:r>
      <w:bookmarkEnd w:id="1542"/>
      <w:bookmarkEnd w:id="1543"/>
      <w:bookmarkEnd w:id="1544"/>
      <w:bookmarkEnd w:id="1545"/>
      <w:bookmarkEnd w:id="1546"/>
      <w:bookmarkEnd w:id="1547"/>
      <w:bookmarkEnd w:id="1548"/>
      <w:bookmarkEnd w:id="1549"/>
    </w:p>
    <w:p w:rsidR="009F683D" w:rsidRPr="00334249" w:rsidRDefault="008C49AB" w:rsidP="00012FBE">
      <w:pPr>
        <w:pStyle w:val="BodyText"/>
      </w:pPr>
      <w:r>
        <w:t xml:space="preserve">RCS Source Control </w:t>
      </w:r>
      <w:r w:rsidR="00012FBE">
        <w:t>uses</w:t>
      </w:r>
      <w:r>
        <w:t xml:space="preserve"> </w:t>
      </w:r>
      <w:r w:rsidR="00227CA3">
        <w:t>ASLM 8.2(XtraC)</w:t>
      </w:r>
      <w:r w:rsidR="008F470A">
        <w:t>.</w:t>
      </w:r>
    </w:p>
    <w:p w:rsidR="00DE6451" w:rsidRPr="008A1DD8" w:rsidRDefault="00DE6451" w:rsidP="00F96918">
      <w:pPr>
        <w:pStyle w:val="Heading2"/>
      </w:pPr>
      <w:bookmarkStart w:id="1554" w:name="_Toc300233484"/>
      <w:bookmarkStart w:id="1555" w:name="_Toc367095535"/>
      <w:r w:rsidRPr="008A1DD8">
        <w:t xml:space="preserve">Changes to </w:t>
      </w:r>
      <w:bookmarkEnd w:id="1550"/>
      <w:bookmarkEnd w:id="1551"/>
      <w:r w:rsidRPr="008A1DD8">
        <w:t>Tuxedo</w:t>
      </w:r>
      <w:bookmarkEnd w:id="1552"/>
      <w:bookmarkEnd w:id="1553"/>
      <w:bookmarkEnd w:id="1554"/>
      <w:bookmarkEnd w:id="1555"/>
    </w:p>
    <w:p w:rsidR="00DE6451" w:rsidRDefault="00DE6451" w:rsidP="00F96918">
      <w:pPr>
        <w:pStyle w:val="Heading3"/>
      </w:pPr>
      <w:bookmarkStart w:id="1556" w:name="_Toc496499484"/>
      <w:bookmarkStart w:id="1557" w:name="_Toc499003142"/>
      <w:bookmarkStart w:id="1558" w:name="_Toc108756947"/>
      <w:bookmarkStart w:id="1559" w:name="_Toc108852840"/>
      <w:bookmarkStart w:id="1560" w:name="_Toc196208428"/>
      <w:bookmarkStart w:id="1561" w:name="_Toc243101237"/>
      <w:bookmarkStart w:id="1562" w:name="_Toc300233485"/>
      <w:bookmarkStart w:id="1563" w:name="_Toc367095536"/>
      <w:r w:rsidRPr="008A1DD8">
        <w:t>Changes to Variables</w:t>
      </w:r>
      <w:bookmarkEnd w:id="1556"/>
      <w:bookmarkEnd w:id="1557"/>
      <w:bookmarkEnd w:id="1558"/>
      <w:bookmarkEnd w:id="1559"/>
      <w:bookmarkEnd w:id="1560"/>
      <w:bookmarkEnd w:id="1561"/>
      <w:bookmarkEnd w:id="1562"/>
      <w:bookmarkEnd w:id="1563"/>
    </w:p>
    <w:p w:rsidR="00107DBF" w:rsidRPr="00107DBF" w:rsidRDefault="00107DBF" w:rsidP="00107DBF">
      <w:pPr>
        <w:pStyle w:val="Heading4"/>
      </w:pPr>
      <w:r>
        <w:t>Netcom</w:t>
      </w:r>
    </w:p>
    <w:p w:rsidR="00EB0E27" w:rsidRDefault="00086B91" w:rsidP="00086B91">
      <w:pPr>
        <w:pStyle w:val="BodyText"/>
        <w:ind w:left="2160"/>
        <w:rPr>
          <w:lang w:bidi="ar-SA"/>
        </w:rPr>
      </w:pPr>
      <w:r>
        <w:rPr>
          <w:lang w:bidi="ar-SA"/>
        </w:rPr>
        <w:t>N/A</w:t>
      </w:r>
    </w:p>
    <w:p w:rsidR="00107DBF" w:rsidRDefault="00107DBF" w:rsidP="00107DBF">
      <w:pPr>
        <w:pStyle w:val="Heading4"/>
      </w:pPr>
      <w:r>
        <w:t>Telia</w:t>
      </w:r>
    </w:p>
    <w:p w:rsidR="00CC00E6" w:rsidRPr="00CC00E6" w:rsidRDefault="00CC00E6" w:rsidP="00CC00E6">
      <w:pPr>
        <w:pStyle w:val="BodyText"/>
        <w:rPr>
          <w:lang w:val="en-GB" w:eastAsia="en-GB"/>
        </w:rPr>
      </w:pPr>
      <w:r w:rsidRPr="00CC00E6">
        <w:rPr>
          <w:lang w:val="en-GB" w:eastAsia="en-GB"/>
        </w:rPr>
        <w:t>The following new variables were added to Tuxedo environment.</w:t>
      </w:r>
      <w:r>
        <w:rPr>
          <w:lang w:val="en-GB" w:eastAsia="en-GB"/>
        </w:rPr>
        <w:t xml:space="preserve"> </w:t>
      </w:r>
      <w:r w:rsidRPr="00CC00E6">
        <w:rPr>
          <w:lang w:val="en-GB" w:eastAsia="en-GB"/>
        </w:rPr>
        <w:t>To be added to .init_file.</w:t>
      </w:r>
    </w:p>
    <w:p w:rsidR="00CC00E6" w:rsidRPr="00CC00E6" w:rsidRDefault="00CC00E6" w:rsidP="00CC00E6">
      <w:pPr>
        <w:pStyle w:val="Bullet1square"/>
      </w:pPr>
      <w:r w:rsidRPr="00CC00E6">
        <w:t>TLG_PDF_SEPERATE 'Y'</w:t>
      </w:r>
    </w:p>
    <w:p w:rsidR="00CC00E6" w:rsidRPr="00CC00E6" w:rsidRDefault="00CC00E6" w:rsidP="00CC00E6">
      <w:pPr>
        <w:pStyle w:val="Bullet1square"/>
      </w:pPr>
      <w:r w:rsidRPr="00CC00E6">
        <w:t>TLG_BF_BLANK_PAGE_NUMBER 'N'</w:t>
      </w:r>
    </w:p>
    <w:p w:rsidR="00CC00E6" w:rsidRPr="00CC00E6" w:rsidRDefault="00CC00E6" w:rsidP="00CC00E6">
      <w:pPr>
        <w:pStyle w:val="Bullet1square"/>
      </w:pPr>
      <w:r w:rsidRPr="00CC00E6">
        <w:t>BF_IMAGE `type telia_giro_1.bmp | awk '{ print $3 }'`</w:t>
      </w:r>
    </w:p>
    <w:p w:rsidR="00CC00E6" w:rsidRPr="00CC00E6" w:rsidRDefault="00CC00E6" w:rsidP="00CC00E6">
      <w:pPr>
        <w:pStyle w:val="Bullet1square"/>
      </w:pPr>
      <w:r w:rsidRPr="00CC00E6">
        <w:t>Bfpr_PDF_IMAGE_PATH `dirname $BF_IMAGE`</w:t>
      </w:r>
    </w:p>
    <w:p w:rsidR="00CC00E6" w:rsidRPr="00CC00E6" w:rsidRDefault="00CC00E6" w:rsidP="00CC00E6">
      <w:pPr>
        <w:pStyle w:val="Bullet1square"/>
      </w:pPr>
      <w:r w:rsidRPr="00CC00E6">
        <w:t>setenv BF_IMAGE_DIR_NAME `dirname $BF_IMAGE’</w:t>
      </w:r>
    </w:p>
    <w:p w:rsidR="00DE6451" w:rsidRDefault="00DE6451" w:rsidP="00F96918">
      <w:pPr>
        <w:pStyle w:val="Heading3"/>
      </w:pPr>
      <w:bookmarkStart w:id="1564" w:name="_Toc196208429"/>
      <w:bookmarkStart w:id="1565" w:name="_Toc243101238"/>
      <w:bookmarkStart w:id="1566" w:name="_Toc300233486"/>
      <w:bookmarkStart w:id="1567" w:name="_Toc367095537"/>
      <w:r w:rsidRPr="008A1DD8">
        <w:t>Changes to Tuxedo Servers</w:t>
      </w:r>
      <w:bookmarkEnd w:id="1564"/>
      <w:bookmarkEnd w:id="1565"/>
      <w:bookmarkEnd w:id="1566"/>
      <w:bookmarkEnd w:id="1567"/>
    </w:p>
    <w:bookmarkStart w:id="1568" w:name="_MON_1440423331"/>
    <w:bookmarkEnd w:id="1568"/>
    <w:p w:rsidR="00C51F95" w:rsidRPr="00C51F95" w:rsidRDefault="0053404B" w:rsidP="00C51F95">
      <w:pPr>
        <w:pStyle w:val="BodyText"/>
        <w:rPr>
          <w:lang w:bidi="ar-SA"/>
        </w:rPr>
      </w:pPr>
      <w:r>
        <w:rPr>
          <w:lang w:bidi="ar-SA"/>
        </w:rPr>
        <w:object w:dxaOrig="1550" w:dyaOrig="991">
          <v:shape id="_x0000_i1051" type="#_x0000_t75" style="width:77.25pt;height:49.5pt" o:ole="">
            <v:imagedata r:id="rId85" o:title=""/>
          </v:shape>
          <o:OLEObject Type="Embed" ProgID="Word.Document.8" ShapeID="_x0000_i1051" DrawAspect="Icon" ObjectID="_1442239451" r:id="rId86">
            <o:FieldCodes>\s</o:FieldCodes>
          </o:OLEObject>
        </w:object>
      </w:r>
    </w:p>
    <w:p w:rsidR="00353FF8" w:rsidRPr="00353FF8" w:rsidRDefault="00DE6451" w:rsidP="00F202D6">
      <w:pPr>
        <w:pStyle w:val="Heading2"/>
      </w:pPr>
      <w:bookmarkStart w:id="1569" w:name="_Toc126920109"/>
      <w:bookmarkStart w:id="1570" w:name="_Toc496499486"/>
      <w:bookmarkStart w:id="1571" w:name="_Toc499003144"/>
      <w:bookmarkStart w:id="1572" w:name="_Toc108756949"/>
      <w:bookmarkStart w:id="1573" w:name="_Toc108852842"/>
      <w:bookmarkStart w:id="1574" w:name="_Toc196208430"/>
      <w:bookmarkStart w:id="1575" w:name="_Toc243101239"/>
      <w:bookmarkStart w:id="1576" w:name="_Toc300233487"/>
      <w:bookmarkStart w:id="1577" w:name="_Toc367095538"/>
      <w:bookmarkEnd w:id="1569"/>
      <w:r w:rsidRPr="008A1DD8">
        <w:t>Changes to Citrix/INI Files</w:t>
      </w:r>
      <w:bookmarkEnd w:id="1570"/>
      <w:bookmarkEnd w:id="1571"/>
      <w:bookmarkEnd w:id="1572"/>
      <w:bookmarkEnd w:id="1573"/>
      <w:bookmarkEnd w:id="1574"/>
      <w:bookmarkEnd w:id="1575"/>
      <w:bookmarkEnd w:id="1576"/>
      <w:bookmarkEnd w:id="1577"/>
    </w:p>
    <w:p w:rsidR="00485EB3" w:rsidRDefault="00E722EC" w:rsidP="00485EB3">
      <w:pPr>
        <w:pStyle w:val="Heading3"/>
      </w:pPr>
      <w:bookmarkStart w:id="1578" w:name="_Toc367095539"/>
      <w:r>
        <w:t>Telia</w:t>
      </w:r>
      <w:bookmarkEnd w:id="1578"/>
    </w:p>
    <w:p w:rsidR="00086B91" w:rsidRDefault="00E722EC" w:rsidP="00415566">
      <w:pPr>
        <w:pStyle w:val="Bullet1square"/>
        <w:rPr>
          <w:ins w:id="1579" w:author="Ashraf Abuleil" w:date="2013-10-02T17:01:00Z"/>
        </w:rPr>
        <w:pPrChange w:id="1580" w:author="Ashraf Abuleil" w:date="2013-10-02T17:01:00Z">
          <w:pPr>
            <w:pStyle w:val="BodyText"/>
          </w:pPr>
        </w:pPrChange>
      </w:pPr>
      <w:r>
        <w:t>The latest version of the PDF adobe reader need to be installed on the Telia Citrix Machines, this is needed for the PDF Bill Image CR.</w:t>
      </w:r>
    </w:p>
    <w:p w:rsidR="00415566" w:rsidRDefault="00415566" w:rsidP="00415566">
      <w:pPr>
        <w:pStyle w:val="Bullet1square"/>
        <w:rPr>
          <w:ins w:id="1581" w:author="Ashraf Abuleil" w:date="2013-10-02T17:01:00Z"/>
        </w:rPr>
        <w:pPrChange w:id="1582" w:author="Ashraf Abuleil" w:date="2013-10-02T17:01:00Z">
          <w:pPr>
            <w:pStyle w:val="BodyText"/>
          </w:pPr>
        </w:pPrChange>
      </w:pPr>
      <w:ins w:id="1583" w:author="Ashraf Abuleil" w:date="2013-10-02T17:01:00Z">
        <w:r>
          <w:t>The Following line should exist or should be added to the csm.ini file.</w:t>
        </w:r>
      </w:ins>
    </w:p>
    <w:p w:rsidR="00415566" w:rsidRPr="00086B91" w:rsidRDefault="00415566" w:rsidP="00415566">
      <w:pPr>
        <w:pStyle w:val="BodyText"/>
        <w:ind w:firstLine="360"/>
        <w:rPr>
          <w:ins w:id="1584" w:author="Ashraf Abuleil" w:date="2013-10-02T17:01:00Z"/>
        </w:rPr>
        <w:pPrChange w:id="1585" w:author="Ashraf Abuleil" w:date="2013-10-02T17:01:00Z">
          <w:pPr>
            <w:pStyle w:val="BodyText"/>
          </w:pPr>
        </w:pPrChange>
      </w:pPr>
      <w:ins w:id="1586" w:author="Ashraf Abuleil" w:date="2013-10-02T17:01:00Z">
        <w:r w:rsidRPr="00FE2CFE">
          <w:t>PDF Path=P:\appdata\fokus</w:t>
        </w:r>
      </w:ins>
    </w:p>
    <w:p w:rsidR="00415566" w:rsidRPr="00086B91" w:rsidRDefault="00415566" w:rsidP="00E722EC">
      <w:pPr>
        <w:pStyle w:val="BodyText"/>
      </w:pPr>
    </w:p>
    <w:p w:rsidR="00942D14" w:rsidRPr="00942D14" w:rsidRDefault="00DE6451" w:rsidP="00AA0D0A">
      <w:pPr>
        <w:pStyle w:val="Heading2"/>
      </w:pPr>
      <w:bookmarkStart w:id="1587" w:name="_Toc196208431"/>
      <w:bookmarkStart w:id="1588" w:name="_Toc243101240"/>
      <w:bookmarkStart w:id="1589" w:name="_Toc300233489"/>
      <w:bookmarkStart w:id="1590" w:name="_Toc367095540"/>
      <w:r w:rsidRPr="008A1DD8">
        <w:t>Database Changes</w:t>
      </w:r>
      <w:bookmarkEnd w:id="1587"/>
      <w:bookmarkEnd w:id="1588"/>
      <w:bookmarkEnd w:id="1589"/>
      <w:bookmarkEnd w:id="1590"/>
    </w:p>
    <w:p w:rsidR="00DE6451" w:rsidRDefault="00DE6451" w:rsidP="00F96918">
      <w:pPr>
        <w:pStyle w:val="Heading3"/>
      </w:pPr>
      <w:bookmarkStart w:id="1591" w:name="_Toc108756951"/>
      <w:bookmarkStart w:id="1592" w:name="_Toc108852844"/>
      <w:bookmarkStart w:id="1593" w:name="_Toc196208432"/>
      <w:bookmarkStart w:id="1594" w:name="_Toc243101241"/>
      <w:bookmarkStart w:id="1595" w:name="_Toc300233490"/>
      <w:bookmarkStart w:id="1596" w:name="_Toc367095541"/>
      <w:r w:rsidRPr="008A1DD8">
        <w:t>Upgrade Database Patches</w:t>
      </w:r>
      <w:bookmarkEnd w:id="1591"/>
      <w:bookmarkEnd w:id="1592"/>
      <w:bookmarkEnd w:id="1593"/>
      <w:bookmarkEnd w:id="1594"/>
      <w:bookmarkEnd w:id="1595"/>
      <w:bookmarkEnd w:id="1596"/>
    </w:p>
    <w:p w:rsidR="001900D4" w:rsidRDefault="001900D4" w:rsidP="001900D4">
      <w:pPr>
        <w:pStyle w:val="BodyText"/>
      </w:pPr>
      <w:r w:rsidRPr="008A1DD8">
        <w:t>The following table describes the upgrade patches used for the test environments. PET/PROD environments were upgraded u</w:t>
      </w:r>
      <w:r>
        <w:t>sing a separate set of scripts.</w:t>
      </w:r>
    </w:p>
    <w:p w:rsidR="001900D4" w:rsidRDefault="001900D4" w:rsidP="001900D4">
      <w:pPr>
        <w:pStyle w:val="BodyText"/>
        <w:rPr>
          <w:rStyle w:val="Command"/>
        </w:rPr>
      </w:pPr>
    </w:p>
    <w:p w:rsidR="001900D4" w:rsidRPr="00D642E7" w:rsidRDefault="00763582" w:rsidP="001900D4">
      <w:pPr>
        <w:pStyle w:val="BodyText"/>
        <w:rPr>
          <w:rFonts w:ascii="Arial" w:hAnsi="Arial" w:cs="Arial"/>
          <w:b/>
          <w:bCs/>
          <w:sz w:val="20"/>
          <w:szCs w:val="20"/>
        </w:rPr>
      </w:pPr>
      <w:r>
        <w:rPr>
          <w:rStyle w:val="Command"/>
        </w:rPr>
        <w:t>Version 21</w:t>
      </w:r>
      <w:r w:rsidR="001900D4">
        <w:rPr>
          <w:rStyle w:val="Command"/>
        </w:rPr>
        <w:t>.0</w:t>
      </w:r>
      <w:r w:rsidR="001900D4" w:rsidRPr="008A1DD8">
        <w:rPr>
          <w:rStyle w:val="Command"/>
        </w:rPr>
        <w:t xml:space="preserve"> Patches:</w:t>
      </w:r>
    </w:p>
    <w:tbl>
      <w:tblPr>
        <w:tblW w:w="8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
        <w:gridCol w:w="2179"/>
        <w:gridCol w:w="2361"/>
        <w:gridCol w:w="3632"/>
      </w:tblGrid>
      <w:tr w:rsidR="001900D4" w:rsidRPr="008A1DD8" w:rsidTr="00D34BBC">
        <w:trPr>
          <w:cantSplit/>
          <w:trHeight w:val="278"/>
          <w:tblHeader/>
        </w:trPr>
        <w:tc>
          <w:tcPr>
            <w:tcW w:w="472" w:type="dxa"/>
            <w:tcBorders>
              <w:bottom w:val="single" w:sz="12" w:space="0" w:color="auto"/>
            </w:tcBorders>
            <w:shd w:val="clear" w:color="auto" w:fill="auto"/>
            <w:vAlign w:val="bottom"/>
          </w:tcPr>
          <w:p w:rsidR="001900D4" w:rsidRPr="008A1DD8" w:rsidRDefault="001900D4" w:rsidP="00D34BBC">
            <w:pPr>
              <w:pStyle w:val="TableHeader"/>
              <w:rPr>
                <w:snapToGrid w:val="0"/>
              </w:rPr>
            </w:pPr>
            <w:r w:rsidRPr="008A1DD8">
              <w:rPr>
                <w:snapToGrid w:val="0"/>
              </w:rPr>
              <w:t>ID</w:t>
            </w:r>
          </w:p>
        </w:tc>
        <w:tc>
          <w:tcPr>
            <w:tcW w:w="2179" w:type="dxa"/>
            <w:tcBorders>
              <w:bottom w:val="single" w:sz="12" w:space="0" w:color="auto"/>
            </w:tcBorders>
            <w:shd w:val="clear" w:color="auto" w:fill="auto"/>
            <w:vAlign w:val="bottom"/>
          </w:tcPr>
          <w:p w:rsidR="001900D4" w:rsidRPr="008A1DD8" w:rsidRDefault="001900D4" w:rsidP="00D34BBC">
            <w:pPr>
              <w:pStyle w:val="TableHeader"/>
              <w:rPr>
                <w:snapToGrid w:val="0"/>
              </w:rPr>
            </w:pPr>
            <w:r w:rsidRPr="008A1DD8">
              <w:rPr>
                <w:snapToGrid w:val="0"/>
              </w:rPr>
              <w:t>Description</w:t>
            </w:r>
          </w:p>
        </w:tc>
        <w:tc>
          <w:tcPr>
            <w:tcW w:w="2361" w:type="dxa"/>
            <w:tcBorders>
              <w:bottom w:val="single" w:sz="12" w:space="0" w:color="auto"/>
            </w:tcBorders>
            <w:shd w:val="clear" w:color="auto" w:fill="auto"/>
            <w:vAlign w:val="bottom"/>
          </w:tcPr>
          <w:p w:rsidR="001900D4" w:rsidRPr="008A1DD8" w:rsidRDefault="001900D4" w:rsidP="00D34BBC">
            <w:pPr>
              <w:pStyle w:val="TableHeader"/>
              <w:rPr>
                <w:snapToGrid w:val="0"/>
              </w:rPr>
            </w:pPr>
            <w:r w:rsidRPr="008A1DD8">
              <w:rPr>
                <w:snapToGrid w:val="0"/>
              </w:rPr>
              <w:t>Affected Areas</w:t>
            </w:r>
          </w:p>
        </w:tc>
        <w:tc>
          <w:tcPr>
            <w:tcW w:w="3632" w:type="dxa"/>
            <w:tcBorders>
              <w:bottom w:val="single" w:sz="12" w:space="0" w:color="auto"/>
            </w:tcBorders>
            <w:shd w:val="clear" w:color="auto" w:fill="auto"/>
            <w:vAlign w:val="bottom"/>
          </w:tcPr>
          <w:p w:rsidR="001900D4" w:rsidRPr="008A1DD8" w:rsidRDefault="001900D4" w:rsidP="00D34BBC">
            <w:pPr>
              <w:pStyle w:val="TableHeader"/>
              <w:rPr>
                <w:snapToGrid w:val="0"/>
              </w:rPr>
            </w:pPr>
            <w:r w:rsidRPr="008A1DD8">
              <w:rPr>
                <w:snapToGrid w:val="0"/>
              </w:rPr>
              <w:t>Comments</w:t>
            </w:r>
          </w:p>
        </w:tc>
      </w:tr>
      <w:tr w:rsidR="001900D4" w:rsidRPr="008A1DD8" w:rsidTr="00D34BBC">
        <w:trPr>
          <w:cantSplit/>
          <w:trHeight w:val="307"/>
        </w:trPr>
        <w:tc>
          <w:tcPr>
            <w:tcW w:w="472" w:type="dxa"/>
            <w:tcBorders>
              <w:top w:val="single" w:sz="12" w:space="0" w:color="auto"/>
            </w:tcBorders>
            <w:shd w:val="clear" w:color="auto" w:fill="auto"/>
          </w:tcPr>
          <w:p w:rsidR="001900D4" w:rsidRPr="008A1DD8" w:rsidRDefault="004A0C03" w:rsidP="00D34BBC">
            <w:pPr>
              <w:pStyle w:val="TableBody"/>
              <w:keepNext w:val="0"/>
              <w:keepLines w:val="0"/>
              <w:rPr>
                <w:snapToGrid w:val="0"/>
              </w:rPr>
            </w:pPr>
            <w:r>
              <w:rPr>
                <w:snapToGrid w:val="0"/>
              </w:rPr>
              <w:t>1</w:t>
            </w:r>
          </w:p>
        </w:tc>
        <w:tc>
          <w:tcPr>
            <w:tcW w:w="2179" w:type="dxa"/>
            <w:tcBorders>
              <w:top w:val="single" w:sz="12" w:space="0" w:color="auto"/>
            </w:tcBorders>
            <w:shd w:val="clear" w:color="auto" w:fill="auto"/>
          </w:tcPr>
          <w:p w:rsidR="001900D4" w:rsidRPr="008A1DD8" w:rsidRDefault="00EE3300" w:rsidP="00D34BBC">
            <w:pPr>
              <w:pStyle w:val="TableBody"/>
              <w:keepNext w:val="0"/>
              <w:keepLines w:val="0"/>
              <w:rPr>
                <w:snapToGrid w:val="0"/>
              </w:rPr>
            </w:pPr>
            <w:r>
              <w:rPr>
                <w:snapToGrid w:val="0"/>
              </w:rPr>
              <w:t>Patch #1   25/7/13</w:t>
            </w:r>
          </w:p>
        </w:tc>
        <w:tc>
          <w:tcPr>
            <w:tcW w:w="2361" w:type="dxa"/>
            <w:tcBorders>
              <w:top w:val="single" w:sz="12" w:space="0" w:color="auto"/>
            </w:tcBorders>
            <w:shd w:val="clear" w:color="auto" w:fill="auto"/>
          </w:tcPr>
          <w:p w:rsidR="001900D4" w:rsidRPr="008A1DD8" w:rsidRDefault="00EE3300" w:rsidP="00D34BBC">
            <w:pPr>
              <w:pStyle w:val="TableBody"/>
              <w:keepNext w:val="0"/>
              <w:keepLines w:val="0"/>
            </w:pPr>
            <w:r>
              <w:t>App, ref</w:t>
            </w:r>
          </w:p>
        </w:tc>
        <w:tc>
          <w:tcPr>
            <w:tcW w:w="3632" w:type="dxa"/>
            <w:tcBorders>
              <w:top w:val="single" w:sz="12" w:space="0" w:color="auto"/>
            </w:tcBorders>
            <w:shd w:val="clear" w:color="auto" w:fill="auto"/>
          </w:tcPr>
          <w:p w:rsidR="001900D4" w:rsidRPr="008A1DD8" w:rsidRDefault="001900D4" w:rsidP="00D34BBC">
            <w:pPr>
              <w:pStyle w:val="TableBody"/>
              <w:keepNext w:val="0"/>
              <w:keepLines w:val="0"/>
              <w:rPr>
                <w:snapToGrid w:val="0"/>
              </w:rPr>
            </w:pPr>
          </w:p>
        </w:tc>
      </w:tr>
      <w:tr w:rsidR="001900D4" w:rsidRPr="008A1DD8" w:rsidTr="00D34BBC">
        <w:trPr>
          <w:cantSplit/>
          <w:trHeight w:val="307"/>
        </w:trPr>
        <w:tc>
          <w:tcPr>
            <w:tcW w:w="472" w:type="dxa"/>
            <w:shd w:val="clear" w:color="auto" w:fill="auto"/>
          </w:tcPr>
          <w:p w:rsidR="001900D4" w:rsidRPr="008A1DD8" w:rsidRDefault="005009E0" w:rsidP="00D34BBC">
            <w:pPr>
              <w:pStyle w:val="TableBody"/>
              <w:keepNext w:val="0"/>
              <w:keepLines w:val="0"/>
              <w:rPr>
                <w:snapToGrid w:val="0"/>
              </w:rPr>
            </w:pPr>
            <w:r>
              <w:rPr>
                <w:snapToGrid w:val="0"/>
              </w:rPr>
              <w:t>2</w:t>
            </w:r>
          </w:p>
        </w:tc>
        <w:tc>
          <w:tcPr>
            <w:tcW w:w="2179" w:type="dxa"/>
            <w:shd w:val="clear" w:color="auto" w:fill="auto"/>
          </w:tcPr>
          <w:p w:rsidR="001900D4" w:rsidRPr="008A1DD8" w:rsidRDefault="005009E0" w:rsidP="00D34BBC">
            <w:pPr>
              <w:pStyle w:val="TableBody"/>
              <w:keepNext w:val="0"/>
              <w:keepLines w:val="0"/>
              <w:rPr>
                <w:snapToGrid w:val="0"/>
              </w:rPr>
            </w:pPr>
            <w:r>
              <w:rPr>
                <w:snapToGrid w:val="0"/>
              </w:rPr>
              <w:t>Patch #2    27/8/13</w:t>
            </w:r>
          </w:p>
        </w:tc>
        <w:tc>
          <w:tcPr>
            <w:tcW w:w="2361" w:type="dxa"/>
            <w:shd w:val="clear" w:color="auto" w:fill="auto"/>
          </w:tcPr>
          <w:p w:rsidR="001900D4" w:rsidRPr="008A1DD8" w:rsidRDefault="005009E0" w:rsidP="00D34BBC">
            <w:pPr>
              <w:pStyle w:val="TableBody"/>
              <w:keepNext w:val="0"/>
              <w:keepLines w:val="0"/>
            </w:pPr>
            <w:r>
              <w:t>App</w:t>
            </w:r>
          </w:p>
        </w:tc>
        <w:tc>
          <w:tcPr>
            <w:tcW w:w="3632" w:type="dxa"/>
            <w:shd w:val="clear" w:color="auto" w:fill="auto"/>
          </w:tcPr>
          <w:p w:rsidR="001900D4" w:rsidRPr="008A1DD8" w:rsidRDefault="001900D4" w:rsidP="00D34BBC">
            <w:pPr>
              <w:pStyle w:val="TableBody"/>
              <w:keepNext w:val="0"/>
              <w:keepLines w:val="0"/>
              <w:rPr>
                <w:snapToGrid w:val="0"/>
              </w:rPr>
            </w:pPr>
          </w:p>
        </w:tc>
      </w:tr>
      <w:tr w:rsidR="001900D4" w:rsidRPr="008A1DD8" w:rsidTr="00D34BBC">
        <w:trPr>
          <w:cantSplit/>
          <w:trHeight w:val="307"/>
        </w:trPr>
        <w:tc>
          <w:tcPr>
            <w:tcW w:w="472" w:type="dxa"/>
            <w:shd w:val="clear" w:color="auto" w:fill="auto"/>
          </w:tcPr>
          <w:p w:rsidR="001900D4" w:rsidRPr="008A1DD8" w:rsidRDefault="002356A5" w:rsidP="00D34BBC">
            <w:pPr>
              <w:pStyle w:val="TableBody"/>
              <w:keepNext w:val="0"/>
              <w:keepLines w:val="0"/>
              <w:rPr>
                <w:snapToGrid w:val="0"/>
              </w:rPr>
            </w:pPr>
            <w:r>
              <w:rPr>
                <w:snapToGrid w:val="0"/>
              </w:rPr>
              <w:t>3</w:t>
            </w:r>
          </w:p>
        </w:tc>
        <w:tc>
          <w:tcPr>
            <w:tcW w:w="2179" w:type="dxa"/>
            <w:shd w:val="clear" w:color="auto" w:fill="auto"/>
          </w:tcPr>
          <w:p w:rsidR="001900D4" w:rsidRPr="008A1DD8" w:rsidRDefault="002356A5" w:rsidP="00D34BBC">
            <w:pPr>
              <w:pStyle w:val="TableBody"/>
              <w:keepNext w:val="0"/>
              <w:keepLines w:val="0"/>
              <w:rPr>
                <w:snapToGrid w:val="0"/>
              </w:rPr>
            </w:pPr>
            <w:r>
              <w:rPr>
                <w:snapToGrid w:val="0"/>
              </w:rPr>
              <w:t>Patch #3    12/9/13</w:t>
            </w:r>
          </w:p>
        </w:tc>
        <w:tc>
          <w:tcPr>
            <w:tcW w:w="2361" w:type="dxa"/>
            <w:shd w:val="clear" w:color="auto" w:fill="auto"/>
          </w:tcPr>
          <w:p w:rsidR="001900D4" w:rsidRPr="00A90D4F" w:rsidRDefault="002356A5" w:rsidP="00D34BBC">
            <w:pPr>
              <w:pStyle w:val="TableBody"/>
              <w:keepNext w:val="0"/>
              <w:keepLines w:val="0"/>
            </w:pPr>
            <w:r>
              <w:t>Ref</w:t>
            </w:r>
          </w:p>
        </w:tc>
        <w:tc>
          <w:tcPr>
            <w:tcW w:w="3632" w:type="dxa"/>
            <w:shd w:val="clear" w:color="auto" w:fill="auto"/>
          </w:tcPr>
          <w:p w:rsidR="001900D4" w:rsidRPr="00B23C9E" w:rsidRDefault="001900D4" w:rsidP="00D34BBC">
            <w:pPr>
              <w:pStyle w:val="TableBody"/>
              <w:keepNext w:val="0"/>
              <w:keepLines w:val="0"/>
              <w:rPr>
                <w:snapToGrid w:val="0"/>
              </w:rPr>
            </w:pPr>
          </w:p>
        </w:tc>
      </w:tr>
      <w:tr w:rsidR="001900D4" w:rsidRPr="008A1DD8" w:rsidTr="00D34BBC">
        <w:trPr>
          <w:cantSplit/>
          <w:trHeight w:val="307"/>
        </w:trPr>
        <w:tc>
          <w:tcPr>
            <w:tcW w:w="472" w:type="dxa"/>
            <w:shd w:val="clear" w:color="auto" w:fill="auto"/>
          </w:tcPr>
          <w:p w:rsidR="001900D4" w:rsidRPr="008A1DD8" w:rsidRDefault="001900D4" w:rsidP="00D34BBC">
            <w:pPr>
              <w:pStyle w:val="TableBody"/>
              <w:keepNext w:val="0"/>
              <w:keepLines w:val="0"/>
              <w:rPr>
                <w:snapToGrid w:val="0"/>
              </w:rPr>
            </w:pPr>
          </w:p>
        </w:tc>
        <w:tc>
          <w:tcPr>
            <w:tcW w:w="2179" w:type="dxa"/>
            <w:shd w:val="clear" w:color="auto" w:fill="auto"/>
          </w:tcPr>
          <w:p w:rsidR="001900D4" w:rsidRPr="008A1DD8" w:rsidRDefault="001900D4" w:rsidP="00D34BBC">
            <w:pPr>
              <w:pStyle w:val="TableBody"/>
              <w:keepNext w:val="0"/>
              <w:keepLines w:val="0"/>
              <w:rPr>
                <w:snapToGrid w:val="0"/>
              </w:rPr>
            </w:pPr>
          </w:p>
        </w:tc>
        <w:tc>
          <w:tcPr>
            <w:tcW w:w="2361" w:type="dxa"/>
            <w:shd w:val="clear" w:color="auto" w:fill="auto"/>
          </w:tcPr>
          <w:p w:rsidR="001900D4" w:rsidRPr="00A90D4F" w:rsidRDefault="001900D4" w:rsidP="00D34BBC">
            <w:pPr>
              <w:pStyle w:val="TableBody"/>
              <w:keepNext w:val="0"/>
              <w:keepLines w:val="0"/>
            </w:pPr>
          </w:p>
        </w:tc>
        <w:tc>
          <w:tcPr>
            <w:tcW w:w="3632" w:type="dxa"/>
            <w:shd w:val="clear" w:color="auto" w:fill="auto"/>
          </w:tcPr>
          <w:p w:rsidR="001900D4" w:rsidRPr="00B23C9E" w:rsidRDefault="001900D4" w:rsidP="00D34BBC">
            <w:pPr>
              <w:pStyle w:val="TableBody"/>
              <w:keepNext w:val="0"/>
              <w:keepLines w:val="0"/>
              <w:rPr>
                <w:snapToGrid w:val="0"/>
              </w:rPr>
            </w:pPr>
          </w:p>
        </w:tc>
      </w:tr>
      <w:tr w:rsidR="001900D4" w:rsidRPr="008A1DD8" w:rsidTr="00D34BBC">
        <w:trPr>
          <w:cantSplit/>
          <w:trHeight w:val="307"/>
        </w:trPr>
        <w:tc>
          <w:tcPr>
            <w:tcW w:w="472" w:type="dxa"/>
            <w:shd w:val="clear" w:color="auto" w:fill="auto"/>
          </w:tcPr>
          <w:p w:rsidR="001900D4" w:rsidRPr="008A1DD8" w:rsidRDefault="001900D4" w:rsidP="00D34BBC">
            <w:pPr>
              <w:pStyle w:val="TableBody"/>
              <w:keepNext w:val="0"/>
              <w:keepLines w:val="0"/>
              <w:rPr>
                <w:snapToGrid w:val="0"/>
              </w:rPr>
            </w:pPr>
          </w:p>
        </w:tc>
        <w:tc>
          <w:tcPr>
            <w:tcW w:w="2179" w:type="dxa"/>
            <w:shd w:val="clear" w:color="auto" w:fill="auto"/>
          </w:tcPr>
          <w:p w:rsidR="001900D4" w:rsidRPr="008A1DD8" w:rsidRDefault="001900D4" w:rsidP="00D34BBC">
            <w:pPr>
              <w:pStyle w:val="TableBody"/>
              <w:keepNext w:val="0"/>
              <w:keepLines w:val="0"/>
              <w:rPr>
                <w:snapToGrid w:val="0"/>
              </w:rPr>
            </w:pPr>
          </w:p>
        </w:tc>
        <w:tc>
          <w:tcPr>
            <w:tcW w:w="2361" w:type="dxa"/>
            <w:shd w:val="clear" w:color="auto" w:fill="auto"/>
          </w:tcPr>
          <w:p w:rsidR="001900D4" w:rsidRPr="00A90D4F" w:rsidRDefault="001900D4" w:rsidP="00D34BBC">
            <w:pPr>
              <w:pStyle w:val="TableBody"/>
              <w:keepNext w:val="0"/>
              <w:keepLines w:val="0"/>
            </w:pPr>
          </w:p>
        </w:tc>
        <w:tc>
          <w:tcPr>
            <w:tcW w:w="3632" w:type="dxa"/>
            <w:shd w:val="clear" w:color="auto" w:fill="auto"/>
          </w:tcPr>
          <w:p w:rsidR="001900D4" w:rsidRPr="00B23C9E" w:rsidRDefault="001900D4" w:rsidP="00D34BBC">
            <w:pPr>
              <w:pStyle w:val="TableBody"/>
              <w:keepNext w:val="0"/>
              <w:keepLines w:val="0"/>
              <w:rPr>
                <w:snapToGrid w:val="0"/>
              </w:rPr>
            </w:pPr>
          </w:p>
        </w:tc>
      </w:tr>
      <w:tr w:rsidR="001900D4" w:rsidRPr="008A1DD8" w:rsidTr="00D34BBC">
        <w:trPr>
          <w:cantSplit/>
          <w:trHeight w:val="307"/>
        </w:trPr>
        <w:tc>
          <w:tcPr>
            <w:tcW w:w="472" w:type="dxa"/>
            <w:shd w:val="clear" w:color="auto" w:fill="auto"/>
          </w:tcPr>
          <w:p w:rsidR="001900D4" w:rsidRPr="008A1DD8" w:rsidRDefault="001900D4" w:rsidP="00D34BBC">
            <w:pPr>
              <w:pStyle w:val="TableBody"/>
              <w:keepNext w:val="0"/>
              <w:keepLines w:val="0"/>
              <w:rPr>
                <w:snapToGrid w:val="0"/>
              </w:rPr>
            </w:pPr>
          </w:p>
        </w:tc>
        <w:tc>
          <w:tcPr>
            <w:tcW w:w="2179" w:type="dxa"/>
            <w:shd w:val="clear" w:color="auto" w:fill="auto"/>
          </w:tcPr>
          <w:p w:rsidR="001900D4" w:rsidRPr="008A1DD8" w:rsidRDefault="001900D4" w:rsidP="00D34BBC">
            <w:pPr>
              <w:pStyle w:val="TableBody"/>
              <w:keepNext w:val="0"/>
              <w:keepLines w:val="0"/>
              <w:rPr>
                <w:snapToGrid w:val="0"/>
              </w:rPr>
            </w:pPr>
          </w:p>
        </w:tc>
        <w:tc>
          <w:tcPr>
            <w:tcW w:w="2361" w:type="dxa"/>
            <w:shd w:val="clear" w:color="auto" w:fill="auto"/>
          </w:tcPr>
          <w:p w:rsidR="001900D4" w:rsidRPr="008A1DD8" w:rsidRDefault="001900D4" w:rsidP="00D34BBC">
            <w:pPr>
              <w:pStyle w:val="TableBody"/>
              <w:keepNext w:val="0"/>
              <w:keepLines w:val="0"/>
            </w:pPr>
          </w:p>
        </w:tc>
        <w:tc>
          <w:tcPr>
            <w:tcW w:w="3632" w:type="dxa"/>
            <w:shd w:val="clear" w:color="auto" w:fill="auto"/>
          </w:tcPr>
          <w:p w:rsidR="001900D4" w:rsidRPr="008A1DD8" w:rsidRDefault="001900D4" w:rsidP="00D34BBC">
            <w:pPr>
              <w:pStyle w:val="TableBody"/>
              <w:keepNext w:val="0"/>
              <w:keepLines w:val="0"/>
              <w:rPr>
                <w:snapToGrid w:val="0"/>
              </w:rPr>
            </w:pPr>
          </w:p>
        </w:tc>
      </w:tr>
    </w:tbl>
    <w:p w:rsidR="001900D4" w:rsidRPr="001900D4" w:rsidRDefault="001900D4" w:rsidP="001900D4">
      <w:pPr>
        <w:pStyle w:val="BodyText"/>
      </w:pPr>
    </w:p>
    <w:p w:rsidR="00DE6451" w:rsidRDefault="00DE6451" w:rsidP="00F96918">
      <w:pPr>
        <w:pStyle w:val="Heading3"/>
      </w:pPr>
      <w:bookmarkStart w:id="1597" w:name="_Toc108756952"/>
      <w:bookmarkStart w:id="1598" w:name="_Toc108852845"/>
      <w:bookmarkStart w:id="1599" w:name="_Toc196208433"/>
      <w:bookmarkStart w:id="1600" w:name="_Toc243101242"/>
      <w:bookmarkStart w:id="1601" w:name="_Toc300233491"/>
      <w:bookmarkStart w:id="1602" w:name="_Toc367095542"/>
      <w:r w:rsidRPr="008A1DD8">
        <w:t>Data Model Changes</w:t>
      </w:r>
      <w:bookmarkEnd w:id="1597"/>
      <w:bookmarkEnd w:id="1598"/>
      <w:bookmarkEnd w:id="1599"/>
      <w:bookmarkEnd w:id="1600"/>
      <w:bookmarkEnd w:id="1601"/>
      <w:bookmarkEnd w:id="1602"/>
    </w:p>
    <w:bookmarkStart w:id="1603" w:name="_MON_1439621355"/>
    <w:bookmarkEnd w:id="1603"/>
    <w:bookmarkStart w:id="1604" w:name="_MON_1440833873"/>
    <w:bookmarkEnd w:id="1604"/>
    <w:p w:rsidR="004C5118" w:rsidRPr="004C5118" w:rsidRDefault="0033666F" w:rsidP="00763582">
      <w:pPr>
        <w:pStyle w:val="BodyText"/>
      </w:pPr>
      <w:r>
        <w:object w:dxaOrig="1550" w:dyaOrig="991">
          <v:shape id="_x0000_i1061" type="#_x0000_t75" style="width:78pt;height:49.5pt" o:ole="">
            <v:imagedata r:id="rId87" o:title=""/>
          </v:shape>
          <o:OLEObject Type="Embed" ProgID="Excel.Sheet.8" ShapeID="_x0000_i1061" DrawAspect="Icon" ObjectID="_1442239452" r:id="rId88"/>
        </w:object>
      </w:r>
    </w:p>
    <w:p w:rsidR="0099773C" w:rsidRDefault="00EE057E" w:rsidP="00FF1EF8">
      <w:pPr>
        <w:pStyle w:val="Heading3"/>
      </w:pPr>
      <w:bookmarkStart w:id="1605" w:name="_Toc243109133"/>
      <w:bookmarkStart w:id="1606" w:name="_Toc243109345"/>
      <w:bookmarkStart w:id="1607" w:name="_Toc243110601"/>
      <w:bookmarkStart w:id="1608" w:name="_Toc300233492"/>
      <w:bookmarkStart w:id="1609" w:name="_Toc367095543"/>
      <w:bookmarkStart w:id="1610" w:name="_Toc196208434"/>
      <w:bookmarkStart w:id="1611" w:name="_Toc243101243"/>
      <w:bookmarkEnd w:id="1605"/>
      <w:bookmarkEnd w:id="1606"/>
      <w:bookmarkEnd w:id="1607"/>
      <w:r w:rsidRPr="008A1DD8">
        <w:t>Disk</w:t>
      </w:r>
      <w:r>
        <w:t xml:space="preserve"> Structure</w:t>
      </w:r>
      <w:bookmarkEnd w:id="1608"/>
      <w:bookmarkEnd w:id="1609"/>
    </w:p>
    <w:p w:rsidR="0099773C" w:rsidRPr="00EE057E" w:rsidRDefault="00B50CFA" w:rsidP="00B50CFA">
      <w:pPr>
        <w:pStyle w:val="List2alpha"/>
        <w:numPr>
          <w:ilvl w:val="0"/>
          <w:numId w:val="0"/>
        </w:numPr>
        <w:ind w:left="1440"/>
      </w:pPr>
      <w:r>
        <w:t>N/A</w:t>
      </w:r>
    </w:p>
    <w:p w:rsidR="00DE6451" w:rsidRPr="008A1DD8" w:rsidRDefault="00DE6451" w:rsidP="00F96918">
      <w:pPr>
        <w:pStyle w:val="Heading3"/>
      </w:pPr>
      <w:bookmarkStart w:id="1612" w:name="_Toc300233493"/>
      <w:bookmarkStart w:id="1613" w:name="_Toc367095544"/>
      <w:r w:rsidRPr="008A1DD8">
        <w:t>Disk Space Requirements</w:t>
      </w:r>
      <w:bookmarkEnd w:id="1610"/>
      <w:bookmarkEnd w:id="1611"/>
      <w:bookmarkEnd w:id="1612"/>
      <w:bookmarkEnd w:id="1613"/>
    </w:p>
    <w:p w:rsidR="00DE6451" w:rsidRPr="008A1DD8" w:rsidRDefault="00DE6451" w:rsidP="000C714D">
      <w:pPr>
        <w:pStyle w:val="BodyText"/>
      </w:pPr>
      <w:r w:rsidRPr="008A1DD8">
        <w:t>N/A</w:t>
      </w:r>
    </w:p>
    <w:p w:rsidR="00DE6451" w:rsidRPr="008A1DD8" w:rsidRDefault="00DE6451" w:rsidP="004E7B01">
      <w:pPr>
        <w:pStyle w:val="Heading2"/>
      </w:pPr>
      <w:bookmarkStart w:id="1614" w:name="_Toc110618502"/>
      <w:bookmarkStart w:id="1615" w:name="_Toc110649299"/>
      <w:bookmarkStart w:id="1616" w:name="_Toc110649504"/>
      <w:bookmarkStart w:id="1617" w:name="_Toc110676473"/>
      <w:bookmarkStart w:id="1618" w:name="_Toc496499490"/>
      <w:bookmarkStart w:id="1619" w:name="_Toc499003149"/>
      <w:bookmarkStart w:id="1620" w:name="_Toc108756954"/>
      <w:bookmarkStart w:id="1621" w:name="_Toc108852847"/>
      <w:bookmarkStart w:id="1622" w:name="_Toc196208435"/>
      <w:bookmarkStart w:id="1623" w:name="_Toc243101244"/>
      <w:bookmarkStart w:id="1624" w:name="_Toc300233494"/>
      <w:bookmarkStart w:id="1625" w:name="_Toc367095545"/>
      <w:bookmarkEnd w:id="1614"/>
      <w:bookmarkEnd w:id="1615"/>
      <w:bookmarkEnd w:id="1616"/>
      <w:bookmarkEnd w:id="1617"/>
      <w:r w:rsidRPr="008A1DD8">
        <w:t>Data Changes</w:t>
      </w:r>
      <w:bookmarkEnd w:id="1618"/>
      <w:bookmarkEnd w:id="1619"/>
      <w:bookmarkEnd w:id="1620"/>
      <w:bookmarkEnd w:id="1621"/>
      <w:bookmarkEnd w:id="1622"/>
      <w:bookmarkEnd w:id="1623"/>
      <w:bookmarkEnd w:id="1624"/>
      <w:bookmarkEnd w:id="1625"/>
    </w:p>
    <w:p w:rsidR="00DE6451" w:rsidRPr="008A1DD8" w:rsidRDefault="00DE6451" w:rsidP="004E7B01">
      <w:pPr>
        <w:pStyle w:val="Heading3"/>
      </w:pPr>
      <w:bookmarkStart w:id="1626" w:name="_Toc496499491"/>
      <w:bookmarkStart w:id="1627" w:name="_Toc499003150"/>
      <w:bookmarkStart w:id="1628" w:name="_Toc108756955"/>
      <w:bookmarkStart w:id="1629" w:name="_Toc108852848"/>
      <w:bookmarkStart w:id="1630" w:name="_Toc196208436"/>
      <w:bookmarkStart w:id="1631" w:name="_Toc243101245"/>
      <w:bookmarkStart w:id="1632" w:name="_Toc300233495"/>
      <w:bookmarkStart w:id="1633" w:name="_Toc367095546"/>
      <w:r w:rsidRPr="008A1DD8">
        <w:t>Reference Database</w:t>
      </w:r>
      <w:bookmarkEnd w:id="1626"/>
      <w:bookmarkEnd w:id="1627"/>
      <w:bookmarkEnd w:id="1628"/>
      <w:bookmarkEnd w:id="1629"/>
      <w:bookmarkEnd w:id="1630"/>
      <w:bookmarkEnd w:id="1631"/>
      <w:bookmarkEnd w:id="1632"/>
      <w:bookmarkEnd w:id="1633"/>
    </w:p>
    <w:p w:rsidR="00DE6451" w:rsidRPr="008A1DD8" w:rsidRDefault="00DE6451" w:rsidP="00A25B84">
      <w:pPr>
        <w:pStyle w:val="BodyText"/>
      </w:pPr>
      <w:r w:rsidRPr="008A1DD8">
        <w:t>The following sections contain embedded documents listing the BPT changes.</w:t>
      </w:r>
    </w:p>
    <w:p w:rsidR="00D56F1A" w:rsidRPr="008A1DD8" w:rsidRDefault="00D56F1A" w:rsidP="00D56F1A">
      <w:pPr>
        <w:pStyle w:val="Heading4"/>
      </w:pPr>
      <w:bookmarkStart w:id="1634" w:name="_NetCom_Reference_Changes"/>
      <w:bookmarkStart w:id="1635" w:name="_Toc496499492"/>
      <w:bookmarkStart w:id="1636" w:name="_Toc499003151"/>
      <w:bookmarkStart w:id="1637" w:name="_Toc108756956"/>
      <w:bookmarkStart w:id="1638" w:name="_Toc108852849"/>
      <w:bookmarkEnd w:id="1634"/>
      <w:r w:rsidRPr="008A1DD8">
        <w:lastRenderedPageBreak/>
        <w:t>NetCom Reference Changes (BPTs)</w:t>
      </w:r>
    </w:p>
    <w:p w:rsidR="005005B1" w:rsidRDefault="00872C1E" w:rsidP="005005B1">
      <w:pPr>
        <w:pStyle w:val="BodyText"/>
      </w:pPr>
      <w:del w:id="1639" w:author="Ashraf Abuleil" w:date="2013-10-02T17:10:00Z">
        <w:r w:rsidDel="000D6BCE">
          <w:object w:dxaOrig="2040" w:dyaOrig="1339">
            <v:shape id="_x0000_i1052" type="#_x0000_t75" style="width:102pt;height:67.5pt" o:ole="">
              <v:imagedata r:id="rId89" o:title=""/>
            </v:shape>
            <o:OLEObject Type="Embed" ProgID="Package" ShapeID="_x0000_i1052" DrawAspect="Icon" ObjectID="_1442239453" r:id="rId90"/>
          </w:object>
        </w:r>
      </w:del>
      <w:ins w:id="1640" w:author="Ashraf Abuleil" w:date="2013-10-02T17:10:00Z">
        <w:r w:rsidR="000D6BCE">
          <w:object w:dxaOrig="1550" w:dyaOrig="991">
            <v:shape id="_x0000_i1062" type="#_x0000_t75" style="width:77.25pt;height:49.5pt" o:ole="">
              <v:imagedata r:id="rId91" o:title=""/>
            </v:shape>
            <o:OLEObject Type="Embed" ProgID="Package" ShapeID="_x0000_i1062" DrawAspect="Icon" ObjectID="_1442239454" r:id="rId92"/>
          </w:object>
        </w:r>
      </w:ins>
    </w:p>
    <w:p w:rsidR="005005B1" w:rsidRPr="005005B1" w:rsidRDefault="005005B1" w:rsidP="00724E1E">
      <w:pPr>
        <w:pStyle w:val="BodyText"/>
      </w:pPr>
    </w:p>
    <w:p w:rsidR="00DE6451" w:rsidRDefault="00DE6451" w:rsidP="004E7B01">
      <w:pPr>
        <w:pStyle w:val="Heading4"/>
      </w:pPr>
      <w:r w:rsidRPr="008A1DD8">
        <w:t>Telia Reference Changes (BPTs)</w:t>
      </w:r>
    </w:p>
    <w:p w:rsidR="00AF1A46" w:rsidRDefault="00AF1A46" w:rsidP="00AF1A46">
      <w:pPr>
        <w:pStyle w:val="BodyText"/>
      </w:pPr>
    </w:p>
    <w:p w:rsidR="00D47542" w:rsidRPr="00AF1A46" w:rsidRDefault="00247E6A" w:rsidP="00F42A05">
      <w:pPr>
        <w:pStyle w:val="BodyText"/>
        <w:rPr>
          <w:lang w:val="en-GB" w:eastAsia="en-GB" w:bidi="ar-SA"/>
        </w:rPr>
      </w:pPr>
      <w:del w:id="1641" w:author="Ashraf Abuleil" w:date="2013-10-02T17:10:00Z">
        <w:r w:rsidDel="000D6BCE">
          <w:object w:dxaOrig="1531" w:dyaOrig="1002">
            <v:shape id="_x0000_i1053" type="#_x0000_t75" style="width:76.5pt;height:50.25pt" o:ole="">
              <v:imagedata r:id="rId93" o:title=""/>
            </v:shape>
            <o:OLEObject Type="Embed" ProgID="Package" ShapeID="_x0000_i1053" DrawAspect="Icon" ObjectID="_1442239455" r:id="rId94"/>
          </w:object>
        </w:r>
      </w:del>
      <w:ins w:id="1642" w:author="Ashraf Abuleil" w:date="2013-10-02T17:10:00Z">
        <w:r w:rsidR="000D6BCE">
          <w:object w:dxaOrig="1550" w:dyaOrig="991">
            <v:shape id="_x0000_i1063" type="#_x0000_t75" style="width:77.25pt;height:49.5pt" o:ole="">
              <v:imagedata r:id="rId95" o:title=""/>
            </v:shape>
            <o:OLEObject Type="Embed" ProgID="Package" ShapeID="_x0000_i1063" DrawAspect="Icon" ObjectID="_1442239456" r:id="rId96"/>
          </w:object>
        </w:r>
      </w:ins>
    </w:p>
    <w:p w:rsidR="00DE6451" w:rsidRPr="008A1DD8" w:rsidRDefault="00DE6451" w:rsidP="00F96918">
      <w:pPr>
        <w:pStyle w:val="Heading3"/>
      </w:pPr>
      <w:bookmarkStart w:id="1643" w:name="_Toc217909017"/>
      <w:bookmarkStart w:id="1644" w:name="_Toc217909287"/>
      <w:bookmarkStart w:id="1645" w:name="_Toc217910538"/>
      <w:bookmarkStart w:id="1646" w:name="_Toc217910808"/>
      <w:bookmarkStart w:id="1647" w:name="_Toc166231385"/>
      <w:bookmarkStart w:id="1648" w:name="_Toc166231465"/>
      <w:bookmarkStart w:id="1649" w:name="_Toc166231545"/>
      <w:bookmarkStart w:id="1650" w:name="_Toc166231680"/>
      <w:bookmarkStart w:id="1651" w:name="_Toc166232116"/>
      <w:bookmarkStart w:id="1652" w:name="_Toc166233162"/>
      <w:bookmarkStart w:id="1653" w:name="_Toc166231386"/>
      <w:bookmarkStart w:id="1654" w:name="_Toc166231466"/>
      <w:bookmarkStart w:id="1655" w:name="_Toc166231546"/>
      <w:bookmarkStart w:id="1656" w:name="_Toc166231681"/>
      <w:bookmarkStart w:id="1657" w:name="_Toc166232117"/>
      <w:bookmarkStart w:id="1658" w:name="_Toc166233163"/>
      <w:bookmarkStart w:id="1659" w:name="_Toc196208437"/>
      <w:bookmarkStart w:id="1660" w:name="_Toc243101246"/>
      <w:bookmarkStart w:id="1661" w:name="_Toc300233496"/>
      <w:bookmarkStart w:id="1662" w:name="_Toc367095547"/>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r w:rsidRPr="008A1DD8">
        <w:t>Application Database</w:t>
      </w:r>
      <w:bookmarkEnd w:id="1635"/>
      <w:bookmarkEnd w:id="1636"/>
      <w:bookmarkEnd w:id="1637"/>
      <w:bookmarkEnd w:id="1638"/>
      <w:bookmarkEnd w:id="1659"/>
      <w:bookmarkEnd w:id="1660"/>
      <w:bookmarkEnd w:id="1661"/>
      <w:bookmarkEnd w:id="1662"/>
    </w:p>
    <w:p w:rsidR="00BA44E2" w:rsidRDefault="00BA44E2" w:rsidP="00AC0EF7">
      <w:pPr>
        <w:pStyle w:val="Heading4"/>
      </w:pPr>
      <w:r w:rsidRPr="008A1DD8">
        <w:t>Full Init Data Changes</w:t>
      </w:r>
    </w:p>
    <w:p w:rsidR="007E0A63" w:rsidRDefault="00AC0EF7" w:rsidP="00ED5D3A">
      <w:pPr>
        <w:pStyle w:val="Heading5"/>
        <w:rPr>
          <w:rFonts w:ascii="Arial" w:hAnsi="Arial" w:cs="Arial"/>
          <w:i w:val="0"/>
          <w:color w:val="336699"/>
          <w:sz w:val="22"/>
          <w:szCs w:val="22"/>
        </w:rPr>
      </w:pPr>
      <w:r>
        <w:rPr>
          <w:rFonts w:ascii="Arial" w:hAnsi="Arial" w:cs="Arial"/>
          <w:i w:val="0"/>
          <w:color w:val="336699"/>
          <w:sz w:val="22"/>
          <w:szCs w:val="22"/>
        </w:rPr>
        <w:t>Netcom</w:t>
      </w:r>
      <w:r w:rsidR="00B32303">
        <w:rPr>
          <w:rFonts w:ascii="Arial" w:hAnsi="Arial" w:cs="Arial"/>
          <w:i w:val="0"/>
          <w:color w:val="336699"/>
          <w:sz w:val="22"/>
          <w:szCs w:val="22"/>
        </w:rPr>
        <w:t xml:space="preserve"> Full </w:t>
      </w:r>
      <w:r w:rsidR="00BA44E2" w:rsidRPr="00AC0EF7">
        <w:rPr>
          <w:rFonts w:ascii="Arial" w:hAnsi="Arial" w:cs="Arial"/>
          <w:i w:val="0"/>
          <w:color w:val="336699"/>
          <w:sz w:val="22"/>
          <w:szCs w:val="22"/>
        </w:rPr>
        <w:t>Init Data Changes</w:t>
      </w:r>
    </w:p>
    <w:p w:rsidR="00EB0E27" w:rsidRPr="00EB0E27" w:rsidRDefault="003548C6" w:rsidP="00EB0E27">
      <w:pPr>
        <w:ind w:left="2160" w:firstLine="720"/>
        <w:rPr>
          <w:lang w:bidi="ar-SA"/>
        </w:rPr>
      </w:pPr>
      <w:r>
        <w:rPr>
          <w:lang w:bidi="ar-SA"/>
        </w:rPr>
        <w:t>N/A</w:t>
      </w:r>
    </w:p>
    <w:p w:rsidR="00730851" w:rsidRPr="00AC0EF7" w:rsidRDefault="00AC0EF7" w:rsidP="00AC0EF7">
      <w:pPr>
        <w:pStyle w:val="Heading5"/>
        <w:rPr>
          <w:rFonts w:ascii="Arial" w:hAnsi="Arial" w:cs="Arial"/>
          <w:i w:val="0"/>
          <w:color w:val="336699"/>
          <w:sz w:val="22"/>
          <w:szCs w:val="22"/>
        </w:rPr>
      </w:pPr>
      <w:r w:rsidRPr="00AC0EF7">
        <w:rPr>
          <w:rFonts w:ascii="Arial" w:hAnsi="Arial" w:cs="Arial"/>
          <w:i w:val="0"/>
          <w:color w:val="336699"/>
          <w:sz w:val="22"/>
          <w:szCs w:val="22"/>
        </w:rPr>
        <w:t xml:space="preserve">Telia </w:t>
      </w:r>
      <w:r w:rsidR="00B32303">
        <w:rPr>
          <w:rFonts w:ascii="Arial" w:hAnsi="Arial" w:cs="Arial"/>
          <w:i w:val="0"/>
          <w:color w:val="336699"/>
          <w:sz w:val="22"/>
          <w:szCs w:val="22"/>
        </w:rPr>
        <w:t xml:space="preserve">Full </w:t>
      </w:r>
      <w:r w:rsidRPr="00AC0EF7">
        <w:rPr>
          <w:rFonts w:ascii="Arial" w:hAnsi="Arial" w:cs="Arial"/>
          <w:i w:val="0"/>
          <w:color w:val="336699"/>
          <w:sz w:val="22"/>
          <w:szCs w:val="22"/>
        </w:rPr>
        <w:t>Init Data Changes</w:t>
      </w:r>
    </w:p>
    <w:p w:rsidR="0005250A" w:rsidRDefault="003548C6" w:rsidP="00EB0E27">
      <w:pPr>
        <w:pStyle w:val="BodyText"/>
        <w:ind w:left="2160" w:firstLine="720"/>
        <w:rPr>
          <w:lang w:bidi="ar-SA"/>
        </w:rPr>
      </w:pPr>
      <w:r>
        <w:rPr>
          <w:lang w:bidi="ar-SA"/>
        </w:rPr>
        <w:t>N/A</w:t>
      </w:r>
    </w:p>
    <w:p w:rsidR="00DE6451" w:rsidRDefault="00DE6451" w:rsidP="00F96918">
      <w:pPr>
        <w:pStyle w:val="Heading4"/>
      </w:pPr>
      <w:bookmarkStart w:id="1663" w:name="_Toc108756958"/>
      <w:bookmarkStart w:id="1664" w:name="_Toc108852850"/>
      <w:r w:rsidRPr="008A1DD8">
        <w:t>NetCom Application Data Patches</w:t>
      </w:r>
    </w:p>
    <w:p w:rsidR="00ED5D3A" w:rsidRPr="00ED5D3A" w:rsidRDefault="00247E6A" w:rsidP="00EB0E27">
      <w:pPr>
        <w:pStyle w:val="BodyText"/>
        <w:ind w:left="2160" w:firstLine="720"/>
        <w:rPr>
          <w:lang w:bidi="ar-SA"/>
        </w:rPr>
      </w:pPr>
      <w:del w:id="1665" w:author="Ashraf Abuleil" w:date="2013-10-02T17:12:00Z">
        <w:r w:rsidDel="000D6BCE">
          <w:rPr>
            <w:lang w:bidi="ar-SA"/>
          </w:rPr>
          <w:delText>N/A</w:delText>
        </w:r>
      </w:del>
      <w:ins w:id="1666" w:author="Ashraf Abuleil" w:date="2013-10-02T17:13:00Z">
        <w:r w:rsidR="000D6BCE">
          <w:rPr>
            <w:lang w:bidi="ar-SA"/>
          </w:rPr>
          <w:object w:dxaOrig="1550" w:dyaOrig="991">
            <v:shape id="_x0000_i1065" type="#_x0000_t75" style="width:77.25pt;height:49.5pt" o:ole="">
              <v:imagedata r:id="rId97" o:title=""/>
            </v:shape>
            <o:OLEObject Type="Embed" ProgID="Package" ShapeID="_x0000_i1065" DrawAspect="Icon" ObjectID="_1442239457" r:id="rId98"/>
          </w:object>
        </w:r>
      </w:ins>
    </w:p>
    <w:p w:rsidR="00DE6451" w:rsidRDefault="00DE6451" w:rsidP="00F96918">
      <w:pPr>
        <w:pStyle w:val="Heading4"/>
      </w:pPr>
      <w:bookmarkStart w:id="1667" w:name="_Toc148779947"/>
      <w:bookmarkEnd w:id="1667"/>
      <w:r w:rsidRPr="008A1DD8">
        <w:t>Telia Application Data Patches</w:t>
      </w:r>
    </w:p>
    <w:p w:rsidR="001015C0" w:rsidRPr="001015C0" w:rsidRDefault="00247E6A" w:rsidP="00EB0E27">
      <w:pPr>
        <w:pStyle w:val="BodyText"/>
        <w:ind w:left="2880"/>
        <w:rPr>
          <w:lang w:val="en-GB" w:eastAsia="en-GB" w:bidi="ar-SA"/>
        </w:rPr>
      </w:pPr>
      <w:del w:id="1668" w:author="Ashraf Abuleil" w:date="2013-10-02T17:12:00Z">
        <w:r w:rsidDel="000D6BCE">
          <w:rPr>
            <w:lang w:val="en-GB" w:eastAsia="en-GB" w:bidi="ar-SA"/>
          </w:rPr>
          <w:object w:dxaOrig="2040" w:dyaOrig="1339">
            <v:shape id="_x0000_i1054" type="#_x0000_t75" style="width:102pt;height:67.5pt" o:ole="">
              <v:imagedata r:id="rId93" o:title=""/>
            </v:shape>
            <o:OLEObject Type="Embed" ProgID="Package" ShapeID="_x0000_i1054" DrawAspect="Icon" ObjectID="_1442239458" r:id="rId99"/>
          </w:object>
        </w:r>
      </w:del>
      <w:ins w:id="1669" w:author="Ashraf Abuleil" w:date="2013-10-02T17:12:00Z">
        <w:r w:rsidR="000D6BCE">
          <w:rPr>
            <w:lang w:val="en-GB" w:eastAsia="en-GB" w:bidi="ar-SA"/>
          </w:rPr>
          <w:object w:dxaOrig="1550" w:dyaOrig="991">
            <v:shape id="_x0000_i1064" type="#_x0000_t75" style="width:77.25pt;height:49.5pt" o:ole="">
              <v:imagedata r:id="rId100" o:title=""/>
            </v:shape>
            <o:OLEObject Type="Embed" ProgID="Package" ShapeID="_x0000_i1064" DrawAspect="Icon" ObjectID="_1442239459" r:id="rId101"/>
          </w:object>
        </w:r>
      </w:ins>
    </w:p>
    <w:p w:rsidR="00AC0EF7" w:rsidRDefault="00DE6451" w:rsidP="00AC0EF7">
      <w:pPr>
        <w:pStyle w:val="Heading3"/>
      </w:pPr>
      <w:bookmarkStart w:id="1670" w:name="_Toc181336343"/>
      <w:bookmarkStart w:id="1671" w:name="_Toc181336399"/>
      <w:bookmarkStart w:id="1672" w:name="_Toc196208438"/>
      <w:bookmarkStart w:id="1673" w:name="_Toc243101247"/>
      <w:bookmarkStart w:id="1674" w:name="_Toc300233498"/>
      <w:bookmarkStart w:id="1675" w:name="_Toc367095548"/>
      <w:bookmarkEnd w:id="1670"/>
      <w:bookmarkEnd w:id="1671"/>
      <w:r w:rsidRPr="008A1DD8">
        <w:t>Security Database</w:t>
      </w:r>
      <w:bookmarkEnd w:id="1663"/>
      <w:bookmarkEnd w:id="1664"/>
      <w:bookmarkEnd w:id="1672"/>
      <w:bookmarkEnd w:id="1673"/>
      <w:bookmarkEnd w:id="1674"/>
      <w:r w:rsidR="00AC0EF7">
        <w:t>N/A</w:t>
      </w:r>
      <w:bookmarkEnd w:id="1675"/>
    </w:p>
    <w:p w:rsidR="00576929" w:rsidRPr="00576929" w:rsidRDefault="00EB0E27" w:rsidP="00EB0E27">
      <w:pPr>
        <w:pStyle w:val="BodyText"/>
        <w:ind w:firstLine="720"/>
      </w:pPr>
      <w:r>
        <w:t>N/A</w:t>
      </w:r>
    </w:p>
    <w:p w:rsidR="00DE6451" w:rsidRDefault="00DE6451" w:rsidP="00F96918">
      <w:pPr>
        <w:pStyle w:val="Heading3"/>
      </w:pPr>
      <w:bookmarkStart w:id="1676" w:name="_Toc196208439"/>
      <w:bookmarkStart w:id="1677" w:name="_Toc243101248"/>
      <w:bookmarkStart w:id="1678" w:name="_Toc300233499"/>
      <w:bookmarkStart w:id="1679" w:name="_Toc367095549"/>
      <w:r w:rsidRPr="008A1DD8">
        <w:lastRenderedPageBreak/>
        <w:t>Operational Database</w:t>
      </w:r>
      <w:bookmarkEnd w:id="1676"/>
      <w:bookmarkEnd w:id="1677"/>
      <w:bookmarkEnd w:id="1678"/>
      <w:bookmarkEnd w:id="1679"/>
    </w:p>
    <w:p w:rsidR="00EC4769" w:rsidRDefault="008E4887" w:rsidP="00EC4769">
      <w:pPr>
        <w:pStyle w:val="Heading4"/>
      </w:pPr>
      <w:r>
        <w:t>Netc</w:t>
      </w:r>
      <w:r w:rsidR="00EC4769" w:rsidRPr="008A1DD8">
        <w:t xml:space="preserve">om </w:t>
      </w:r>
      <w:r w:rsidR="00EC4769">
        <w:t>Operational Database</w:t>
      </w:r>
    </w:p>
    <w:p w:rsidR="00900BAE" w:rsidRPr="00900BAE" w:rsidRDefault="00900BAE" w:rsidP="00900BAE">
      <w:pPr>
        <w:pStyle w:val="BodyText"/>
        <w:rPr>
          <w:lang w:val="en-GB" w:eastAsia="en-GB"/>
        </w:rPr>
      </w:pPr>
      <w:r>
        <w:object w:dxaOrig="1531" w:dyaOrig="1002">
          <v:shape id="_x0000_i1055" type="#_x0000_t75" style="width:76.5pt;height:50.25pt" o:ole="">
            <v:imagedata r:id="rId102" o:title=""/>
          </v:shape>
          <o:OLEObject Type="Embed" ProgID="Package" ShapeID="_x0000_i1055" DrawAspect="Icon" ObjectID="_1442239460" r:id="rId103"/>
        </w:object>
      </w:r>
      <w:r w:rsidR="00DD0503">
        <w:object w:dxaOrig="1531" w:dyaOrig="1002">
          <v:shape id="_x0000_i1056" type="#_x0000_t75" style="width:76.5pt;height:50.25pt" o:ole="">
            <v:imagedata r:id="rId104" o:title=""/>
          </v:shape>
          <o:OLEObject Type="Embed" ProgID="WordPad.Document.1" ShapeID="_x0000_i1056" DrawAspect="Icon" ObjectID="_1442239461" r:id="rId105"/>
        </w:object>
      </w:r>
      <w:r w:rsidR="00DD0503">
        <w:object w:dxaOrig="1531" w:dyaOrig="1002">
          <v:shape id="_x0000_i1057" type="#_x0000_t75" style="width:76.5pt;height:50.25pt" o:ole="">
            <v:imagedata r:id="rId106" o:title=""/>
          </v:shape>
          <o:OLEObject Type="Embed" ProgID="Package" ShapeID="_x0000_i1057" DrawAspect="Icon" ObjectID="_1442239462" r:id="rId107"/>
        </w:object>
      </w:r>
    </w:p>
    <w:p w:rsidR="00EC4769" w:rsidRPr="008A1DD8" w:rsidRDefault="00EC4769" w:rsidP="00EC4769">
      <w:pPr>
        <w:pStyle w:val="Heading4"/>
      </w:pPr>
      <w:r>
        <w:t>Telia Operational Database</w:t>
      </w:r>
    </w:p>
    <w:p w:rsidR="00730851" w:rsidRDefault="00900BAE" w:rsidP="00900BAE">
      <w:pPr>
        <w:pStyle w:val="BodyText"/>
      </w:pPr>
      <w:r>
        <w:object w:dxaOrig="1531" w:dyaOrig="1002">
          <v:shape id="_x0000_i1058" type="#_x0000_t75" style="width:76.5pt;height:50.25pt" o:ole="">
            <v:imagedata r:id="rId108" o:title=""/>
          </v:shape>
          <o:OLEObject Type="Embed" ProgID="Package" ShapeID="_x0000_i1058" DrawAspect="Icon" ObjectID="_1442239463" r:id="rId109"/>
        </w:object>
      </w:r>
      <w:r>
        <w:object w:dxaOrig="1531" w:dyaOrig="1002">
          <v:shape id="_x0000_i1059" type="#_x0000_t75" style="width:76.5pt;height:50.25pt" o:ole="">
            <v:imagedata r:id="rId110" o:title=""/>
          </v:shape>
          <o:OLEObject Type="Embed" ProgID="Package" ShapeID="_x0000_i1059" DrawAspect="Icon" ObjectID="_1442239464" r:id="rId111"/>
        </w:object>
      </w:r>
      <w:r>
        <w:object w:dxaOrig="1531" w:dyaOrig="1002">
          <v:shape id="_x0000_i1060" type="#_x0000_t75" style="width:76.5pt;height:50.25pt" o:ole="">
            <v:imagedata r:id="rId112" o:title=""/>
          </v:shape>
          <o:OLEObject Type="Embed" ProgID="Package" ShapeID="_x0000_i1060" DrawAspect="Icon" ObjectID="_1442239465" r:id="rId113"/>
        </w:object>
      </w:r>
    </w:p>
    <w:p w:rsidR="00F923E6" w:rsidRDefault="00F923E6" w:rsidP="008A1DD8">
      <w:pPr>
        <w:pStyle w:val="Heading3"/>
      </w:pPr>
      <w:bookmarkStart w:id="1680" w:name="_Toc243101249"/>
      <w:bookmarkStart w:id="1681" w:name="_Toc300233500"/>
      <w:bookmarkStart w:id="1682" w:name="_Toc367095550"/>
      <w:r w:rsidRPr="008A1DD8">
        <w:t xml:space="preserve">Domain </w:t>
      </w:r>
      <w:bookmarkEnd w:id="1680"/>
      <w:r w:rsidR="008A1DD8" w:rsidRPr="008A1DD8">
        <w:t>Changes</w:t>
      </w:r>
      <w:bookmarkEnd w:id="1681"/>
      <w:bookmarkEnd w:id="16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1438"/>
        <w:gridCol w:w="1343"/>
        <w:gridCol w:w="1283"/>
        <w:gridCol w:w="1094"/>
        <w:gridCol w:w="1127"/>
        <w:gridCol w:w="1317"/>
      </w:tblGrid>
      <w:tr w:rsidR="00A47570" w:rsidRPr="008A1DD8" w:rsidTr="00A47570">
        <w:trPr>
          <w:cantSplit/>
          <w:trHeight w:val="795"/>
          <w:tblHeader/>
        </w:trPr>
        <w:tc>
          <w:tcPr>
            <w:tcW w:w="680" w:type="pct"/>
            <w:tcBorders>
              <w:bottom w:val="single" w:sz="12" w:space="0" w:color="auto"/>
            </w:tcBorders>
            <w:shd w:val="clear" w:color="auto" w:fill="auto"/>
            <w:vAlign w:val="bottom"/>
          </w:tcPr>
          <w:p w:rsidR="00A47570" w:rsidRPr="008A1DD8" w:rsidRDefault="00A47570" w:rsidP="00A47570">
            <w:pPr>
              <w:pStyle w:val="TableHeader"/>
            </w:pPr>
            <w:bookmarkStart w:id="1683" w:name="_Toc243109141"/>
            <w:bookmarkStart w:id="1684" w:name="_Toc243109353"/>
            <w:bookmarkStart w:id="1685" w:name="_Toc243110609"/>
            <w:bookmarkStart w:id="1686" w:name="_Toc243109142"/>
            <w:bookmarkStart w:id="1687" w:name="_Toc243109354"/>
            <w:bookmarkStart w:id="1688" w:name="_Toc243110610"/>
            <w:bookmarkStart w:id="1689" w:name="_Toc126920123"/>
            <w:bookmarkStart w:id="1690" w:name="_Toc161631411"/>
            <w:bookmarkStart w:id="1691" w:name="_Toc161631458"/>
            <w:bookmarkStart w:id="1692" w:name="_Toc126920133"/>
            <w:bookmarkStart w:id="1693" w:name="_Toc161631413"/>
            <w:bookmarkStart w:id="1694" w:name="_Toc161631460"/>
            <w:bookmarkStart w:id="1695" w:name="_Toc181336402"/>
            <w:bookmarkStart w:id="1696" w:name="_Toc196208440"/>
            <w:bookmarkStart w:id="1697" w:name="_Toc243101250"/>
            <w:bookmarkStart w:id="1698" w:name="_Toc496499496"/>
            <w:bookmarkStart w:id="1699" w:name="_Toc499003155"/>
            <w:bookmarkStart w:id="1700" w:name="_Toc108756961"/>
            <w:bookmarkStart w:id="1701" w:name="_Toc108852853"/>
            <w:bookmarkEnd w:id="1683"/>
            <w:bookmarkEnd w:id="1684"/>
            <w:bookmarkEnd w:id="1685"/>
            <w:bookmarkEnd w:id="1686"/>
            <w:bookmarkEnd w:id="1687"/>
            <w:bookmarkEnd w:id="1688"/>
            <w:bookmarkEnd w:id="1689"/>
            <w:bookmarkEnd w:id="1690"/>
            <w:bookmarkEnd w:id="1691"/>
            <w:bookmarkEnd w:id="1692"/>
            <w:bookmarkEnd w:id="1693"/>
            <w:bookmarkEnd w:id="1694"/>
            <w:r w:rsidRPr="008A1DD8">
              <w:t>Attribute Name</w:t>
            </w:r>
          </w:p>
        </w:tc>
        <w:tc>
          <w:tcPr>
            <w:tcW w:w="820" w:type="pct"/>
            <w:tcBorders>
              <w:bottom w:val="single" w:sz="12" w:space="0" w:color="auto"/>
            </w:tcBorders>
            <w:shd w:val="clear" w:color="auto" w:fill="auto"/>
            <w:vAlign w:val="bottom"/>
          </w:tcPr>
          <w:p w:rsidR="00A47570" w:rsidRPr="008A1DD8" w:rsidRDefault="00A47570" w:rsidP="00A47570">
            <w:pPr>
              <w:pStyle w:val="TableHeader"/>
            </w:pPr>
            <w:r w:rsidRPr="008A1DD8">
              <w:t>Attribute Type and Length</w:t>
            </w:r>
          </w:p>
        </w:tc>
        <w:tc>
          <w:tcPr>
            <w:tcW w:w="766" w:type="pct"/>
            <w:tcBorders>
              <w:bottom w:val="single" w:sz="12" w:space="0" w:color="auto"/>
            </w:tcBorders>
            <w:shd w:val="clear" w:color="auto" w:fill="auto"/>
            <w:vAlign w:val="bottom"/>
          </w:tcPr>
          <w:p w:rsidR="00A47570" w:rsidRPr="008A1DD8" w:rsidRDefault="00A47570" w:rsidP="00A47570">
            <w:pPr>
              <w:pStyle w:val="TableHeader"/>
            </w:pPr>
            <w:r w:rsidRPr="008A1DD8">
              <w:t>Attribute Description</w:t>
            </w:r>
          </w:p>
        </w:tc>
        <w:tc>
          <w:tcPr>
            <w:tcW w:w="732" w:type="pct"/>
            <w:tcBorders>
              <w:bottom w:val="single" w:sz="12" w:space="0" w:color="auto"/>
            </w:tcBorders>
            <w:shd w:val="clear" w:color="auto" w:fill="auto"/>
            <w:vAlign w:val="bottom"/>
          </w:tcPr>
          <w:p w:rsidR="00A47570" w:rsidRPr="008A1DD8" w:rsidRDefault="00A47570" w:rsidP="00A47570">
            <w:pPr>
              <w:pStyle w:val="TableHeader"/>
            </w:pPr>
            <w:r w:rsidRPr="008A1DD8">
              <w:t>Constraints/ Valid Values</w:t>
            </w:r>
          </w:p>
        </w:tc>
        <w:tc>
          <w:tcPr>
            <w:tcW w:w="626" w:type="pct"/>
            <w:tcBorders>
              <w:bottom w:val="single" w:sz="12" w:space="0" w:color="auto"/>
            </w:tcBorders>
            <w:shd w:val="clear" w:color="auto" w:fill="auto"/>
            <w:vAlign w:val="bottom"/>
          </w:tcPr>
          <w:p w:rsidR="00A47570" w:rsidRPr="008A1DD8" w:rsidRDefault="00A47570" w:rsidP="00A47570">
            <w:pPr>
              <w:pStyle w:val="TableHeader"/>
            </w:pPr>
            <w:r w:rsidRPr="008A1DD8">
              <w:t>Read-only (Y/N)</w:t>
            </w:r>
          </w:p>
        </w:tc>
        <w:tc>
          <w:tcPr>
            <w:tcW w:w="634" w:type="pct"/>
            <w:tcBorders>
              <w:bottom w:val="single" w:sz="12" w:space="0" w:color="auto"/>
            </w:tcBorders>
            <w:shd w:val="clear" w:color="auto" w:fill="auto"/>
            <w:vAlign w:val="bottom"/>
          </w:tcPr>
          <w:p w:rsidR="00A47570" w:rsidRPr="008A1DD8" w:rsidRDefault="00A47570" w:rsidP="00A47570">
            <w:pPr>
              <w:pStyle w:val="TableHeader"/>
            </w:pPr>
            <w:r w:rsidRPr="008A1DD8">
              <w:t>Mandatory (Y/N)</w:t>
            </w:r>
          </w:p>
        </w:tc>
        <w:tc>
          <w:tcPr>
            <w:tcW w:w="741" w:type="pct"/>
            <w:tcBorders>
              <w:bottom w:val="single" w:sz="12" w:space="0" w:color="auto"/>
            </w:tcBorders>
            <w:shd w:val="clear" w:color="auto" w:fill="auto"/>
            <w:vAlign w:val="bottom"/>
          </w:tcPr>
          <w:p w:rsidR="00A47570" w:rsidRPr="008A1DD8" w:rsidRDefault="00A47570" w:rsidP="00A47570">
            <w:pPr>
              <w:pStyle w:val="TableHeader"/>
            </w:pPr>
            <w:r w:rsidRPr="008A1DD8">
              <w:t>Add/Deleted/ Updated</w:t>
            </w:r>
          </w:p>
        </w:tc>
      </w:tr>
      <w:tr w:rsidR="00247E6A" w:rsidRPr="008A1DD8" w:rsidTr="00A47570">
        <w:trPr>
          <w:cantSplit/>
          <w:trHeight w:val="285"/>
        </w:trPr>
        <w:tc>
          <w:tcPr>
            <w:tcW w:w="680" w:type="pct"/>
            <w:tcBorders>
              <w:top w:val="single" w:sz="12" w:space="0" w:color="auto"/>
            </w:tcBorders>
            <w:shd w:val="clear" w:color="auto" w:fill="auto"/>
          </w:tcPr>
          <w:p w:rsidR="00247E6A" w:rsidRPr="008A1DD8" w:rsidRDefault="00247E6A" w:rsidP="001C36B3">
            <w:pPr>
              <w:pStyle w:val="TableBody"/>
              <w:keepNext w:val="0"/>
              <w:keepLines w:val="0"/>
            </w:pPr>
            <w:r w:rsidRPr="0032398F">
              <w:t>SHCNTRCD</w:t>
            </w:r>
          </w:p>
        </w:tc>
        <w:tc>
          <w:tcPr>
            <w:tcW w:w="820" w:type="pct"/>
            <w:tcBorders>
              <w:top w:val="single" w:sz="12" w:space="0" w:color="auto"/>
            </w:tcBorders>
            <w:shd w:val="clear" w:color="auto" w:fill="auto"/>
          </w:tcPr>
          <w:p w:rsidR="00247E6A" w:rsidRPr="008A1DD8" w:rsidRDefault="00247E6A" w:rsidP="001C36B3">
            <w:pPr>
              <w:pStyle w:val="TableBody"/>
              <w:keepNext w:val="0"/>
              <w:keepLines w:val="0"/>
            </w:pPr>
            <w:r w:rsidRPr="0032398F">
              <w:t>Char (2)</w:t>
            </w:r>
          </w:p>
        </w:tc>
        <w:tc>
          <w:tcPr>
            <w:tcW w:w="766" w:type="pct"/>
            <w:tcBorders>
              <w:top w:val="single" w:sz="12" w:space="0" w:color="auto"/>
            </w:tcBorders>
            <w:shd w:val="clear" w:color="auto" w:fill="auto"/>
          </w:tcPr>
          <w:p w:rsidR="00247E6A" w:rsidRPr="008A1DD8" w:rsidRDefault="00247E6A" w:rsidP="001C36B3">
            <w:pPr>
              <w:pStyle w:val="TableBody"/>
              <w:keepNext w:val="0"/>
              <w:keepLines w:val="0"/>
            </w:pPr>
          </w:p>
        </w:tc>
        <w:tc>
          <w:tcPr>
            <w:tcW w:w="732" w:type="pct"/>
            <w:tcBorders>
              <w:top w:val="single" w:sz="12" w:space="0" w:color="auto"/>
            </w:tcBorders>
            <w:shd w:val="clear" w:color="auto" w:fill="auto"/>
          </w:tcPr>
          <w:p w:rsidR="00247E6A" w:rsidRPr="008A1DD8" w:rsidRDefault="00247E6A" w:rsidP="001C36B3">
            <w:pPr>
              <w:pStyle w:val="TableBody"/>
              <w:keepNext w:val="0"/>
              <w:keepLines w:val="0"/>
            </w:pPr>
            <w:r>
              <w:t>None</w:t>
            </w:r>
          </w:p>
        </w:tc>
        <w:tc>
          <w:tcPr>
            <w:tcW w:w="626" w:type="pct"/>
            <w:tcBorders>
              <w:top w:val="single" w:sz="12" w:space="0" w:color="auto"/>
            </w:tcBorders>
            <w:shd w:val="clear" w:color="auto" w:fill="auto"/>
          </w:tcPr>
          <w:p w:rsidR="00247E6A" w:rsidRPr="008A1DD8" w:rsidRDefault="00247E6A" w:rsidP="001C36B3">
            <w:pPr>
              <w:pStyle w:val="TableBody"/>
              <w:keepNext w:val="0"/>
              <w:keepLines w:val="0"/>
            </w:pPr>
          </w:p>
        </w:tc>
        <w:tc>
          <w:tcPr>
            <w:tcW w:w="634" w:type="pct"/>
            <w:tcBorders>
              <w:top w:val="single" w:sz="12" w:space="0" w:color="auto"/>
            </w:tcBorders>
            <w:shd w:val="clear" w:color="auto" w:fill="auto"/>
          </w:tcPr>
          <w:p w:rsidR="00247E6A" w:rsidRPr="008A1DD8" w:rsidRDefault="00247E6A" w:rsidP="001C36B3">
            <w:pPr>
              <w:pStyle w:val="TableBody"/>
              <w:keepNext w:val="0"/>
              <w:keepLines w:val="0"/>
            </w:pPr>
          </w:p>
        </w:tc>
        <w:tc>
          <w:tcPr>
            <w:tcW w:w="741" w:type="pct"/>
            <w:tcBorders>
              <w:top w:val="single" w:sz="12" w:space="0" w:color="auto"/>
            </w:tcBorders>
            <w:shd w:val="clear" w:color="auto" w:fill="auto"/>
          </w:tcPr>
          <w:p w:rsidR="00247E6A" w:rsidRPr="008A1DD8" w:rsidRDefault="00247E6A" w:rsidP="001C36B3">
            <w:pPr>
              <w:pStyle w:val="TableBody"/>
              <w:keepNext w:val="0"/>
              <w:keepLines w:val="0"/>
            </w:pPr>
            <w:r>
              <w:t>Add</w:t>
            </w:r>
          </w:p>
        </w:tc>
      </w:tr>
      <w:tr w:rsidR="00247E6A" w:rsidRPr="008A1DD8" w:rsidTr="00A47570">
        <w:trPr>
          <w:cantSplit/>
          <w:trHeight w:val="285"/>
        </w:trPr>
        <w:tc>
          <w:tcPr>
            <w:tcW w:w="680" w:type="pct"/>
            <w:shd w:val="clear" w:color="auto" w:fill="auto"/>
          </w:tcPr>
          <w:p w:rsidR="00247E6A" w:rsidRPr="008A1DD8" w:rsidRDefault="00247E6A" w:rsidP="001C36B3">
            <w:pPr>
              <w:pStyle w:val="TableBody"/>
              <w:keepNext w:val="0"/>
              <w:keepLines w:val="0"/>
            </w:pPr>
            <w:r>
              <w:rPr>
                <w:lang w:val="en-IN"/>
              </w:rPr>
              <w:t>ARCL-COLFEE-CRD-INV</w:t>
            </w:r>
          </w:p>
        </w:tc>
        <w:tc>
          <w:tcPr>
            <w:tcW w:w="820" w:type="pct"/>
            <w:shd w:val="clear" w:color="auto" w:fill="auto"/>
          </w:tcPr>
          <w:p w:rsidR="00247E6A" w:rsidRPr="008A1DD8" w:rsidRDefault="00247E6A" w:rsidP="001C36B3">
            <w:pPr>
              <w:pStyle w:val="TableBody"/>
              <w:keepNext w:val="0"/>
              <w:keepLines w:val="0"/>
            </w:pPr>
          </w:p>
        </w:tc>
        <w:tc>
          <w:tcPr>
            <w:tcW w:w="766" w:type="pct"/>
            <w:shd w:val="clear" w:color="auto" w:fill="auto"/>
          </w:tcPr>
          <w:p w:rsidR="00247E6A" w:rsidRPr="008A1DD8" w:rsidRDefault="00247E6A" w:rsidP="001C36B3">
            <w:pPr>
              <w:pStyle w:val="TableBody"/>
              <w:keepNext w:val="0"/>
              <w:keepLines w:val="0"/>
            </w:pPr>
          </w:p>
        </w:tc>
        <w:tc>
          <w:tcPr>
            <w:tcW w:w="732" w:type="pct"/>
            <w:shd w:val="clear" w:color="auto" w:fill="auto"/>
          </w:tcPr>
          <w:p w:rsidR="00247E6A" w:rsidRPr="008A1DD8" w:rsidRDefault="00247E6A" w:rsidP="001C36B3">
            <w:pPr>
              <w:pStyle w:val="TableBody"/>
              <w:keepNext w:val="0"/>
              <w:keepLines w:val="0"/>
            </w:pPr>
            <w:r>
              <w:rPr>
                <w:lang w:val="en-IN"/>
              </w:rPr>
              <w:t>ARCRIN</w:t>
            </w:r>
          </w:p>
        </w:tc>
        <w:tc>
          <w:tcPr>
            <w:tcW w:w="626" w:type="pct"/>
            <w:shd w:val="clear" w:color="auto" w:fill="auto"/>
          </w:tcPr>
          <w:p w:rsidR="00247E6A" w:rsidRPr="008A1DD8" w:rsidRDefault="00247E6A" w:rsidP="001C36B3">
            <w:pPr>
              <w:pStyle w:val="TableBody"/>
              <w:keepNext w:val="0"/>
              <w:keepLines w:val="0"/>
            </w:pPr>
          </w:p>
        </w:tc>
        <w:tc>
          <w:tcPr>
            <w:tcW w:w="634" w:type="pct"/>
            <w:shd w:val="clear" w:color="auto" w:fill="auto"/>
          </w:tcPr>
          <w:p w:rsidR="00247E6A" w:rsidRPr="008A1DD8" w:rsidRDefault="00247E6A" w:rsidP="001C36B3">
            <w:pPr>
              <w:pStyle w:val="TableBody"/>
              <w:keepNext w:val="0"/>
              <w:keepLines w:val="0"/>
            </w:pPr>
          </w:p>
        </w:tc>
        <w:tc>
          <w:tcPr>
            <w:tcW w:w="741" w:type="pct"/>
            <w:shd w:val="clear" w:color="auto" w:fill="auto"/>
          </w:tcPr>
          <w:p w:rsidR="00247E6A" w:rsidRPr="008A1DD8" w:rsidRDefault="00247E6A" w:rsidP="001C36B3">
            <w:pPr>
              <w:pStyle w:val="TableBody"/>
              <w:keepNext w:val="0"/>
              <w:keepLines w:val="0"/>
            </w:pPr>
            <w:r>
              <w:t>Add</w:t>
            </w:r>
          </w:p>
        </w:tc>
      </w:tr>
      <w:tr w:rsidR="00247E6A" w:rsidRPr="008A1DD8" w:rsidTr="00A47570">
        <w:trPr>
          <w:cantSplit/>
          <w:trHeight w:val="285"/>
        </w:trPr>
        <w:tc>
          <w:tcPr>
            <w:tcW w:w="680" w:type="pct"/>
            <w:shd w:val="clear" w:color="auto" w:fill="auto"/>
          </w:tcPr>
          <w:p w:rsidR="00247E6A" w:rsidRPr="008A1DD8" w:rsidRDefault="00247E6A" w:rsidP="001C36B3">
            <w:pPr>
              <w:pStyle w:val="TableBody"/>
              <w:keepNext w:val="0"/>
              <w:keepLines w:val="0"/>
            </w:pPr>
            <w:r>
              <w:rPr>
                <w:lang w:val="en-IN"/>
              </w:rPr>
              <w:t>ARCL-COLFEE-CRD-REP</w:t>
            </w:r>
          </w:p>
        </w:tc>
        <w:tc>
          <w:tcPr>
            <w:tcW w:w="820" w:type="pct"/>
            <w:shd w:val="clear" w:color="auto" w:fill="auto"/>
          </w:tcPr>
          <w:p w:rsidR="00247E6A" w:rsidRPr="008A1DD8" w:rsidRDefault="00247E6A" w:rsidP="001C36B3">
            <w:pPr>
              <w:pStyle w:val="TableBody"/>
              <w:keepNext w:val="0"/>
              <w:keepLines w:val="0"/>
            </w:pPr>
          </w:p>
        </w:tc>
        <w:tc>
          <w:tcPr>
            <w:tcW w:w="766" w:type="pct"/>
            <w:shd w:val="clear" w:color="auto" w:fill="auto"/>
          </w:tcPr>
          <w:p w:rsidR="00247E6A" w:rsidRPr="008A1DD8" w:rsidRDefault="00247E6A" w:rsidP="001C36B3">
            <w:pPr>
              <w:pStyle w:val="TableBody"/>
              <w:keepNext w:val="0"/>
              <w:keepLines w:val="0"/>
            </w:pPr>
          </w:p>
        </w:tc>
        <w:tc>
          <w:tcPr>
            <w:tcW w:w="732" w:type="pct"/>
            <w:shd w:val="clear" w:color="auto" w:fill="auto"/>
          </w:tcPr>
          <w:p w:rsidR="00247E6A" w:rsidRPr="008A1DD8" w:rsidRDefault="00247E6A" w:rsidP="001C36B3">
            <w:pPr>
              <w:pStyle w:val="TableBody"/>
              <w:keepNext w:val="0"/>
              <w:keepLines w:val="0"/>
            </w:pPr>
            <w:r>
              <w:rPr>
                <w:lang w:val="en-IN"/>
              </w:rPr>
              <w:t>ARCLRP</w:t>
            </w:r>
          </w:p>
        </w:tc>
        <w:tc>
          <w:tcPr>
            <w:tcW w:w="626" w:type="pct"/>
            <w:shd w:val="clear" w:color="auto" w:fill="auto"/>
          </w:tcPr>
          <w:p w:rsidR="00247E6A" w:rsidRPr="008A1DD8" w:rsidRDefault="00247E6A" w:rsidP="001C36B3">
            <w:pPr>
              <w:pStyle w:val="TableBody"/>
              <w:keepNext w:val="0"/>
              <w:keepLines w:val="0"/>
            </w:pPr>
          </w:p>
        </w:tc>
        <w:tc>
          <w:tcPr>
            <w:tcW w:w="634" w:type="pct"/>
            <w:shd w:val="clear" w:color="auto" w:fill="auto"/>
          </w:tcPr>
          <w:p w:rsidR="00247E6A" w:rsidRPr="008A1DD8" w:rsidRDefault="00247E6A" w:rsidP="001C36B3">
            <w:pPr>
              <w:pStyle w:val="TableBody"/>
              <w:keepNext w:val="0"/>
              <w:keepLines w:val="0"/>
            </w:pPr>
          </w:p>
        </w:tc>
        <w:tc>
          <w:tcPr>
            <w:tcW w:w="741" w:type="pct"/>
            <w:shd w:val="clear" w:color="auto" w:fill="auto"/>
          </w:tcPr>
          <w:p w:rsidR="00247E6A" w:rsidRPr="008A1DD8" w:rsidRDefault="00247E6A" w:rsidP="001C36B3">
            <w:pPr>
              <w:pStyle w:val="TableBody"/>
              <w:keepNext w:val="0"/>
              <w:keepLines w:val="0"/>
            </w:pPr>
            <w:r>
              <w:t>Add</w:t>
            </w:r>
          </w:p>
        </w:tc>
      </w:tr>
      <w:tr w:rsidR="00247E6A" w:rsidRPr="008A1DD8" w:rsidTr="00A47570">
        <w:trPr>
          <w:cantSplit/>
          <w:trHeight w:val="285"/>
        </w:trPr>
        <w:tc>
          <w:tcPr>
            <w:tcW w:w="680" w:type="pct"/>
            <w:shd w:val="clear" w:color="auto" w:fill="auto"/>
          </w:tcPr>
          <w:p w:rsidR="00247E6A" w:rsidRPr="008A1DD8" w:rsidRDefault="00247E6A" w:rsidP="001C36B3">
            <w:pPr>
              <w:pStyle w:val="TableBody"/>
              <w:keepNext w:val="0"/>
              <w:keepLines w:val="0"/>
            </w:pPr>
            <w:r>
              <w:rPr>
                <w:lang w:val="en-IN"/>
              </w:rPr>
              <w:t>ARCL-COLFEE-PYM-REP</w:t>
            </w:r>
          </w:p>
        </w:tc>
        <w:tc>
          <w:tcPr>
            <w:tcW w:w="820" w:type="pct"/>
            <w:shd w:val="clear" w:color="auto" w:fill="auto"/>
          </w:tcPr>
          <w:p w:rsidR="00247E6A" w:rsidRPr="008A1DD8" w:rsidRDefault="00247E6A" w:rsidP="001C36B3">
            <w:pPr>
              <w:pStyle w:val="TableBody"/>
              <w:keepNext w:val="0"/>
              <w:keepLines w:val="0"/>
            </w:pPr>
          </w:p>
        </w:tc>
        <w:tc>
          <w:tcPr>
            <w:tcW w:w="766" w:type="pct"/>
            <w:shd w:val="clear" w:color="auto" w:fill="auto"/>
          </w:tcPr>
          <w:p w:rsidR="00247E6A" w:rsidRPr="008A1DD8" w:rsidRDefault="00247E6A" w:rsidP="001C36B3">
            <w:pPr>
              <w:pStyle w:val="TableBody"/>
              <w:keepNext w:val="0"/>
              <w:keepLines w:val="0"/>
            </w:pPr>
          </w:p>
        </w:tc>
        <w:tc>
          <w:tcPr>
            <w:tcW w:w="732" w:type="pct"/>
            <w:shd w:val="clear" w:color="auto" w:fill="auto"/>
          </w:tcPr>
          <w:p w:rsidR="00247E6A" w:rsidRPr="008A1DD8" w:rsidRDefault="00247E6A" w:rsidP="001C36B3">
            <w:pPr>
              <w:pStyle w:val="TableBody"/>
              <w:keepNext w:val="0"/>
              <w:keepLines w:val="0"/>
            </w:pPr>
            <w:r>
              <w:rPr>
                <w:lang w:val="en-IN"/>
              </w:rPr>
              <w:t>ARCLPY</w:t>
            </w:r>
          </w:p>
        </w:tc>
        <w:tc>
          <w:tcPr>
            <w:tcW w:w="626" w:type="pct"/>
            <w:shd w:val="clear" w:color="auto" w:fill="auto"/>
          </w:tcPr>
          <w:p w:rsidR="00247E6A" w:rsidRPr="008A1DD8" w:rsidRDefault="00247E6A" w:rsidP="001C36B3">
            <w:pPr>
              <w:pStyle w:val="TableBody"/>
              <w:keepNext w:val="0"/>
              <w:keepLines w:val="0"/>
            </w:pPr>
          </w:p>
        </w:tc>
        <w:tc>
          <w:tcPr>
            <w:tcW w:w="634" w:type="pct"/>
            <w:shd w:val="clear" w:color="auto" w:fill="auto"/>
          </w:tcPr>
          <w:p w:rsidR="00247E6A" w:rsidRPr="008A1DD8" w:rsidRDefault="00247E6A" w:rsidP="001C36B3">
            <w:pPr>
              <w:pStyle w:val="TableBody"/>
              <w:keepNext w:val="0"/>
              <w:keepLines w:val="0"/>
            </w:pPr>
          </w:p>
        </w:tc>
        <w:tc>
          <w:tcPr>
            <w:tcW w:w="741" w:type="pct"/>
            <w:shd w:val="clear" w:color="auto" w:fill="auto"/>
          </w:tcPr>
          <w:p w:rsidR="00247E6A" w:rsidRPr="008A1DD8" w:rsidRDefault="00247E6A" w:rsidP="001C36B3">
            <w:pPr>
              <w:pStyle w:val="TableBody"/>
              <w:keepNext w:val="0"/>
              <w:keepLines w:val="0"/>
            </w:pPr>
            <w:r>
              <w:t>Add</w:t>
            </w:r>
          </w:p>
        </w:tc>
      </w:tr>
      <w:tr w:rsidR="00247E6A" w:rsidRPr="008A1DD8" w:rsidTr="00A47570">
        <w:trPr>
          <w:cantSplit/>
          <w:trHeight w:val="285"/>
        </w:trPr>
        <w:tc>
          <w:tcPr>
            <w:tcW w:w="680" w:type="pct"/>
            <w:shd w:val="clear" w:color="auto" w:fill="auto"/>
          </w:tcPr>
          <w:p w:rsidR="00247E6A" w:rsidRPr="008A1DD8" w:rsidRDefault="00247E6A" w:rsidP="001C36B3">
            <w:pPr>
              <w:pStyle w:val="TableBody"/>
              <w:keepNext w:val="0"/>
              <w:keepLines w:val="0"/>
            </w:pPr>
            <w:r>
              <w:rPr>
                <w:lang w:val="en-IN"/>
              </w:rPr>
              <w:t>CRD-COL-ONLY-INV</w:t>
            </w:r>
          </w:p>
        </w:tc>
        <w:tc>
          <w:tcPr>
            <w:tcW w:w="820" w:type="pct"/>
            <w:shd w:val="clear" w:color="auto" w:fill="auto"/>
          </w:tcPr>
          <w:p w:rsidR="00247E6A" w:rsidRPr="008A1DD8" w:rsidRDefault="00247E6A" w:rsidP="001C36B3">
            <w:pPr>
              <w:pStyle w:val="TableBody"/>
              <w:keepNext w:val="0"/>
              <w:keepLines w:val="0"/>
            </w:pPr>
          </w:p>
        </w:tc>
        <w:tc>
          <w:tcPr>
            <w:tcW w:w="766" w:type="pct"/>
            <w:shd w:val="clear" w:color="auto" w:fill="auto"/>
          </w:tcPr>
          <w:p w:rsidR="00247E6A" w:rsidRPr="008A1DD8" w:rsidRDefault="00247E6A" w:rsidP="001C36B3">
            <w:pPr>
              <w:pStyle w:val="TableBody"/>
              <w:keepNext w:val="0"/>
              <w:keepLines w:val="0"/>
            </w:pPr>
          </w:p>
        </w:tc>
        <w:tc>
          <w:tcPr>
            <w:tcW w:w="732" w:type="pct"/>
            <w:shd w:val="clear" w:color="auto" w:fill="auto"/>
          </w:tcPr>
          <w:p w:rsidR="00247E6A" w:rsidRPr="008A1DD8" w:rsidRDefault="00247E6A" w:rsidP="001C36B3">
            <w:pPr>
              <w:pStyle w:val="TableBody"/>
              <w:keepNext w:val="0"/>
              <w:keepLines w:val="0"/>
            </w:pPr>
            <w:r>
              <w:rPr>
                <w:lang w:val="en-IN"/>
              </w:rPr>
              <w:t>CRCLFE</w:t>
            </w:r>
          </w:p>
        </w:tc>
        <w:tc>
          <w:tcPr>
            <w:tcW w:w="626" w:type="pct"/>
            <w:shd w:val="clear" w:color="auto" w:fill="auto"/>
          </w:tcPr>
          <w:p w:rsidR="00247E6A" w:rsidRPr="008A1DD8" w:rsidRDefault="00247E6A" w:rsidP="001C36B3">
            <w:pPr>
              <w:pStyle w:val="TableBody"/>
              <w:keepNext w:val="0"/>
              <w:keepLines w:val="0"/>
            </w:pPr>
          </w:p>
        </w:tc>
        <w:tc>
          <w:tcPr>
            <w:tcW w:w="634" w:type="pct"/>
            <w:shd w:val="clear" w:color="auto" w:fill="auto"/>
          </w:tcPr>
          <w:p w:rsidR="00247E6A" w:rsidRPr="008A1DD8" w:rsidRDefault="00247E6A" w:rsidP="001C36B3">
            <w:pPr>
              <w:pStyle w:val="TableBody"/>
              <w:keepNext w:val="0"/>
              <w:keepLines w:val="0"/>
            </w:pPr>
          </w:p>
        </w:tc>
        <w:tc>
          <w:tcPr>
            <w:tcW w:w="741" w:type="pct"/>
            <w:shd w:val="clear" w:color="auto" w:fill="auto"/>
          </w:tcPr>
          <w:p w:rsidR="00247E6A" w:rsidRPr="008A1DD8" w:rsidRDefault="00247E6A" w:rsidP="001C36B3">
            <w:pPr>
              <w:pStyle w:val="TableBody"/>
              <w:keepNext w:val="0"/>
              <w:keepLines w:val="0"/>
            </w:pPr>
            <w:r>
              <w:t>Add</w:t>
            </w:r>
          </w:p>
        </w:tc>
      </w:tr>
      <w:tr w:rsidR="00247E6A" w:rsidRPr="008A1DD8" w:rsidTr="00A47570">
        <w:trPr>
          <w:cantSplit/>
          <w:trHeight w:val="285"/>
        </w:trPr>
        <w:tc>
          <w:tcPr>
            <w:tcW w:w="680" w:type="pct"/>
            <w:shd w:val="clear" w:color="auto" w:fill="auto"/>
          </w:tcPr>
          <w:p w:rsidR="00247E6A" w:rsidRDefault="00247E6A" w:rsidP="00A47570">
            <w:pPr>
              <w:pStyle w:val="TableBody"/>
              <w:keepNext w:val="0"/>
              <w:keepLines w:val="0"/>
              <w:rPr>
                <w:color w:val="008000"/>
              </w:rPr>
            </w:pPr>
          </w:p>
        </w:tc>
        <w:tc>
          <w:tcPr>
            <w:tcW w:w="820" w:type="pct"/>
            <w:shd w:val="clear" w:color="auto" w:fill="auto"/>
          </w:tcPr>
          <w:p w:rsidR="00247E6A" w:rsidRDefault="00247E6A" w:rsidP="00A47570">
            <w:pPr>
              <w:pStyle w:val="TableBody"/>
              <w:keepNext w:val="0"/>
              <w:keepLines w:val="0"/>
            </w:pPr>
          </w:p>
        </w:tc>
        <w:tc>
          <w:tcPr>
            <w:tcW w:w="766" w:type="pct"/>
            <w:shd w:val="clear" w:color="auto" w:fill="auto"/>
          </w:tcPr>
          <w:p w:rsidR="00247E6A" w:rsidRDefault="00247E6A" w:rsidP="00A47570">
            <w:pPr>
              <w:pStyle w:val="TableBody"/>
              <w:keepNext w:val="0"/>
              <w:keepLines w:val="0"/>
            </w:pPr>
          </w:p>
        </w:tc>
        <w:tc>
          <w:tcPr>
            <w:tcW w:w="732" w:type="pct"/>
            <w:shd w:val="clear" w:color="auto" w:fill="auto"/>
          </w:tcPr>
          <w:p w:rsidR="00247E6A" w:rsidRPr="008A1DD8" w:rsidRDefault="00247E6A" w:rsidP="00A47570">
            <w:pPr>
              <w:pStyle w:val="TableBody"/>
              <w:keepNext w:val="0"/>
              <w:keepLines w:val="0"/>
            </w:pPr>
          </w:p>
        </w:tc>
        <w:tc>
          <w:tcPr>
            <w:tcW w:w="626" w:type="pct"/>
            <w:shd w:val="clear" w:color="auto" w:fill="auto"/>
          </w:tcPr>
          <w:p w:rsidR="00247E6A" w:rsidRPr="008A1DD8" w:rsidRDefault="00247E6A" w:rsidP="00A47570">
            <w:pPr>
              <w:pStyle w:val="TableBody"/>
              <w:keepNext w:val="0"/>
              <w:keepLines w:val="0"/>
            </w:pPr>
          </w:p>
        </w:tc>
        <w:tc>
          <w:tcPr>
            <w:tcW w:w="634" w:type="pct"/>
            <w:shd w:val="clear" w:color="auto" w:fill="auto"/>
          </w:tcPr>
          <w:p w:rsidR="00247E6A" w:rsidRDefault="00247E6A" w:rsidP="00A47570">
            <w:pPr>
              <w:pStyle w:val="TableBody"/>
              <w:keepNext w:val="0"/>
              <w:keepLines w:val="0"/>
            </w:pPr>
          </w:p>
        </w:tc>
        <w:tc>
          <w:tcPr>
            <w:tcW w:w="741" w:type="pct"/>
            <w:shd w:val="clear" w:color="auto" w:fill="auto"/>
          </w:tcPr>
          <w:p w:rsidR="00247E6A" w:rsidRPr="008A1DD8" w:rsidRDefault="00247E6A" w:rsidP="00A47570">
            <w:pPr>
              <w:pStyle w:val="TableBody"/>
              <w:keepNext w:val="0"/>
              <w:keepLines w:val="0"/>
            </w:pPr>
          </w:p>
        </w:tc>
      </w:tr>
    </w:tbl>
    <w:p w:rsidR="00EE520E" w:rsidRPr="00EE520E" w:rsidRDefault="00EE520E" w:rsidP="00A47570">
      <w:pPr>
        <w:pStyle w:val="BodyText"/>
        <w:ind w:left="0"/>
      </w:pPr>
    </w:p>
    <w:p w:rsidR="00DE6451" w:rsidRDefault="00DE6451" w:rsidP="00F96918">
      <w:pPr>
        <w:pStyle w:val="Heading2"/>
      </w:pPr>
      <w:bookmarkStart w:id="1702" w:name="_Toc300233501"/>
      <w:bookmarkStart w:id="1703" w:name="_Toc367095551"/>
      <w:r w:rsidRPr="008A1DD8">
        <w:t>Job Definitions</w:t>
      </w:r>
      <w:bookmarkEnd w:id="1695"/>
      <w:bookmarkEnd w:id="1696"/>
      <w:bookmarkEnd w:id="1697"/>
      <w:bookmarkEnd w:id="1702"/>
      <w:bookmarkEnd w:id="1703"/>
    </w:p>
    <w:p w:rsidR="00551D48" w:rsidRPr="00551D48" w:rsidRDefault="00551D48" w:rsidP="00551D48">
      <w:pPr>
        <w:pStyle w:val="BodyText"/>
      </w:pPr>
      <w:r w:rsidRPr="00551D48">
        <w:t>The following table summarizes all of the operational jobs that are new or changed in this version.</w:t>
      </w:r>
    </w:p>
    <w:p w:rsidR="00390C24" w:rsidRDefault="00D56F1A" w:rsidP="00247E6A">
      <w:pPr>
        <w:pStyle w:val="Heading3"/>
        <w:tabs>
          <w:tab w:val="left" w:pos="2160"/>
        </w:tabs>
      </w:pPr>
      <w:bookmarkStart w:id="1704" w:name="_Toc300233502"/>
      <w:bookmarkStart w:id="1705" w:name="_Toc367095552"/>
      <w:r w:rsidRPr="008A1DD8">
        <w:t>NetCom</w:t>
      </w:r>
      <w:r w:rsidR="00551D48">
        <w:t xml:space="preserve"> Job Details</w:t>
      </w:r>
      <w:bookmarkEnd w:id="1704"/>
      <w:bookmarkEnd w:id="1705"/>
    </w:p>
    <w:p w:rsidR="00247E6A" w:rsidRDefault="00247E6A" w:rsidP="00247E6A">
      <w:pPr>
        <w:pStyle w:val="BodyText"/>
      </w:pPr>
    </w:p>
    <w:p w:rsidR="00247E6A" w:rsidRDefault="00247E6A" w:rsidP="00247E6A">
      <w:pPr>
        <w:pStyle w:val="BodyText"/>
        <w:rPr>
          <w:b/>
          <w:bCs/>
          <w:color w:val="002060"/>
        </w:rPr>
      </w:pPr>
      <w:r>
        <w:rPr>
          <w:b/>
          <w:bCs/>
          <w:color w:val="002060"/>
        </w:rPr>
        <w:t>CSLOANLEASREP</w:t>
      </w:r>
    </w:p>
    <w:tbl>
      <w:tblPr>
        <w:tblW w:w="6063" w:type="dxa"/>
        <w:tblInd w:w="1548" w:type="dxa"/>
        <w:tblCellMar>
          <w:left w:w="0" w:type="dxa"/>
          <w:right w:w="0" w:type="dxa"/>
        </w:tblCellMar>
        <w:tblLook w:val="04A0" w:firstRow="1" w:lastRow="0" w:firstColumn="1" w:lastColumn="0" w:noHBand="0" w:noVBand="1"/>
      </w:tblPr>
      <w:tblGrid>
        <w:gridCol w:w="1463"/>
        <w:gridCol w:w="1788"/>
        <w:gridCol w:w="2812"/>
      </w:tblGrid>
      <w:tr w:rsidR="00247E6A" w:rsidTr="001C36B3">
        <w:trPr>
          <w:cantSplit/>
          <w:trHeight w:val="304"/>
          <w:tblHeader/>
        </w:trPr>
        <w:tc>
          <w:tcPr>
            <w:tcW w:w="3251"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Header"/>
            </w:pPr>
            <w:r>
              <w:lastRenderedPageBreak/>
              <w:t>Functionality</w:t>
            </w:r>
          </w:p>
        </w:tc>
        <w:tc>
          <w:tcPr>
            <w:tcW w:w="281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Body"/>
              <w:keepNext w:val="0"/>
              <w:rPr>
                <w:color w:val="003366"/>
              </w:rPr>
            </w:pPr>
            <w:r>
              <w:rPr>
                <w:color w:val="003366"/>
              </w:rPr>
              <w:t>CR1489</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Request Date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28/08/13</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Component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CSM</w:t>
            </w:r>
          </w:p>
        </w:tc>
      </w:tr>
      <w:tr w:rsidR="00247E6A" w:rsidTr="001C36B3">
        <w:trPr>
          <w:cantSplit/>
          <w:trHeight w:val="462"/>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Job Name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rPr>
                <w:bCs/>
                <w:color w:val="003366"/>
              </w:rPr>
            </w:pPr>
            <w:r>
              <w:rPr>
                <w:bCs/>
                <w:color w:val="003366"/>
              </w:rPr>
              <w:t>CSLOANLEASREP</w:t>
            </w:r>
          </w:p>
        </w:tc>
      </w:tr>
      <w:tr w:rsidR="00247E6A" w:rsidTr="001C36B3">
        <w:trPr>
          <w:cantSplit/>
          <w:trHeight w:val="462"/>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Script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csm_loan_leasing_bans_report</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Change Type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New</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Dependency</w:t>
            </w:r>
          </w:p>
        </w:tc>
        <w:tc>
          <w:tcPr>
            <w:tcW w:w="2812" w:type="dxa"/>
            <w:tcBorders>
              <w:top w:val="nil"/>
              <w:left w:val="nil"/>
              <w:bottom w:val="single" w:sz="8" w:space="0" w:color="auto"/>
              <w:right w:val="single" w:sz="8" w:space="0" w:color="auto"/>
            </w:tcBorders>
            <w:tcMar>
              <w:top w:w="0" w:type="dxa"/>
              <w:left w:w="108" w:type="dxa"/>
              <w:bottom w:w="0" w:type="dxa"/>
              <w:right w:w="108" w:type="dxa"/>
            </w:tcMar>
          </w:tcPr>
          <w:p w:rsidR="00247E6A" w:rsidRDefault="00247E6A" w:rsidP="001C36B3">
            <w:pPr>
              <w:pStyle w:val="TableBody"/>
              <w:keepNext w:val="0"/>
              <w:rPr>
                <w:color w:val="003366"/>
              </w:rPr>
            </w:pPr>
          </w:p>
        </w:tc>
      </w:tr>
      <w:tr w:rsidR="00247E6A" w:rsidTr="001C36B3">
        <w:trPr>
          <w:cantSplit/>
          <w:trHeight w:val="447"/>
        </w:trPr>
        <w:tc>
          <w:tcPr>
            <w:tcW w:w="1463"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Distribution</w:t>
            </w:r>
          </w:p>
        </w:tc>
        <w:tc>
          <w:tcPr>
            <w:tcW w:w="1788"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Logical-Name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CSLREP</w:t>
            </w:r>
          </w:p>
        </w:tc>
      </w:tr>
      <w:tr w:rsidR="00247E6A" w:rsidTr="001C36B3">
        <w:trPr>
          <w:cantSplit/>
          <w:trHeight w:val="304"/>
        </w:trPr>
        <w:tc>
          <w:tcPr>
            <w:tcW w:w="0" w:type="auto"/>
            <w:vMerge/>
            <w:tcBorders>
              <w:top w:val="nil"/>
              <w:left w:val="single" w:sz="8" w:space="0" w:color="auto"/>
              <w:bottom w:val="single" w:sz="8" w:space="0" w:color="auto"/>
              <w:right w:val="single" w:sz="8" w:space="0" w:color="auto"/>
            </w:tcBorders>
            <w:vAlign w:val="center"/>
            <w:hideMark/>
          </w:tcPr>
          <w:p w:rsidR="00247E6A" w:rsidRDefault="00247E6A" w:rsidP="001C36B3">
            <w:pPr>
              <w:rPr>
                <w:rFonts w:ascii="Arial" w:eastAsiaTheme="minorHAnsi" w:hAnsi="Arial" w:cs="Arial"/>
                <w:b/>
                <w:bCs/>
                <w:color w:val="003366"/>
                <w:sz w:val="18"/>
                <w:szCs w:val="18"/>
              </w:rPr>
            </w:pPr>
          </w:p>
        </w:tc>
        <w:tc>
          <w:tcPr>
            <w:tcW w:w="1788"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Type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88"/>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App Parameters</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Runtime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ENDDAY</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Connect to DB Like Job &lt;job name&gt;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DB to connect to…</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APP</w:t>
            </w:r>
          </w:p>
        </w:tc>
      </w:tr>
      <w:tr w:rsidR="00247E6A" w:rsidTr="001C36B3">
        <w:trPr>
          <w:cantSplit/>
          <w:trHeight w:val="29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Description</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lang w:val="en-IN"/>
              </w:rPr>
              <w:t>LOAN LEAS REPORT</w:t>
            </w:r>
          </w:p>
        </w:tc>
      </w:tr>
    </w:tbl>
    <w:p w:rsidR="00247E6A" w:rsidRDefault="00247E6A" w:rsidP="00247E6A">
      <w:pPr>
        <w:pStyle w:val="BodyText"/>
      </w:pPr>
    </w:p>
    <w:p w:rsidR="00100A83" w:rsidRPr="00100A83" w:rsidRDefault="00100A83" w:rsidP="00100A83">
      <w:pPr>
        <w:pStyle w:val="BodyText"/>
        <w:rPr>
          <w:b/>
          <w:bCs/>
          <w:color w:val="002060"/>
        </w:rPr>
      </w:pPr>
      <w:r>
        <w:rPr>
          <w:b/>
          <w:bCs/>
          <w:color w:val="002060"/>
        </w:rPr>
        <w:t>CSEXTTCS</w:t>
      </w:r>
    </w:p>
    <w:tbl>
      <w:tblPr>
        <w:tblW w:w="6116" w:type="dxa"/>
        <w:tblInd w:w="1548" w:type="dxa"/>
        <w:tblCellMar>
          <w:left w:w="0" w:type="dxa"/>
          <w:right w:w="0" w:type="dxa"/>
        </w:tblCellMar>
        <w:tblLook w:val="04A0" w:firstRow="1" w:lastRow="0" w:firstColumn="1" w:lastColumn="0" w:noHBand="0" w:noVBand="1"/>
      </w:tblPr>
      <w:tblGrid>
        <w:gridCol w:w="1477"/>
        <w:gridCol w:w="1806"/>
        <w:gridCol w:w="2833"/>
      </w:tblGrid>
      <w:tr w:rsidR="00100A83" w:rsidTr="00871500">
        <w:trPr>
          <w:cantSplit/>
          <w:trHeight w:val="310"/>
          <w:tblHeader/>
        </w:trPr>
        <w:tc>
          <w:tcPr>
            <w:tcW w:w="3283"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100A83" w:rsidRDefault="00100A83" w:rsidP="00871500">
            <w:pPr>
              <w:pStyle w:val="TableHeader"/>
            </w:pPr>
            <w:r>
              <w:t>Functionality</w:t>
            </w: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00A83" w:rsidRDefault="00100A83" w:rsidP="00871500">
            <w:pPr>
              <w:pStyle w:val="TableBody"/>
              <w:keepNext w:val="0"/>
              <w:rPr>
                <w:color w:val="003366"/>
              </w:rPr>
            </w:pPr>
            <w:r>
              <w:rPr>
                <w:color w:val="003366"/>
              </w:rPr>
              <w:t>CR1477</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Request Date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11/09/13</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Component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CSM</w:t>
            </w:r>
          </w:p>
        </w:tc>
      </w:tr>
      <w:tr w:rsidR="00100A83" w:rsidTr="00871500">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Job 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rPr>
                <w:color w:val="003366"/>
              </w:rPr>
            </w:pPr>
            <w:r>
              <w:rPr>
                <w:color w:val="1F497D"/>
              </w:rPr>
              <w:t>CSEXTTCS</w:t>
            </w:r>
          </w:p>
        </w:tc>
      </w:tr>
      <w:tr w:rsidR="00100A83" w:rsidTr="00871500">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Script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1F497D"/>
              </w:rPr>
              <w:t>cs_exptscid'.sh</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Change 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New</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Dependency</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N/A</w:t>
            </w:r>
          </w:p>
        </w:tc>
      </w:tr>
      <w:tr w:rsidR="00100A83" w:rsidTr="00871500">
        <w:trPr>
          <w:cantSplit/>
          <w:trHeight w:val="458"/>
        </w:trPr>
        <w:tc>
          <w:tcPr>
            <w:tcW w:w="147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Distribution</w:t>
            </w: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Logical-Name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rPr>
                <w:color w:val="003366"/>
              </w:rPr>
            </w:pPr>
            <w:r>
              <w:rPr>
                <w:color w:val="003366"/>
              </w:rPr>
              <w:t> </w:t>
            </w:r>
            <w:r>
              <w:rPr>
                <w:color w:val="003366"/>
                <w:lang w:val="en-IN"/>
              </w:rPr>
              <w:t>Pcs_exp_tcsid</w:t>
            </w:r>
          </w:p>
        </w:tc>
      </w:tr>
      <w:tr w:rsidR="00100A83" w:rsidTr="00871500">
        <w:trPr>
          <w:cantSplit/>
          <w:trHeight w:val="310"/>
        </w:trPr>
        <w:tc>
          <w:tcPr>
            <w:tcW w:w="0" w:type="auto"/>
            <w:vMerge/>
            <w:tcBorders>
              <w:top w:val="nil"/>
              <w:left w:val="single" w:sz="8" w:space="0" w:color="auto"/>
              <w:bottom w:val="single" w:sz="8" w:space="0" w:color="auto"/>
              <w:right w:val="single" w:sz="8" w:space="0" w:color="auto"/>
            </w:tcBorders>
            <w:vAlign w:val="center"/>
            <w:hideMark/>
          </w:tcPr>
          <w:p w:rsidR="00100A83" w:rsidRDefault="00100A83" w:rsidP="00871500">
            <w:pPr>
              <w:rPr>
                <w:rFonts w:ascii="Arial" w:hAnsi="Arial" w:cs="Arial"/>
                <w:b/>
                <w:bCs/>
                <w:color w:val="003366"/>
                <w:sz w:val="20"/>
                <w:szCs w:val="20"/>
              </w:rPr>
            </w:pP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App Parameters</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Runtime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BYREQ</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Connect to DB Like Job &lt;job name&gt;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DB to connect to…</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APP</w:t>
            </w:r>
          </w:p>
        </w:tc>
      </w:tr>
      <w:tr w:rsidR="00100A83" w:rsidTr="00871500">
        <w:trPr>
          <w:cantSplit/>
          <w:trHeight w:val="30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Description</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1F497D"/>
              </w:rPr>
              <w:t>EXPORT TSCID</w:t>
            </w:r>
          </w:p>
        </w:tc>
      </w:tr>
    </w:tbl>
    <w:p w:rsidR="00100A83" w:rsidRDefault="00100A83" w:rsidP="00100A83">
      <w:pPr>
        <w:rPr>
          <w:rFonts w:ascii="Calibri" w:eastAsiaTheme="minorHAnsi" w:hAnsi="Calibri"/>
          <w:color w:val="1F497D"/>
          <w:sz w:val="22"/>
          <w:szCs w:val="22"/>
          <w:lang w:val="de-DE"/>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Default="00100A83" w:rsidP="00100A83">
      <w:pPr>
        <w:pStyle w:val="BodyText"/>
        <w:rPr>
          <w:b/>
          <w:bCs/>
          <w:color w:val="002060"/>
        </w:rPr>
      </w:pPr>
    </w:p>
    <w:p w:rsidR="00100A83" w:rsidRPr="00100A83" w:rsidRDefault="00100A83" w:rsidP="00100A83">
      <w:pPr>
        <w:pStyle w:val="BodyText"/>
        <w:rPr>
          <w:b/>
          <w:bCs/>
          <w:color w:val="002060"/>
        </w:rPr>
      </w:pPr>
      <w:r>
        <w:rPr>
          <w:b/>
          <w:bCs/>
          <w:color w:val="002060"/>
        </w:rPr>
        <w:t>CSINSTCS</w:t>
      </w:r>
    </w:p>
    <w:tbl>
      <w:tblPr>
        <w:tblW w:w="6116" w:type="dxa"/>
        <w:tblInd w:w="1548" w:type="dxa"/>
        <w:tblCellMar>
          <w:left w:w="0" w:type="dxa"/>
          <w:right w:w="0" w:type="dxa"/>
        </w:tblCellMar>
        <w:tblLook w:val="04A0" w:firstRow="1" w:lastRow="0" w:firstColumn="1" w:lastColumn="0" w:noHBand="0" w:noVBand="1"/>
      </w:tblPr>
      <w:tblGrid>
        <w:gridCol w:w="1477"/>
        <w:gridCol w:w="1806"/>
        <w:gridCol w:w="2833"/>
      </w:tblGrid>
      <w:tr w:rsidR="00100A83" w:rsidTr="00871500">
        <w:trPr>
          <w:cantSplit/>
          <w:trHeight w:val="310"/>
          <w:tblHeader/>
        </w:trPr>
        <w:tc>
          <w:tcPr>
            <w:tcW w:w="3283"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100A83" w:rsidRDefault="00100A83" w:rsidP="00871500">
            <w:pPr>
              <w:pStyle w:val="TableHeader"/>
            </w:pPr>
            <w:r>
              <w:t>Functionality</w:t>
            </w: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100A83" w:rsidRDefault="00100A83" w:rsidP="00871500">
            <w:pPr>
              <w:pStyle w:val="TableBody"/>
              <w:keepNext w:val="0"/>
              <w:rPr>
                <w:color w:val="003366"/>
              </w:rPr>
            </w:pPr>
            <w:r>
              <w:rPr>
                <w:color w:val="003366"/>
              </w:rPr>
              <w:t>CR1477</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Request Date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11/09/13</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Component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CSM</w:t>
            </w:r>
          </w:p>
        </w:tc>
      </w:tr>
      <w:tr w:rsidR="00100A83" w:rsidTr="00871500">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Job 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rPr>
                <w:color w:val="003366"/>
              </w:rPr>
            </w:pPr>
            <w:r>
              <w:rPr>
                <w:color w:val="1F497D"/>
              </w:rPr>
              <w:t>CSINSTCS</w:t>
            </w:r>
          </w:p>
        </w:tc>
      </w:tr>
      <w:tr w:rsidR="00100A83" w:rsidTr="00871500">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Script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1F497D"/>
              </w:rPr>
              <w:t>cs_intscid'.sh</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Change 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New</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Dependency</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N/A</w:t>
            </w:r>
          </w:p>
        </w:tc>
      </w:tr>
      <w:tr w:rsidR="00100A83" w:rsidTr="00871500">
        <w:trPr>
          <w:cantSplit/>
          <w:trHeight w:val="458"/>
        </w:trPr>
        <w:tc>
          <w:tcPr>
            <w:tcW w:w="147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Distribution</w:t>
            </w: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Logical-Name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rPr>
                <w:color w:val="003366"/>
              </w:rPr>
            </w:pPr>
            <w:r>
              <w:rPr>
                <w:color w:val="003366"/>
              </w:rPr>
              <w:t> </w:t>
            </w:r>
            <w:r>
              <w:rPr>
                <w:color w:val="003366"/>
                <w:lang w:val="en-IN"/>
              </w:rPr>
              <w:t>Pcs_ins_tcsid</w:t>
            </w:r>
          </w:p>
        </w:tc>
      </w:tr>
      <w:tr w:rsidR="00100A83" w:rsidTr="00871500">
        <w:trPr>
          <w:cantSplit/>
          <w:trHeight w:val="310"/>
        </w:trPr>
        <w:tc>
          <w:tcPr>
            <w:tcW w:w="0" w:type="auto"/>
            <w:vMerge/>
            <w:tcBorders>
              <w:top w:val="nil"/>
              <w:left w:val="single" w:sz="8" w:space="0" w:color="auto"/>
              <w:bottom w:val="single" w:sz="8" w:space="0" w:color="auto"/>
              <w:right w:val="single" w:sz="8" w:space="0" w:color="auto"/>
            </w:tcBorders>
            <w:vAlign w:val="center"/>
            <w:hideMark/>
          </w:tcPr>
          <w:p w:rsidR="00100A83" w:rsidRDefault="00100A83" w:rsidP="00871500">
            <w:pPr>
              <w:rPr>
                <w:rFonts w:ascii="Arial" w:hAnsi="Arial" w:cs="Arial"/>
                <w:b/>
                <w:bCs/>
                <w:color w:val="003366"/>
                <w:sz w:val="20"/>
                <w:szCs w:val="20"/>
              </w:rPr>
            </w:pP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App Parameters</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Runtime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BYREQ</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Connect to DB Like Job &lt;job name&gt;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 </w:t>
            </w:r>
          </w:p>
        </w:tc>
      </w:tr>
      <w:tr w:rsidR="00100A83" w:rsidTr="00871500">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DB to connect to…</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003366"/>
              </w:rPr>
              <w:t>APP</w:t>
            </w:r>
          </w:p>
        </w:tc>
      </w:tr>
      <w:tr w:rsidR="00100A83" w:rsidTr="00871500">
        <w:trPr>
          <w:cantSplit/>
          <w:trHeight w:val="30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Header"/>
            </w:pPr>
            <w:r>
              <w:t>Description</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100A83" w:rsidRDefault="00100A83" w:rsidP="00871500">
            <w:pPr>
              <w:pStyle w:val="TableBody"/>
              <w:keepNext w:val="0"/>
              <w:rPr>
                <w:color w:val="003366"/>
              </w:rPr>
            </w:pPr>
            <w:r>
              <w:rPr>
                <w:color w:val="1F497D"/>
              </w:rPr>
              <w:t>IMPORT TSCID</w:t>
            </w:r>
          </w:p>
        </w:tc>
      </w:tr>
    </w:tbl>
    <w:p w:rsidR="00100A83" w:rsidRPr="00247E6A" w:rsidRDefault="00100A83" w:rsidP="00247E6A">
      <w:pPr>
        <w:pStyle w:val="BodyText"/>
      </w:pPr>
    </w:p>
    <w:p w:rsidR="00AD671E" w:rsidRDefault="008F10A6" w:rsidP="008A1DD8">
      <w:pPr>
        <w:pStyle w:val="Heading3"/>
      </w:pPr>
      <w:bookmarkStart w:id="1706" w:name="_Toc300233503"/>
      <w:bookmarkStart w:id="1707" w:name="_Toc367095553"/>
      <w:r w:rsidRPr="008A1DD8">
        <w:t>Telia</w:t>
      </w:r>
      <w:r w:rsidR="00551D48">
        <w:t xml:space="preserve"> Job Details</w:t>
      </w:r>
      <w:bookmarkEnd w:id="1706"/>
      <w:bookmarkEnd w:id="1707"/>
    </w:p>
    <w:p w:rsidR="00247E6A" w:rsidRDefault="00247E6A" w:rsidP="00247E6A">
      <w:pPr>
        <w:pStyle w:val="BodyText"/>
      </w:pPr>
    </w:p>
    <w:p w:rsidR="00247E6A" w:rsidRDefault="00247E6A" w:rsidP="00247E6A">
      <w:pPr>
        <w:pStyle w:val="BodyText"/>
        <w:rPr>
          <w:b/>
          <w:bCs/>
          <w:color w:val="002060"/>
        </w:rPr>
      </w:pPr>
      <w:r>
        <w:rPr>
          <w:b/>
          <w:bCs/>
          <w:color w:val="002060"/>
        </w:rPr>
        <w:t>ARCLCRDINV</w:t>
      </w:r>
    </w:p>
    <w:tbl>
      <w:tblPr>
        <w:tblW w:w="6116" w:type="dxa"/>
        <w:tblInd w:w="1548" w:type="dxa"/>
        <w:tblCellMar>
          <w:left w:w="0" w:type="dxa"/>
          <w:right w:w="0" w:type="dxa"/>
        </w:tblCellMar>
        <w:tblLook w:val="04A0" w:firstRow="1" w:lastRow="0" w:firstColumn="1" w:lastColumn="0" w:noHBand="0" w:noVBand="1"/>
      </w:tblPr>
      <w:tblGrid>
        <w:gridCol w:w="1477"/>
        <w:gridCol w:w="1806"/>
        <w:gridCol w:w="2833"/>
      </w:tblGrid>
      <w:tr w:rsidR="00247E6A" w:rsidTr="001C36B3">
        <w:trPr>
          <w:cantSplit/>
          <w:trHeight w:val="310"/>
          <w:tblHeader/>
        </w:trPr>
        <w:tc>
          <w:tcPr>
            <w:tcW w:w="3283"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Header"/>
            </w:pPr>
            <w:r>
              <w:lastRenderedPageBreak/>
              <w:t>Functionality</w:t>
            </w:r>
          </w:p>
        </w:tc>
        <w:tc>
          <w:tcPr>
            <w:tcW w:w="2833"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Body"/>
              <w:keepNext w:val="0"/>
              <w:rPr>
                <w:color w:val="003366"/>
              </w:rPr>
            </w:pPr>
            <w:r>
              <w:rPr>
                <w:color w:val="003366"/>
              </w:rPr>
              <w:t>CR1480</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Request Date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11/09/13</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Component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w:t>
            </w:r>
          </w:p>
        </w:tc>
      </w:tr>
      <w:tr w:rsidR="00247E6A" w:rsidTr="001C36B3">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Job 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rPr>
                <w:bCs/>
                <w:color w:val="003366"/>
              </w:rPr>
            </w:pPr>
            <w:r>
              <w:rPr>
                <w:bCs/>
                <w:color w:val="003366"/>
              </w:rPr>
              <w:t>ARCLCRDINV</w:t>
            </w:r>
          </w:p>
        </w:tc>
      </w:tr>
      <w:tr w:rsidR="00247E6A" w:rsidTr="001C36B3">
        <w:trPr>
          <w:cantSplit/>
          <w:trHeight w:val="472"/>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Script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arcl_colfeecrd_Sh</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Change 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New</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Dependency</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ARCLEVAL</w:t>
            </w:r>
          </w:p>
        </w:tc>
      </w:tr>
      <w:tr w:rsidR="00247E6A" w:rsidTr="001C36B3">
        <w:trPr>
          <w:cantSplit/>
          <w:trHeight w:val="458"/>
        </w:trPr>
        <w:tc>
          <w:tcPr>
            <w:tcW w:w="1477"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Distribution</w:t>
            </w: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Logical-Name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rPr>
                <w:bCs/>
                <w:color w:val="003366"/>
              </w:rPr>
            </w:pPr>
            <w:r>
              <w:rPr>
                <w:color w:val="003366"/>
              </w:rPr>
              <w:t> </w:t>
            </w:r>
            <w:r>
              <w:rPr>
                <w:bCs/>
                <w:color w:val="003366"/>
                <w:lang w:val="en-IN"/>
              </w:rPr>
              <w:t>clcrd</w:t>
            </w:r>
          </w:p>
        </w:tc>
      </w:tr>
      <w:tr w:rsidR="00247E6A" w:rsidTr="001C36B3">
        <w:trPr>
          <w:cantSplit/>
          <w:trHeight w:val="310"/>
        </w:trPr>
        <w:tc>
          <w:tcPr>
            <w:tcW w:w="0" w:type="auto"/>
            <w:vMerge/>
            <w:tcBorders>
              <w:top w:val="nil"/>
              <w:left w:val="single" w:sz="8" w:space="0" w:color="auto"/>
              <w:bottom w:val="single" w:sz="8" w:space="0" w:color="auto"/>
              <w:right w:val="single" w:sz="8" w:space="0" w:color="auto"/>
            </w:tcBorders>
            <w:vAlign w:val="center"/>
            <w:hideMark/>
          </w:tcPr>
          <w:p w:rsidR="00247E6A" w:rsidRDefault="00247E6A" w:rsidP="001C36B3">
            <w:pPr>
              <w:rPr>
                <w:rFonts w:ascii="Arial" w:eastAsiaTheme="minorHAnsi" w:hAnsi="Arial" w:cs="Arial"/>
                <w:b/>
                <w:bCs/>
                <w:color w:val="003366"/>
                <w:sz w:val="18"/>
                <w:szCs w:val="18"/>
              </w:rPr>
            </w:pPr>
          </w:p>
        </w:tc>
        <w:tc>
          <w:tcPr>
            <w:tcW w:w="1806"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Type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App Parameters</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Runtime</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ENDDAY</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Connect to DB Like Job &lt;job name&gt;</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1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DB to connect to…</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APP</w:t>
            </w:r>
          </w:p>
        </w:tc>
      </w:tr>
      <w:tr w:rsidR="00247E6A" w:rsidTr="001C36B3">
        <w:trPr>
          <w:cantSplit/>
          <w:trHeight w:val="300"/>
        </w:trPr>
        <w:tc>
          <w:tcPr>
            <w:tcW w:w="3283"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Description</w:t>
            </w:r>
          </w:p>
        </w:tc>
        <w:tc>
          <w:tcPr>
            <w:tcW w:w="283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lang w:val="en-IN"/>
              </w:rPr>
              <w:t>COLFEE CREDITS CREATE</w:t>
            </w:r>
          </w:p>
        </w:tc>
      </w:tr>
    </w:tbl>
    <w:p w:rsidR="00247E6A" w:rsidRDefault="00247E6A" w:rsidP="00247E6A">
      <w:pPr>
        <w:rPr>
          <w:rFonts w:asciiTheme="minorHAnsi" w:eastAsiaTheme="minorHAnsi" w:hAnsiTheme="minorHAnsi" w:cstheme="minorBidi"/>
          <w:color w:val="1F497D" w:themeColor="dark2"/>
          <w:sz w:val="22"/>
          <w:szCs w:val="22"/>
        </w:rPr>
      </w:pPr>
    </w:p>
    <w:p w:rsidR="00247E6A" w:rsidRDefault="00247E6A" w:rsidP="00247E6A">
      <w:pPr>
        <w:rPr>
          <w:rFonts w:asciiTheme="minorHAnsi" w:hAnsiTheme="minorHAnsi" w:cstheme="minorBidi"/>
          <w:color w:val="1F497D" w:themeColor="dark2"/>
        </w:rPr>
      </w:pPr>
    </w:p>
    <w:p w:rsidR="00247E6A" w:rsidRDefault="00247E6A" w:rsidP="00247E6A">
      <w:pPr>
        <w:rPr>
          <w:rFonts w:asciiTheme="minorHAnsi" w:hAnsiTheme="minorHAnsi" w:cstheme="minorBidi"/>
          <w:color w:val="1F497D" w:themeColor="dark2"/>
        </w:rPr>
      </w:pPr>
    </w:p>
    <w:p w:rsidR="00247E6A" w:rsidRDefault="00247E6A" w:rsidP="00247E6A">
      <w:pPr>
        <w:rPr>
          <w:rFonts w:asciiTheme="minorHAnsi" w:hAnsiTheme="minorHAnsi" w:cstheme="minorBidi"/>
          <w:color w:val="1F497D" w:themeColor="dark2"/>
        </w:rPr>
      </w:pPr>
    </w:p>
    <w:p w:rsidR="00247E6A" w:rsidRDefault="00247E6A" w:rsidP="00247E6A">
      <w:pPr>
        <w:rPr>
          <w:rFonts w:asciiTheme="minorHAnsi" w:hAnsiTheme="minorHAnsi" w:cstheme="minorBidi"/>
          <w:color w:val="1F497D" w:themeColor="dark2"/>
        </w:rPr>
      </w:pPr>
    </w:p>
    <w:p w:rsidR="00247E6A" w:rsidRDefault="00247E6A" w:rsidP="00247E6A">
      <w:pPr>
        <w:rPr>
          <w:rFonts w:asciiTheme="minorHAnsi" w:hAnsiTheme="minorHAnsi" w:cstheme="minorBidi"/>
          <w:color w:val="1F497D" w:themeColor="dark2"/>
        </w:rPr>
      </w:pPr>
    </w:p>
    <w:p w:rsidR="00247E6A" w:rsidRDefault="00247E6A" w:rsidP="00247E6A">
      <w:pPr>
        <w:rPr>
          <w:rFonts w:asciiTheme="minorHAnsi" w:hAnsiTheme="minorHAnsi" w:cstheme="minorBidi"/>
          <w:color w:val="1F497D" w:themeColor="dark2"/>
        </w:rPr>
      </w:pPr>
    </w:p>
    <w:p w:rsidR="00247E6A" w:rsidRDefault="00247E6A" w:rsidP="00247E6A">
      <w:pPr>
        <w:pStyle w:val="BodyText"/>
        <w:rPr>
          <w:b/>
          <w:bCs/>
          <w:color w:val="002060"/>
        </w:rPr>
      </w:pPr>
      <w:r>
        <w:rPr>
          <w:b/>
          <w:bCs/>
          <w:color w:val="002060"/>
        </w:rPr>
        <w:t>ARCLCRDREP</w:t>
      </w:r>
    </w:p>
    <w:tbl>
      <w:tblPr>
        <w:tblW w:w="6042" w:type="dxa"/>
        <w:tblInd w:w="1548" w:type="dxa"/>
        <w:tblCellMar>
          <w:left w:w="0" w:type="dxa"/>
          <w:right w:w="0" w:type="dxa"/>
        </w:tblCellMar>
        <w:tblLook w:val="04A0" w:firstRow="1" w:lastRow="0" w:firstColumn="1" w:lastColumn="0" w:noHBand="0" w:noVBand="1"/>
      </w:tblPr>
      <w:tblGrid>
        <w:gridCol w:w="1459"/>
        <w:gridCol w:w="1743"/>
        <w:gridCol w:w="2840"/>
      </w:tblGrid>
      <w:tr w:rsidR="00247E6A" w:rsidTr="001C36B3">
        <w:trPr>
          <w:cantSplit/>
          <w:trHeight w:val="305"/>
          <w:tblHeader/>
        </w:trPr>
        <w:tc>
          <w:tcPr>
            <w:tcW w:w="3201"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Header"/>
            </w:pPr>
            <w:r>
              <w:t>Functionality</w:t>
            </w:r>
          </w:p>
        </w:tc>
        <w:tc>
          <w:tcPr>
            <w:tcW w:w="28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Body"/>
              <w:keepNext w:val="0"/>
              <w:rPr>
                <w:color w:val="003366"/>
              </w:rPr>
            </w:pPr>
            <w:r>
              <w:rPr>
                <w:color w:val="003366"/>
              </w:rPr>
              <w:t>CR1480</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Request Date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11/09/13</w:t>
            </w:r>
          </w:p>
        </w:tc>
      </w:tr>
      <w:tr w:rsidR="00247E6A" w:rsidTr="001C36B3">
        <w:trPr>
          <w:cantSplit/>
          <w:trHeight w:val="430"/>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Component</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w:t>
            </w:r>
          </w:p>
        </w:tc>
      </w:tr>
      <w:tr w:rsidR="00247E6A" w:rsidTr="001C36B3">
        <w:trPr>
          <w:cantSplit/>
          <w:trHeight w:val="46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Job Name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bCs/>
                <w:color w:val="003366"/>
              </w:rPr>
              <w:t xml:space="preserve">ARCLCRDREP </w:t>
            </w:r>
          </w:p>
        </w:tc>
      </w:tr>
      <w:tr w:rsidR="00247E6A" w:rsidTr="001C36B3">
        <w:trPr>
          <w:cantSplit/>
          <w:trHeight w:val="46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Script</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arcl_colcrdrep_Sh</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Change Type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New</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Dependency</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bCs/>
                <w:color w:val="003366"/>
              </w:rPr>
              <w:t>ARCLCRDINV</w:t>
            </w:r>
          </w:p>
        </w:tc>
      </w:tr>
      <w:tr w:rsidR="00247E6A" w:rsidTr="001C36B3">
        <w:trPr>
          <w:cantSplit/>
          <w:trHeight w:val="450"/>
        </w:trPr>
        <w:tc>
          <w:tcPr>
            <w:tcW w:w="1459"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Distribution</w:t>
            </w:r>
          </w:p>
        </w:tc>
        <w:tc>
          <w:tcPr>
            <w:tcW w:w="174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Logical-Name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rPr>
                <w:bCs/>
                <w:color w:val="003366"/>
              </w:rPr>
            </w:pPr>
            <w:r>
              <w:rPr>
                <w:color w:val="003366"/>
              </w:rPr>
              <w:t> </w:t>
            </w:r>
            <w:r>
              <w:rPr>
                <w:bCs/>
                <w:color w:val="003366"/>
                <w:lang w:val="en-IN"/>
              </w:rPr>
              <w:t>CLCRRP</w:t>
            </w:r>
          </w:p>
        </w:tc>
      </w:tr>
      <w:tr w:rsidR="00247E6A" w:rsidTr="001C36B3">
        <w:trPr>
          <w:cantSplit/>
          <w:trHeight w:val="305"/>
        </w:trPr>
        <w:tc>
          <w:tcPr>
            <w:tcW w:w="0" w:type="auto"/>
            <w:vMerge/>
            <w:tcBorders>
              <w:top w:val="nil"/>
              <w:left w:val="single" w:sz="8" w:space="0" w:color="auto"/>
              <w:bottom w:val="single" w:sz="8" w:space="0" w:color="auto"/>
              <w:right w:val="single" w:sz="8" w:space="0" w:color="auto"/>
            </w:tcBorders>
            <w:vAlign w:val="center"/>
            <w:hideMark/>
          </w:tcPr>
          <w:p w:rsidR="00247E6A" w:rsidRDefault="00247E6A" w:rsidP="001C36B3">
            <w:pPr>
              <w:rPr>
                <w:rFonts w:ascii="Arial" w:eastAsiaTheme="minorHAnsi" w:hAnsi="Arial" w:cs="Arial"/>
                <w:b/>
                <w:bCs/>
                <w:color w:val="003366"/>
                <w:sz w:val="18"/>
                <w:szCs w:val="18"/>
              </w:rPr>
            </w:pPr>
          </w:p>
        </w:tc>
        <w:tc>
          <w:tcPr>
            <w:tcW w:w="1743"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Type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lastRenderedPageBreak/>
              <w:t>App Parameters</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Runtime</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ENDDAY</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Connect to DB Like Job &lt;job name&gt;</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DB to connect to…</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APP</w:t>
            </w:r>
          </w:p>
        </w:tc>
      </w:tr>
      <w:tr w:rsidR="00247E6A" w:rsidTr="001C36B3">
        <w:trPr>
          <w:cantSplit/>
          <w:trHeight w:val="295"/>
        </w:trPr>
        <w:tc>
          <w:tcPr>
            <w:tcW w:w="320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Description</w:t>
            </w:r>
          </w:p>
        </w:tc>
        <w:tc>
          <w:tcPr>
            <w:tcW w:w="2840"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lang w:val="en-IN"/>
              </w:rPr>
              <w:t>COLFEE CREDITS REPORT'</w:t>
            </w:r>
          </w:p>
        </w:tc>
      </w:tr>
    </w:tbl>
    <w:p w:rsidR="00247E6A" w:rsidRDefault="00247E6A" w:rsidP="00247E6A">
      <w:pPr>
        <w:rPr>
          <w:rFonts w:asciiTheme="minorHAnsi" w:hAnsiTheme="minorHAnsi" w:cstheme="minorBidi"/>
          <w:color w:val="1F497D" w:themeColor="dark2"/>
        </w:rPr>
      </w:pPr>
    </w:p>
    <w:p w:rsidR="00247E6A" w:rsidRDefault="00247E6A" w:rsidP="00247E6A">
      <w:pPr>
        <w:pStyle w:val="BodyText"/>
        <w:rPr>
          <w:b/>
          <w:bCs/>
          <w:color w:val="002060"/>
        </w:rPr>
      </w:pPr>
      <w:r>
        <w:rPr>
          <w:b/>
          <w:bCs/>
          <w:color w:val="002060"/>
        </w:rPr>
        <w:t>ARCLPYINREP</w:t>
      </w:r>
    </w:p>
    <w:tbl>
      <w:tblPr>
        <w:tblW w:w="6063" w:type="dxa"/>
        <w:tblInd w:w="1548" w:type="dxa"/>
        <w:tblCellMar>
          <w:left w:w="0" w:type="dxa"/>
          <w:right w:w="0" w:type="dxa"/>
        </w:tblCellMar>
        <w:tblLook w:val="04A0" w:firstRow="1" w:lastRow="0" w:firstColumn="1" w:lastColumn="0" w:noHBand="0" w:noVBand="1"/>
      </w:tblPr>
      <w:tblGrid>
        <w:gridCol w:w="1463"/>
        <w:gridCol w:w="1788"/>
        <w:gridCol w:w="2812"/>
      </w:tblGrid>
      <w:tr w:rsidR="00247E6A" w:rsidTr="001C36B3">
        <w:trPr>
          <w:cantSplit/>
          <w:trHeight w:val="304"/>
          <w:tblHeader/>
        </w:trPr>
        <w:tc>
          <w:tcPr>
            <w:tcW w:w="3251"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Header"/>
            </w:pPr>
            <w:r>
              <w:t>Functionality</w:t>
            </w:r>
          </w:p>
        </w:tc>
        <w:tc>
          <w:tcPr>
            <w:tcW w:w="281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247E6A" w:rsidRDefault="00247E6A" w:rsidP="001C36B3">
            <w:pPr>
              <w:pStyle w:val="TableBody"/>
              <w:keepNext w:val="0"/>
              <w:rPr>
                <w:color w:val="003366"/>
              </w:rPr>
            </w:pPr>
            <w:r>
              <w:rPr>
                <w:color w:val="003366"/>
              </w:rPr>
              <w:t>CR1480</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Request Date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11/09/13</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Component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w:t>
            </w:r>
          </w:p>
        </w:tc>
      </w:tr>
      <w:tr w:rsidR="00247E6A" w:rsidTr="001C36B3">
        <w:trPr>
          <w:cantSplit/>
          <w:trHeight w:val="462"/>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Job Name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ARCLPYINREP</w:t>
            </w:r>
          </w:p>
        </w:tc>
      </w:tr>
      <w:tr w:rsidR="00247E6A" w:rsidTr="001C36B3">
        <w:trPr>
          <w:cantSplit/>
          <w:trHeight w:val="462"/>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Script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arcl_colpymrep_Sh</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Change Type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New</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Dependency</w:t>
            </w:r>
          </w:p>
        </w:tc>
        <w:tc>
          <w:tcPr>
            <w:tcW w:w="2812" w:type="dxa"/>
            <w:tcBorders>
              <w:top w:val="nil"/>
              <w:left w:val="nil"/>
              <w:bottom w:val="single" w:sz="8" w:space="0" w:color="auto"/>
              <w:right w:val="single" w:sz="8" w:space="0" w:color="auto"/>
            </w:tcBorders>
            <w:tcMar>
              <w:top w:w="0" w:type="dxa"/>
              <w:left w:w="108" w:type="dxa"/>
              <w:bottom w:w="0" w:type="dxa"/>
              <w:right w:w="108" w:type="dxa"/>
            </w:tcMar>
          </w:tcPr>
          <w:p w:rsidR="00247E6A" w:rsidRDefault="00247E6A" w:rsidP="001C36B3">
            <w:pPr>
              <w:pStyle w:val="TableBody"/>
              <w:keepNext w:val="0"/>
              <w:rPr>
                <w:color w:val="003366"/>
              </w:rPr>
            </w:pPr>
          </w:p>
        </w:tc>
      </w:tr>
      <w:tr w:rsidR="00247E6A" w:rsidTr="001C36B3">
        <w:trPr>
          <w:cantSplit/>
          <w:trHeight w:val="447"/>
        </w:trPr>
        <w:tc>
          <w:tcPr>
            <w:tcW w:w="1463"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Distribution</w:t>
            </w:r>
          </w:p>
        </w:tc>
        <w:tc>
          <w:tcPr>
            <w:tcW w:w="1788"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Logical-Name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r>
              <w:rPr>
                <w:color w:val="003366"/>
                <w:lang w:val="en-IN"/>
              </w:rPr>
              <w:t>CLPYRP</w:t>
            </w:r>
          </w:p>
        </w:tc>
      </w:tr>
      <w:tr w:rsidR="00247E6A" w:rsidTr="001C36B3">
        <w:trPr>
          <w:cantSplit/>
          <w:trHeight w:val="304"/>
        </w:trPr>
        <w:tc>
          <w:tcPr>
            <w:tcW w:w="0" w:type="auto"/>
            <w:vMerge/>
            <w:tcBorders>
              <w:top w:val="nil"/>
              <w:left w:val="single" w:sz="8" w:space="0" w:color="auto"/>
              <w:bottom w:val="single" w:sz="8" w:space="0" w:color="auto"/>
              <w:right w:val="single" w:sz="8" w:space="0" w:color="auto"/>
            </w:tcBorders>
            <w:vAlign w:val="center"/>
            <w:hideMark/>
          </w:tcPr>
          <w:p w:rsidR="00247E6A" w:rsidRDefault="00247E6A" w:rsidP="001C36B3">
            <w:pPr>
              <w:rPr>
                <w:rFonts w:ascii="Arial" w:eastAsiaTheme="minorHAnsi" w:hAnsi="Arial" w:cs="Arial"/>
                <w:b/>
                <w:bCs/>
                <w:color w:val="003366"/>
                <w:sz w:val="18"/>
                <w:szCs w:val="18"/>
              </w:rPr>
            </w:pPr>
          </w:p>
        </w:tc>
        <w:tc>
          <w:tcPr>
            <w:tcW w:w="1788"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Type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88"/>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App Parameters</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Runtime</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ENDWEEK</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Connect to DB Like Job &lt;job name&gt;</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 </w:t>
            </w:r>
          </w:p>
        </w:tc>
      </w:tr>
      <w:tr w:rsidR="00247E6A" w:rsidTr="001C36B3">
        <w:trPr>
          <w:cantSplit/>
          <w:trHeight w:val="30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DB to connect to…</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rPr>
              <w:t>APP</w:t>
            </w:r>
          </w:p>
        </w:tc>
      </w:tr>
      <w:tr w:rsidR="00247E6A" w:rsidTr="001C36B3">
        <w:trPr>
          <w:cantSplit/>
          <w:trHeight w:val="294"/>
        </w:trPr>
        <w:tc>
          <w:tcPr>
            <w:tcW w:w="3251" w:type="dxa"/>
            <w:gridSpan w:val="2"/>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Header"/>
            </w:pPr>
            <w:r>
              <w:t>Description</w:t>
            </w:r>
          </w:p>
        </w:tc>
        <w:tc>
          <w:tcPr>
            <w:tcW w:w="2812" w:type="dxa"/>
            <w:tcBorders>
              <w:top w:val="nil"/>
              <w:left w:val="nil"/>
              <w:bottom w:val="single" w:sz="8" w:space="0" w:color="auto"/>
              <w:right w:val="single" w:sz="8" w:space="0" w:color="auto"/>
            </w:tcBorders>
            <w:tcMar>
              <w:top w:w="0" w:type="dxa"/>
              <w:left w:w="108" w:type="dxa"/>
              <w:bottom w:w="0" w:type="dxa"/>
              <w:right w:w="108" w:type="dxa"/>
            </w:tcMar>
            <w:hideMark/>
          </w:tcPr>
          <w:p w:rsidR="00247E6A" w:rsidRDefault="00247E6A" w:rsidP="001C36B3">
            <w:pPr>
              <w:pStyle w:val="TableBody"/>
              <w:keepNext w:val="0"/>
              <w:rPr>
                <w:color w:val="003366"/>
              </w:rPr>
            </w:pPr>
            <w:r>
              <w:rPr>
                <w:color w:val="003366"/>
                <w:lang w:val="en-IN"/>
              </w:rPr>
              <w:t>COLFEE CREDITS PYM REPORT</w:t>
            </w:r>
          </w:p>
        </w:tc>
      </w:tr>
    </w:tbl>
    <w:p w:rsidR="00247E6A" w:rsidRPr="00247E6A" w:rsidRDefault="00247E6A" w:rsidP="00247E6A">
      <w:pPr>
        <w:pStyle w:val="BodyText"/>
      </w:pPr>
    </w:p>
    <w:p w:rsidR="00DE6451" w:rsidRPr="008A1DD8" w:rsidRDefault="00DE6451" w:rsidP="00F96918">
      <w:pPr>
        <w:pStyle w:val="Heading2"/>
      </w:pPr>
      <w:bookmarkStart w:id="1708" w:name="_Toc495391173"/>
      <w:bookmarkStart w:id="1709" w:name="_Toc496499497"/>
      <w:bookmarkStart w:id="1710" w:name="_Toc499003156"/>
      <w:bookmarkStart w:id="1711" w:name="_Toc108756962"/>
      <w:bookmarkStart w:id="1712" w:name="_Toc108852854"/>
      <w:bookmarkStart w:id="1713" w:name="_Toc196208441"/>
      <w:bookmarkStart w:id="1714" w:name="_Toc243101251"/>
      <w:bookmarkStart w:id="1715" w:name="_Toc300233504"/>
      <w:bookmarkStart w:id="1716" w:name="_Toc367095554"/>
      <w:bookmarkEnd w:id="1698"/>
      <w:bookmarkEnd w:id="1699"/>
      <w:bookmarkEnd w:id="1700"/>
      <w:bookmarkEnd w:id="1701"/>
      <w:r w:rsidRPr="008A1DD8">
        <w:t>Other Changes</w:t>
      </w:r>
      <w:bookmarkEnd w:id="1708"/>
      <w:bookmarkEnd w:id="1709"/>
      <w:bookmarkEnd w:id="1710"/>
      <w:bookmarkEnd w:id="1711"/>
      <w:bookmarkEnd w:id="1712"/>
      <w:bookmarkEnd w:id="1713"/>
      <w:bookmarkEnd w:id="1714"/>
      <w:bookmarkEnd w:id="1715"/>
      <w:bookmarkEnd w:id="1716"/>
    </w:p>
    <w:p w:rsidR="00A10C03" w:rsidRDefault="001925B6" w:rsidP="001925B6">
      <w:pPr>
        <w:pStyle w:val="Heading3"/>
      </w:pPr>
      <w:bookmarkStart w:id="1717" w:name="_Toc243101252"/>
      <w:bookmarkStart w:id="1718" w:name="_Toc300233505"/>
      <w:bookmarkStart w:id="1719" w:name="_Toc367095555"/>
      <w:r w:rsidRPr="008A1DD8">
        <w:t xml:space="preserve">View </w:t>
      </w:r>
      <w:r w:rsidR="006B41C8" w:rsidRPr="008A1DD8">
        <w:t>F</w:t>
      </w:r>
      <w:r w:rsidRPr="008A1DD8">
        <w:t>iles in Online</w:t>
      </w:r>
      <w:bookmarkEnd w:id="1717"/>
      <w:bookmarkEnd w:id="1718"/>
      <w:bookmarkEnd w:id="1719"/>
    </w:p>
    <w:p w:rsidR="0076119C" w:rsidRPr="0076119C" w:rsidRDefault="0076119C" w:rsidP="0076119C">
      <w:pPr>
        <w:pStyle w:val="BodyText"/>
        <w:rPr>
          <w:lang w:bidi="ar-SA"/>
        </w:rPr>
      </w:pPr>
      <w:r>
        <w:rPr>
          <w:lang w:bidi="ar-SA"/>
        </w:rPr>
        <w:t>N/A</w:t>
      </w:r>
    </w:p>
    <w:p w:rsidR="008454D6" w:rsidRPr="008A1DD8" w:rsidRDefault="008454D6">
      <w:pPr>
        <w:pStyle w:val="ReleaseNotesTitle"/>
        <w:sectPr w:rsidR="008454D6" w:rsidRPr="008A1DD8" w:rsidSect="00C13E37">
          <w:headerReference w:type="even" r:id="rId114"/>
          <w:footerReference w:type="even" r:id="rId115"/>
          <w:pgSz w:w="12240" w:h="15840" w:code="1"/>
          <w:pgMar w:top="1152" w:right="1440" w:bottom="1152" w:left="1771" w:header="1008" w:footer="1008" w:gutter="360"/>
          <w:cols w:space="708"/>
          <w:titlePg/>
          <w:docGrid w:linePitch="360"/>
        </w:sectPr>
      </w:pPr>
    </w:p>
    <w:p w:rsidR="00DE6451" w:rsidRPr="008A1DD8" w:rsidRDefault="00DE6451" w:rsidP="008454D6">
      <w:pPr>
        <w:pStyle w:val="ReleaseNotesTitle"/>
      </w:pPr>
      <w:r w:rsidRPr="008A1DD8">
        <w:lastRenderedPageBreak/>
        <w:t>Document Release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
        <w:gridCol w:w="1395"/>
        <w:gridCol w:w="1128"/>
        <w:gridCol w:w="2360"/>
        <w:gridCol w:w="1128"/>
        <w:gridCol w:w="1185"/>
        <w:gridCol w:w="711"/>
        <w:tblGridChange w:id="1720">
          <w:tblGrid>
            <w:gridCol w:w="978"/>
            <w:gridCol w:w="1395"/>
            <w:gridCol w:w="1128"/>
            <w:gridCol w:w="2360"/>
            <w:gridCol w:w="1128"/>
            <w:gridCol w:w="1185"/>
            <w:gridCol w:w="711"/>
          </w:tblGrid>
        </w:tblGridChange>
      </w:tblGrid>
      <w:tr w:rsidR="00787A0A" w:rsidRPr="008A1DD8" w:rsidTr="00C76CC1">
        <w:trPr>
          <w:cantSplit/>
          <w:tblHeader/>
        </w:trPr>
        <w:tc>
          <w:tcPr>
            <w:tcW w:w="550" w:type="pct"/>
            <w:shd w:val="clear" w:color="auto" w:fill="auto"/>
            <w:vAlign w:val="bottom"/>
          </w:tcPr>
          <w:p w:rsidR="00DE6451" w:rsidRPr="008A1DD8" w:rsidRDefault="008454D6" w:rsidP="008454D6">
            <w:pPr>
              <w:pStyle w:val="TableHeader"/>
            </w:pPr>
            <w:r w:rsidRPr="008A1DD8">
              <w:t>Soft</w:t>
            </w:r>
            <w:r w:rsidR="00DE6451" w:rsidRPr="008A1DD8">
              <w:t>ware Version</w:t>
            </w:r>
          </w:p>
        </w:tc>
        <w:tc>
          <w:tcPr>
            <w:tcW w:w="785" w:type="pct"/>
            <w:shd w:val="clear" w:color="auto" w:fill="auto"/>
            <w:vAlign w:val="bottom"/>
          </w:tcPr>
          <w:p w:rsidR="00DE6451" w:rsidRPr="008A1DD8" w:rsidRDefault="00DE6451" w:rsidP="008454D6">
            <w:pPr>
              <w:pStyle w:val="TableHeader"/>
            </w:pPr>
            <w:r w:rsidRPr="008A1DD8">
              <w:t>Editor</w:t>
            </w:r>
          </w:p>
        </w:tc>
        <w:tc>
          <w:tcPr>
            <w:tcW w:w="635" w:type="pct"/>
            <w:shd w:val="clear" w:color="auto" w:fill="auto"/>
            <w:vAlign w:val="bottom"/>
          </w:tcPr>
          <w:p w:rsidR="00DE6451" w:rsidRPr="008A1DD8" w:rsidRDefault="00DE6451" w:rsidP="008454D6">
            <w:pPr>
              <w:pStyle w:val="TableHeader"/>
            </w:pPr>
            <w:r w:rsidRPr="008A1DD8">
              <w:t>Edited Date</w:t>
            </w:r>
          </w:p>
        </w:tc>
        <w:tc>
          <w:tcPr>
            <w:tcW w:w="1328" w:type="pct"/>
            <w:shd w:val="clear" w:color="auto" w:fill="auto"/>
            <w:vAlign w:val="bottom"/>
          </w:tcPr>
          <w:p w:rsidR="00DE6451" w:rsidRPr="008A1DD8" w:rsidRDefault="00DE6451" w:rsidP="008454D6">
            <w:pPr>
              <w:pStyle w:val="TableHeader"/>
            </w:pPr>
            <w:r w:rsidRPr="008A1DD8">
              <w:t>Comments</w:t>
            </w:r>
          </w:p>
        </w:tc>
        <w:tc>
          <w:tcPr>
            <w:tcW w:w="635" w:type="pct"/>
            <w:shd w:val="clear" w:color="auto" w:fill="auto"/>
            <w:vAlign w:val="bottom"/>
          </w:tcPr>
          <w:p w:rsidR="00DE6451" w:rsidRPr="008A1DD8" w:rsidRDefault="00DE6451" w:rsidP="008454D6">
            <w:pPr>
              <w:pStyle w:val="TableHeader"/>
            </w:pPr>
            <w:r w:rsidRPr="008A1DD8">
              <w:t>Sent to site</w:t>
            </w:r>
          </w:p>
        </w:tc>
        <w:tc>
          <w:tcPr>
            <w:tcW w:w="667" w:type="pct"/>
            <w:shd w:val="clear" w:color="auto" w:fill="auto"/>
            <w:vAlign w:val="bottom"/>
          </w:tcPr>
          <w:p w:rsidR="00DE6451" w:rsidRPr="008A1DD8" w:rsidRDefault="00DE6451" w:rsidP="008454D6">
            <w:pPr>
              <w:pStyle w:val="TableHeader"/>
            </w:pPr>
            <w:r w:rsidRPr="008A1DD8">
              <w:t>Approved By</w:t>
            </w:r>
          </w:p>
        </w:tc>
        <w:tc>
          <w:tcPr>
            <w:tcW w:w="400" w:type="pct"/>
            <w:shd w:val="clear" w:color="auto" w:fill="auto"/>
            <w:vAlign w:val="bottom"/>
          </w:tcPr>
          <w:p w:rsidR="00DE6451" w:rsidRPr="008A1DD8" w:rsidRDefault="00DE6451" w:rsidP="008454D6">
            <w:pPr>
              <w:pStyle w:val="TableHeader"/>
            </w:pPr>
            <w:r w:rsidRPr="008A1DD8">
              <w:t>Doc V</w:t>
            </w:r>
          </w:p>
        </w:tc>
      </w:tr>
      <w:tr w:rsidR="00C76CC1" w:rsidRPr="008A1DD8" w:rsidTr="00A16A0D">
        <w:trPr>
          <w:cantSplit/>
          <w:tblHeader/>
        </w:trPr>
        <w:tc>
          <w:tcPr>
            <w:tcW w:w="550" w:type="pct"/>
            <w:shd w:val="clear" w:color="auto" w:fill="auto"/>
            <w:vAlign w:val="bottom"/>
          </w:tcPr>
          <w:p w:rsidR="00C76CC1" w:rsidRPr="00C76CC1" w:rsidRDefault="00C76CC1" w:rsidP="008454D6">
            <w:pPr>
              <w:pStyle w:val="TableHeader"/>
              <w:rPr>
                <w:color w:val="000000" w:themeColor="text1"/>
              </w:rPr>
            </w:pPr>
            <w:r w:rsidRPr="00C76CC1">
              <w:rPr>
                <w:color w:val="000000" w:themeColor="text1"/>
              </w:rPr>
              <w:t>21.0</w:t>
            </w:r>
          </w:p>
        </w:tc>
        <w:tc>
          <w:tcPr>
            <w:tcW w:w="785" w:type="pct"/>
            <w:shd w:val="clear" w:color="auto" w:fill="auto"/>
            <w:vAlign w:val="bottom"/>
          </w:tcPr>
          <w:p w:rsidR="00C76CC1" w:rsidRPr="00C76CC1" w:rsidRDefault="00C76CC1" w:rsidP="008454D6">
            <w:pPr>
              <w:pStyle w:val="TableHeader"/>
              <w:rPr>
                <w:color w:val="000000" w:themeColor="text1"/>
              </w:rPr>
            </w:pPr>
            <w:r w:rsidRPr="00C76CC1">
              <w:rPr>
                <w:color w:val="000000" w:themeColor="text1"/>
              </w:rPr>
              <w:t>Ashraf Abuleil</w:t>
            </w:r>
          </w:p>
        </w:tc>
        <w:tc>
          <w:tcPr>
            <w:tcW w:w="635" w:type="pct"/>
            <w:shd w:val="clear" w:color="auto" w:fill="auto"/>
            <w:vAlign w:val="bottom"/>
          </w:tcPr>
          <w:p w:rsidR="00C76CC1" w:rsidRPr="00C76CC1" w:rsidRDefault="00C76CC1" w:rsidP="008454D6">
            <w:pPr>
              <w:pStyle w:val="TableHeader"/>
              <w:rPr>
                <w:color w:val="000000" w:themeColor="text1"/>
              </w:rPr>
            </w:pPr>
            <w:r w:rsidRPr="00C76CC1">
              <w:rPr>
                <w:color w:val="000000" w:themeColor="text1"/>
              </w:rPr>
              <w:t>22/07/13</w:t>
            </w:r>
          </w:p>
        </w:tc>
        <w:tc>
          <w:tcPr>
            <w:tcW w:w="1328" w:type="pct"/>
            <w:shd w:val="clear" w:color="auto" w:fill="auto"/>
            <w:vAlign w:val="bottom"/>
          </w:tcPr>
          <w:p w:rsidR="00C76CC1" w:rsidRPr="00C76CC1" w:rsidRDefault="00C76CC1" w:rsidP="008454D6">
            <w:pPr>
              <w:pStyle w:val="TableHeader"/>
              <w:rPr>
                <w:color w:val="000000" w:themeColor="text1"/>
              </w:rPr>
            </w:pPr>
            <w:r w:rsidRPr="00C76CC1">
              <w:rPr>
                <w:color w:val="000000" w:themeColor="text1"/>
              </w:rPr>
              <w:t>Initial version</w:t>
            </w:r>
          </w:p>
        </w:tc>
        <w:tc>
          <w:tcPr>
            <w:tcW w:w="635" w:type="pct"/>
            <w:shd w:val="clear" w:color="auto" w:fill="auto"/>
            <w:vAlign w:val="bottom"/>
          </w:tcPr>
          <w:p w:rsidR="00C76CC1" w:rsidRPr="00C76CC1" w:rsidRDefault="00C76CC1" w:rsidP="008454D6">
            <w:pPr>
              <w:pStyle w:val="TableHeader"/>
              <w:rPr>
                <w:color w:val="000000" w:themeColor="text1"/>
              </w:rPr>
            </w:pPr>
          </w:p>
        </w:tc>
        <w:tc>
          <w:tcPr>
            <w:tcW w:w="667" w:type="pct"/>
            <w:shd w:val="clear" w:color="auto" w:fill="auto"/>
            <w:vAlign w:val="bottom"/>
          </w:tcPr>
          <w:p w:rsidR="00C76CC1" w:rsidRPr="00C76CC1" w:rsidRDefault="00C76CC1" w:rsidP="008454D6">
            <w:pPr>
              <w:pStyle w:val="TableHeader"/>
              <w:rPr>
                <w:color w:val="000000" w:themeColor="text1"/>
              </w:rPr>
            </w:pPr>
          </w:p>
        </w:tc>
        <w:tc>
          <w:tcPr>
            <w:tcW w:w="400" w:type="pct"/>
            <w:shd w:val="clear" w:color="auto" w:fill="auto"/>
            <w:vAlign w:val="bottom"/>
          </w:tcPr>
          <w:p w:rsidR="00C76CC1" w:rsidRPr="00C76CC1" w:rsidRDefault="00A16A0D" w:rsidP="008454D6">
            <w:pPr>
              <w:pStyle w:val="TableHeader"/>
              <w:rPr>
                <w:color w:val="000000" w:themeColor="text1"/>
              </w:rPr>
            </w:pPr>
            <w:r>
              <w:rPr>
                <w:color w:val="000000" w:themeColor="text1"/>
              </w:rPr>
              <w:t>0.1</w:t>
            </w:r>
          </w:p>
        </w:tc>
      </w:tr>
      <w:tr w:rsidR="00A16A0D" w:rsidRPr="008A1DD8" w:rsidTr="000D6BCE">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Change w:id="1721" w:author="Ashraf Abuleil" w:date="2013-10-02T17:13: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blPrExChange>
        </w:tblPrEx>
        <w:trPr>
          <w:cantSplit/>
          <w:tblHeader/>
          <w:trPrChange w:id="1722" w:author="Ashraf Abuleil" w:date="2013-10-02T17:13:00Z">
            <w:trPr>
              <w:cantSplit/>
              <w:tblHeader/>
            </w:trPr>
          </w:trPrChange>
        </w:trPr>
        <w:tc>
          <w:tcPr>
            <w:tcW w:w="550" w:type="pct"/>
            <w:shd w:val="clear" w:color="auto" w:fill="auto"/>
            <w:vAlign w:val="bottom"/>
            <w:tcPrChange w:id="1723" w:author="Ashraf Abuleil" w:date="2013-10-02T17:13:00Z">
              <w:tcPr>
                <w:tcW w:w="550"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r>
              <w:rPr>
                <w:color w:val="000000" w:themeColor="text1"/>
              </w:rPr>
              <w:t>21.0</w:t>
            </w:r>
          </w:p>
        </w:tc>
        <w:tc>
          <w:tcPr>
            <w:tcW w:w="785" w:type="pct"/>
            <w:shd w:val="clear" w:color="auto" w:fill="auto"/>
            <w:vAlign w:val="bottom"/>
            <w:tcPrChange w:id="1724" w:author="Ashraf Abuleil" w:date="2013-10-02T17:13:00Z">
              <w:tcPr>
                <w:tcW w:w="785"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r w:rsidRPr="00A16A0D">
              <w:rPr>
                <w:color w:val="000000" w:themeColor="text1"/>
              </w:rPr>
              <w:t>Ashraf Abuleil</w:t>
            </w:r>
          </w:p>
        </w:tc>
        <w:tc>
          <w:tcPr>
            <w:tcW w:w="635" w:type="pct"/>
            <w:shd w:val="clear" w:color="auto" w:fill="auto"/>
            <w:vAlign w:val="bottom"/>
            <w:tcPrChange w:id="1725" w:author="Ashraf Abuleil" w:date="2013-10-02T17:13:00Z">
              <w:tcPr>
                <w:tcW w:w="635"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r>
              <w:rPr>
                <w:color w:val="000000" w:themeColor="text1"/>
              </w:rPr>
              <w:t>16/09/13</w:t>
            </w:r>
          </w:p>
        </w:tc>
        <w:tc>
          <w:tcPr>
            <w:tcW w:w="1328" w:type="pct"/>
            <w:shd w:val="clear" w:color="auto" w:fill="auto"/>
            <w:vAlign w:val="bottom"/>
            <w:tcPrChange w:id="1726" w:author="Ashraf Abuleil" w:date="2013-10-02T17:13:00Z">
              <w:tcPr>
                <w:tcW w:w="1328"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r>
              <w:rPr>
                <w:color w:val="000000" w:themeColor="text1"/>
              </w:rPr>
              <w:t>Final Version</w:t>
            </w:r>
          </w:p>
        </w:tc>
        <w:tc>
          <w:tcPr>
            <w:tcW w:w="635" w:type="pct"/>
            <w:shd w:val="clear" w:color="auto" w:fill="auto"/>
            <w:vAlign w:val="bottom"/>
            <w:tcPrChange w:id="1727" w:author="Ashraf Abuleil" w:date="2013-10-02T17:13:00Z">
              <w:tcPr>
                <w:tcW w:w="635"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p>
        </w:tc>
        <w:tc>
          <w:tcPr>
            <w:tcW w:w="667" w:type="pct"/>
            <w:shd w:val="clear" w:color="auto" w:fill="auto"/>
            <w:vAlign w:val="bottom"/>
            <w:tcPrChange w:id="1728" w:author="Ashraf Abuleil" w:date="2013-10-02T17:13:00Z">
              <w:tcPr>
                <w:tcW w:w="667" w:type="pct"/>
                <w:tcBorders>
                  <w:bottom w:val="single" w:sz="12" w:space="0" w:color="auto"/>
                </w:tcBorders>
                <w:shd w:val="clear" w:color="auto" w:fill="auto"/>
                <w:vAlign w:val="bottom"/>
              </w:tcPr>
            </w:tcPrChange>
          </w:tcPr>
          <w:p w:rsidR="00A16A0D" w:rsidRPr="00C76CC1" w:rsidRDefault="00A16A0D" w:rsidP="008454D6">
            <w:pPr>
              <w:pStyle w:val="TableHeader"/>
              <w:rPr>
                <w:color w:val="000000" w:themeColor="text1"/>
              </w:rPr>
            </w:pPr>
          </w:p>
        </w:tc>
        <w:tc>
          <w:tcPr>
            <w:tcW w:w="400" w:type="pct"/>
            <w:shd w:val="clear" w:color="auto" w:fill="auto"/>
            <w:vAlign w:val="bottom"/>
            <w:tcPrChange w:id="1729" w:author="Ashraf Abuleil" w:date="2013-10-02T17:13:00Z">
              <w:tcPr>
                <w:tcW w:w="400" w:type="pct"/>
                <w:tcBorders>
                  <w:bottom w:val="single" w:sz="12" w:space="0" w:color="auto"/>
                </w:tcBorders>
                <w:shd w:val="clear" w:color="auto" w:fill="auto"/>
                <w:vAlign w:val="bottom"/>
              </w:tcPr>
            </w:tcPrChange>
          </w:tcPr>
          <w:p w:rsidR="00A16A0D" w:rsidRDefault="00A16A0D" w:rsidP="008454D6">
            <w:pPr>
              <w:pStyle w:val="TableHeader"/>
              <w:rPr>
                <w:color w:val="000000" w:themeColor="text1"/>
              </w:rPr>
            </w:pPr>
            <w:r>
              <w:rPr>
                <w:color w:val="000000" w:themeColor="text1"/>
              </w:rPr>
              <w:t>1.0</w:t>
            </w:r>
          </w:p>
        </w:tc>
      </w:tr>
      <w:tr w:rsidR="000D6BCE" w:rsidRPr="008A1DD8" w:rsidTr="0099109C">
        <w:trPr>
          <w:cantSplit/>
          <w:tblHeader/>
          <w:ins w:id="1730" w:author="Ashraf Abuleil" w:date="2013-10-02T17:13:00Z"/>
        </w:trPr>
        <w:tc>
          <w:tcPr>
            <w:tcW w:w="550" w:type="pct"/>
            <w:tcBorders>
              <w:bottom w:val="single" w:sz="12" w:space="0" w:color="auto"/>
            </w:tcBorders>
            <w:shd w:val="clear" w:color="auto" w:fill="auto"/>
            <w:vAlign w:val="bottom"/>
          </w:tcPr>
          <w:p w:rsidR="000D6BCE" w:rsidRDefault="000D6BCE" w:rsidP="008454D6">
            <w:pPr>
              <w:pStyle w:val="TableHeader"/>
              <w:rPr>
                <w:ins w:id="1731" w:author="Ashraf Abuleil" w:date="2013-10-02T17:13:00Z"/>
                <w:color w:val="000000" w:themeColor="text1"/>
              </w:rPr>
            </w:pPr>
            <w:ins w:id="1732" w:author="Ashraf Abuleil" w:date="2013-10-02T17:13:00Z">
              <w:r>
                <w:rPr>
                  <w:color w:val="000000" w:themeColor="text1"/>
                </w:rPr>
                <w:t>21.0</w:t>
              </w:r>
            </w:ins>
          </w:p>
        </w:tc>
        <w:tc>
          <w:tcPr>
            <w:tcW w:w="785" w:type="pct"/>
            <w:tcBorders>
              <w:bottom w:val="single" w:sz="12" w:space="0" w:color="auto"/>
            </w:tcBorders>
            <w:shd w:val="clear" w:color="auto" w:fill="auto"/>
            <w:vAlign w:val="bottom"/>
          </w:tcPr>
          <w:p w:rsidR="000D6BCE" w:rsidRPr="00A16A0D" w:rsidRDefault="000D6BCE" w:rsidP="008454D6">
            <w:pPr>
              <w:pStyle w:val="TableHeader"/>
              <w:rPr>
                <w:ins w:id="1733" w:author="Ashraf Abuleil" w:date="2013-10-02T17:13:00Z"/>
                <w:color w:val="000000" w:themeColor="text1"/>
              </w:rPr>
            </w:pPr>
            <w:ins w:id="1734" w:author="Ashraf Abuleil" w:date="2013-10-02T17:13:00Z">
              <w:r w:rsidRPr="000D6BCE">
                <w:rPr>
                  <w:color w:val="000000" w:themeColor="text1"/>
                </w:rPr>
                <w:t>Ashraf Abuleil</w:t>
              </w:r>
            </w:ins>
          </w:p>
        </w:tc>
        <w:tc>
          <w:tcPr>
            <w:tcW w:w="635" w:type="pct"/>
            <w:tcBorders>
              <w:bottom w:val="single" w:sz="12" w:space="0" w:color="auto"/>
            </w:tcBorders>
            <w:shd w:val="clear" w:color="auto" w:fill="auto"/>
            <w:vAlign w:val="bottom"/>
          </w:tcPr>
          <w:p w:rsidR="000D6BCE" w:rsidRDefault="000D6BCE" w:rsidP="008454D6">
            <w:pPr>
              <w:pStyle w:val="TableHeader"/>
              <w:rPr>
                <w:ins w:id="1735" w:author="Ashraf Abuleil" w:date="2013-10-02T17:13:00Z"/>
                <w:color w:val="000000" w:themeColor="text1"/>
              </w:rPr>
            </w:pPr>
            <w:ins w:id="1736" w:author="Ashraf Abuleil" w:date="2013-10-02T17:13:00Z">
              <w:r>
                <w:rPr>
                  <w:color w:val="000000" w:themeColor="text1"/>
                </w:rPr>
                <w:t>02/10/13</w:t>
              </w:r>
            </w:ins>
          </w:p>
        </w:tc>
        <w:tc>
          <w:tcPr>
            <w:tcW w:w="1328" w:type="pct"/>
            <w:tcBorders>
              <w:bottom w:val="single" w:sz="12" w:space="0" w:color="auto"/>
            </w:tcBorders>
            <w:shd w:val="clear" w:color="auto" w:fill="auto"/>
            <w:vAlign w:val="bottom"/>
          </w:tcPr>
          <w:p w:rsidR="000D6BCE" w:rsidRDefault="000D6BCE" w:rsidP="008454D6">
            <w:pPr>
              <w:pStyle w:val="TableHeader"/>
              <w:rPr>
                <w:ins w:id="1737" w:author="Ashraf Abuleil" w:date="2013-10-02T17:13:00Z"/>
                <w:color w:val="000000" w:themeColor="text1"/>
              </w:rPr>
            </w:pPr>
            <w:ins w:id="1738" w:author="Ashraf Abuleil" w:date="2013-10-02T17:13:00Z">
              <w:r>
                <w:rPr>
                  <w:color w:val="000000" w:themeColor="text1"/>
                </w:rPr>
                <w:t>Updated for drop 2</w:t>
              </w:r>
            </w:ins>
          </w:p>
        </w:tc>
        <w:tc>
          <w:tcPr>
            <w:tcW w:w="635" w:type="pct"/>
            <w:tcBorders>
              <w:bottom w:val="single" w:sz="12" w:space="0" w:color="auto"/>
            </w:tcBorders>
            <w:shd w:val="clear" w:color="auto" w:fill="auto"/>
            <w:vAlign w:val="bottom"/>
          </w:tcPr>
          <w:p w:rsidR="000D6BCE" w:rsidRPr="00C76CC1" w:rsidRDefault="000D6BCE" w:rsidP="008454D6">
            <w:pPr>
              <w:pStyle w:val="TableHeader"/>
              <w:rPr>
                <w:ins w:id="1739" w:author="Ashraf Abuleil" w:date="2013-10-02T17:13:00Z"/>
                <w:color w:val="000000" w:themeColor="text1"/>
              </w:rPr>
            </w:pPr>
          </w:p>
        </w:tc>
        <w:tc>
          <w:tcPr>
            <w:tcW w:w="667" w:type="pct"/>
            <w:tcBorders>
              <w:bottom w:val="single" w:sz="12" w:space="0" w:color="auto"/>
            </w:tcBorders>
            <w:shd w:val="clear" w:color="auto" w:fill="auto"/>
            <w:vAlign w:val="bottom"/>
          </w:tcPr>
          <w:p w:rsidR="000D6BCE" w:rsidRPr="00C76CC1" w:rsidRDefault="000D6BCE" w:rsidP="008454D6">
            <w:pPr>
              <w:pStyle w:val="TableHeader"/>
              <w:rPr>
                <w:ins w:id="1740" w:author="Ashraf Abuleil" w:date="2013-10-02T17:13:00Z"/>
                <w:color w:val="000000" w:themeColor="text1"/>
              </w:rPr>
            </w:pPr>
          </w:p>
        </w:tc>
        <w:tc>
          <w:tcPr>
            <w:tcW w:w="400" w:type="pct"/>
            <w:tcBorders>
              <w:bottom w:val="single" w:sz="12" w:space="0" w:color="auto"/>
            </w:tcBorders>
            <w:shd w:val="clear" w:color="auto" w:fill="auto"/>
            <w:vAlign w:val="bottom"/>
          </w:tcPr>
          <w:p w:rsidR="000D6BCE" w:rsidRDefault="000D6BCE" w:rsidP="008454D6">
            <w:pPr>
              <w:pStyle w:val="TableHeader"/>
              <w:rPr>
                <w:ins w:id="1741" w:author="Ashraf Abuleil" w:date="2013-10-02T17:13:00Z"/>
                <w:color w:val="000000" w:themeColor="text1"/>
              </w:rPr>
            </w:pPr>
            <w:ins w:id="1742" w:author="Ashraf Abuleil" w:date="2013-10-02T17:14:00Z">
              <w:r>
                <w:rPr>
                  <w:color w:val="000000" w:themeColor="text1"/>
                </w:rPr>
                <w:t>2.0</w:t>
              </w:r>
            </w:ins>
            <w:bookmarkStart w:id="1743" w:name="_GoBack"/>
            <w:bookmarkEnd w:id="1743"/>
          </w:p>
        </w:tc>
      </w:tr>
    </w:tbl>
    <w:p w:rsidR="00663C1C" w:rsidRDefault="00663C1C"/>
    <w:sectPr w:rsidR="00663C1C" w:rsidSect="00C13E37">
      <w:headerReference w:type="default" r:id="rId116"/>
      <w:pgSz w:w="12240" w:h="15840" w:code="1"/>
      <w:pgMar w:top="1152" w:right="1440" w:bottom="1152" w:left="1771" w:header="1008" w:footer="1008" w:gutter="36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3E85" w:rsidRDefault="00523E85">
      <w:r>
        <w:separator/>
      </w:r>
    </w:p>
  </w:endnote>
  <w:endnote w:type="continuationSeparator" w:id="0">
    <w:p w:rsidR="00523E85" w:rsidRDefault="00523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Sans Serif">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tbl>
    <w:tblPr>
      <w:tblW w:w="5000" w:type="pct"/>
      <w:tblCellMar>
        <w:left w:w="14" w:type="dxa"/>
        <w:right w:w="14" w:type="dxa"/>
      </w:tblCellMar>
      <w:tblLook w:val="0000" w:firstRow="0" w:lastRow="0" w:firstColumn="0" w:lastColumn="0" w:noHBand="0" w:noVBand="0"/>
    </w:tblPr>
    <w:tblGrid>
      <w:gridCol w:w="890"/>
      <w:gridCol w:w="598"/>
      <w:gridCol w:w="6878"/>
    </w:tblGrid>
    <w:tr w:rsidR="0033666F">
      <w:trPr>
        <w:cantSplit/>
      </w:trPr>
      <w:tc>
        <w:tcPr>
          <w:tcW w:w="541" w:type="pct"/>
          <w:vAlign w:val="center"/>
        </w:tcPr>
        <w:p w:rsidR="0033666F" w:rsidRDefault="0033666F">
          <w:pPr>
            <w:jc w:val="both"/>
          </w:pPr>
          <w:r>
            <w:t xml:space="preserve">Page </w:t>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1</w:t>
          </w:r>
          <w:r>
            <w:rPr>
              <w:rStyle w:val="PageNumber"/>
              <w:b/>
              <w:bCs/>
            </w:rPr>
            <w:fldChar w:fldCharType="end"/>
          </w:r>
        </w:p>
      </w:tc>
      <w:tc>
        <w:tcPr>
          <w:tcW w:w="340" w:type="pct"/>
          <w:vAlign w:val="center"/>
        </w:tcPr>
        <w:p w:rsidR="0033666F" w:rsidRDefault="0033666F">
          <w:r>
            <w:rPr>
              <w:noProof/>
            </w:rPr>
            <w:drawing>
              <wp:inline distT="0" distB="0" distL="0" distR="0" wp14:anchorId="6496F37E" wp14:editId="0E0819D8">
                <wp:extent cx="342900" cy="24765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4118" w:type="pct"/>
          <w:vAlign w:val="center"/>
        </w:tcPr>
        <w:p w:rsidR="0033666F" w:rsidRDefault="0033666F">
          <w:r>
            <w:t>Proprietary and Confidential Information of Amdocs</w:t>
          </w:r>
        </w:p>
      </w:tc>
    </w:tr>
  </w:tbl>
  <w:p w:rsidR="0033666F" w:rsidRDefault="003366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33666F">
      <w:trPr>
        <w:cantSplit/>
      </w:trPr>
      <w:tc>
        <w:tcPr>
          <w:tcW w:w="6974" w:type="dxa"/>
          <w:vAlign w:val="center"/>
        </w:tcPr>
        <w:p w:rsidR="0033666F" w:rsidRDefault="0033666F">
          <w:pPr>
            <w:pStyle w:val="FooterFirst"/>
          </w:pPr>
          <w:r>
            <w:t>Proprietary and Confidential Information of Amdocs</w:t>
          </w:r>
        </w:p>
      </w:tc>
      <w:tc>
        <w:tcPr>
          <w:tcW w:w="1320" w:type="dxa"/>
          <w:vAlign w:val="center"/>
        </w:tcPr>
        <w:p w:rsidR="0033666F" w:rsidRDefault="0033666F">
          <w:pPr>
            <w:pStyle w:val="FooterFirs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rsidR="0033666F" w:rsidRDefault="0033666F">
    <w:pPr>
      <w:pStyle w:val="FooterFir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tbl>
    <w:tblPr>
      <w:tblW w:w="5000" w:type="pct"/>
      <w:tblCellMar>
        <w:left w:w="14" w:type="dxa"/>
        <w:right w:w="14" w:type="dxa"/>
      </w:tblCellMar>
      <w:tblLook w:val="0000" w:firstRow="0" w:lastRow="0" w:firstColumn="0" w:lastColumn="0" w:noHBand="0" w:noVBand="0"/>
    </w:tblPr>
    <w:tblGrid>
      <w:gridCol w:w="890"/>
      <w:gridCol w:w="598"/>
      <w:gridCol w:w="6878"/>
    </w:tblGrid>
    <w:tr w:rsidR="0033666F">
      <w:trPr>
        <w:cantSplit/>
      </w:trPr>
      <w:tc>
        <w:tcPr>
          <w:tcW w:w="541" w:type="pct"/>
          <w:vAlign w:val="center"/>
        </w:tcPr>
        <w:p w:rsidR="0033666F" w:rsidRDefault="0033666F">
          <w:pPr>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tc>
      <w:tc>
        <w:tcPr>
          <w:tcW w:w="340" w:type="pct"/>
          <w:vAlign w:val="center"/>
        </w:tcPr>
        <w:p w:rsidR="0033666F" w:rsidRDefault="0033666F">
          <w:r>
            <w:rPr>
              <w:noProof/>
            </w:rPr>
            <w:drawing>
              <wp:inline distT="0" distB="0" distL="0" distR="0" wp14:anchorId="458C70CC" wp14:editId="37D01D26">
                <wp:extent cx="342900" cy="247650"/>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342900" cy="247650"/>
                        </a:xfrm>
                        <a:prstGeom prst="rect">
                          <a:avLst/>
                        </a:prstGeom>
                        <a:noFill/>
                        <a:ln w="9525">
                          <a:noFill/>
                          <a:miter lim="800000"/>
                          <a:headEnd/>
                          <a:tailEnd/>
                        </a:ln>
                      </pic:spPr>
                    </pic:pic>
                  </a:graphicData>
                </a:graphic>
              </wp:inline>
            </w:drawing>
          </w:r>
        </w:p>
      </w:tc>
      <w:tc>
        <w:tcPr>
          <w:tcW w:w="4118" w:type="pct"/>
          <w:vAlign w:val="center"/>
        </w:tcPr>
        <w:p w:rsidR="0033666F" w:rsidRDefault="0033666F">
          <w:r>
            <w:t>Proprietary and Confidential Information of Amdocs</w:t>
          </w:r>
        </w:p>
      </w:tc>
    </w:tr>
  </w:tbl>
  <w:p w:rsidR="0033666F" w:rsidRDefault="0033666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33666F">
      <w:trPr>
        <w:cantSplit/>
      </w:trPr>
      <w:tc>
        <w:tcPr>
          <w:tcW w:w="6974" w:type="dxa"/>
          <w:vAlign w:val="center"/>
        </w:tcPr>
        <w:p w:rsidR="0033666F" w:rsidRDefault="0033666F" w:rsidP="00546129">
          <w:pPr>
            <w:pStyle w:val="FooterFirst"/>
          </w:pPr>
          <w:r>
            <w:t xml:space="preserve">Information Security </w:t>
          </w:r>
          <w:fldSimple w:instr=" DOCPROPERTY  SecurityLevel  \* MERGEFORMAT ">
            <w:r>
              <w:t>Level 1 - Confidential</w:t>
            </w:r>
          </w:fldSimple>
        </w:p>
        <w:p w:rsidR="0033666F" w:rsidRDefault="0033666F">
          <w:pPr>
            <w:pStyle w:val="FooterFirst"/>
          </w:pPr>
          <w:r>
            <w:t>Proprietary and Confidential Information of Amdocs</w:t>
          </w:r>
        </w:p>
      </w:tc>
      <w:tc>
        <w:tcPr>
          <w:tcW w:w="1320" w:type="dxa"/>
          <w:vAlign w:val="center"/>
        </w:tcPr>
        <w:p w:rsidR="0033666F" w:rsidRDefault="0033666F">
          <w:pPr>
            <w:pStyle w:val="FooterFirst"/>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tc>
    </w:tr>
  </w:tbl>
  <w:p w:rsidR="0033666F" w:rsidRDefault="0033666F">
    <w:pPr>
      <w:pStyle w:val="FooterFirs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33666F">
      <w:trPr>
        <w:cantSplit/>
      </w:trPr>
      <w:tc>
        <w:tcPr>
          <w:tcW w:w="6974" w:type="dxa"/>
          <w:vAlign w:val="center"/>
        </w:tcPr>
        <w:p w:rsidR="0033666F" w:rsidRDefault="0033666F" w:rsidP="00546129">
          <w:pPr>
            <w:pStyle w:val="FooterFirst"/>
          </w:pPr>
          <w:r>
            <w:t xml:space="preserve">Information Security </w:t>
          </w:r>
          <w:fldSimple w:instr=" DOCPROPERTY  SecurityLevel  \* MERGEFORMAT ">
            <w:r>
              <w:t>Level 1 - Confidential</w:t>
            </w:r>
          </w:fldSimple>
        </w:p>
        <w:p w:rsidR="0033666F" w:rsidRDefault="0033666F">
          <w:pPr>
            <w:pStyle w:val="FooterFirst"/>
          </w:pPr>
          <w:r>
            <w:t>Proprietary and Confidential Information of Amdocs</w:t>
          </w:r>
        </w:p>
      </w:tc>
      <w:tc>
        <w:tcPr>
          <w:tcW w:w="1440" w:type="dxa"/>
          <w:vAlign w:val="center"/>
        </w:tcPr>
        <w:p w:rsidR="0033666F" w:rsidRDefault="0033666F">
          <w:pPr>
            <w:pStyle w:val="FooterFirst"/>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tc>
    </w:tr>
  </w:tbl>
  <w:p w:rsidR="0033666F" w:rsidRDefault="0033666F">
    <w:pPr>
      <w:pStyle w:val="FooterFirs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33666F">
      <w:trPr>
        <w:cantSplit/>
      </w:trPr>
      <w:tc>
        <w:tcPr>
          <w:tcW w:w="6974" w:type="dxa"/>
          <w:vAlign w:val="center"/>
        </w:tcPr>
        <w:p w:rsidR="0033666F" w:rsidRDefault="0033666F" w:rsidP="0064636F">
          <w:pPr>
            <w:pStyle w:val="FooterFirst"/>
          </w:pPr>
          <w:r>
            <w:t xml:space="preserve">Information Security </w:t>
          </w:r>
          <w:fldSimple w:instr=" DOCPROPERTY  SecurityLevel  \* MERGEFORMAT ">
            <w:r>
              <w:t>Level 1 - Confidential</w:t>
            </w:r>
          </w:fldSimple>
        </w:p>
        <w:p w:rsidR="0033666F" w:rsidRDefault="0033666F">
          <w:pPr>
            <w:pStyle w:val="FooterFirst"/>
          </w:pPr>
          <w:r>
            <w:t>Proprietary and Confidential Information of Amdocs</w:t>
          </w:r>
        </w:p>
      </w:tc>
      <w:tc>
        <w:tcPr>
          <w:tcW w:w="1440" w:type="dxa"/>
          <w:vAlign w:val="center"/>
        </w:tcPr>
        <w:p w:rsidR="0033666F" w:rsidRDefault="0033666F">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0D6BCE">
            <w:rPr>
              <w:rStyle w:val="PageNumber"/>
              <w:noProof/>
            </w:rPr>
            <w:t>75</w:t>
          </w:r>
          <w:r>
            <w:rPr>
              <w:rStyle w:val="PageNumber"/>
            </w:rPr>
            <w:fldChar w:fldCharType="end"/>
          </w:r>
        </w:p>
      </w:tc>
    </w:tr>
  </w:tbl>
  <w:p w:rsidR="0033666F" w:rsidRDefault="0033666F">
    <w:pPr>
      <w:pStyle w:val="FooterFirs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First"/>
    </w:pPr>
  </w:p>
  <w:tbl>
    <w:tblPr>
      <w:tblW w:w="8414" w:type="dxa"/>
      <w:tblLayout w:type="fixed"/>
      <w:tblCellMar>
        <w:left w:w="14" w:type="dxa"/>
        <w:right w:w="14" w:type="dxa"/>
      </w:tblCellMar>
      <w:tblLook w:val="0000" w:firstRow="0" w:lastRow="0" w:firstColumn="0" w:lastColumn="0" w:noHBand="0" w:noVBand="0"/>
    </w:tblPr>
    <w:tblGrid>
      <w:gridCol w:w="6974"/>
      <w:gridCol w:w="1440"/>
    </w:tblGrid>
    <w:tr w:rsidR="0033666F">
      <w:trPr>
        <w:cantSplit/>
      </w:trPr>
      <w:tc>
        <w:tcPr>
          <w:tcW w:w="6974" w:type="dxa"/>
          <w:vAlign w:val="center"/>
        </w:tcPr>
        <w:p w:rsidR="0033666F" w:rsidRDefault="0033666F" w:rsidP="0064636F">
          <w:pPr>
            <w:pStyle w:val="FooterFirst"/>
          </w:pPr>
          <w:r>
            <w:t xml:space="preserve">Information Security </w:t>
          </w:r>
          <w:fldSimple w:instr=" DOCPROPERTY  SecurityLevel  \* MERGEFORMAT ">
            <w:r>
              <w:t>Level 1 - Confidential</w:t>
            </w:r>
          </w:fldSimple>
        </w:p>
        <w:p w:rsidR="0033666F" w:rsidRDefault="0033666F">
          <w:pPr>
            <w:pStyle w:val="FooterFirst"/>
          </w:pPr>
          <w:r>
            <w:t>Proprietary and Confidential Information of Amdocs</w:t>
          </w:r>
        </w:p>
      </w:tc>
      <w:tc>
        <w:tcPr>
          <w:tcW w:w="1440" w:type="dxa"/>
          <w:vAlign w:val="center"/>
        </w:tcPr>
        <w:p w:rsidR="0033666F" w:rsidRDefault="0033666F">
          <w:pPr>
            <w:pStyle w:val="FooterFirst"/>
          </w:pPr>
          <w:r>
            <w:rPr>
              <w:rStyle w:val="PageNumber"/>
            </w:rPr>
            <w:fldChar w:fldCharType="begin"/>
          </w:r>
          <w:r>
            <w:rPr>
              <w:rStyle w:val="PageNumber"/>
            </w:rPr>
            <w:instrText xml:space="preserve"> PAGE </w:instrText>
          </w:r>
          <w:r>
            <w:rPr>
              <w:rStyle w:val="PageNumber"/>
            </w:rPr>
            <w:fldChar w:fldCharType="separate"/>
          </w:r>
          <w:r w:rsidR="000D6BCE">
            <w:rPr>
              <w:rStyle w:val="PageNumber"/>
              <w:noProof/>
            </w:rPr>
            <w:t>76</w:t>
          </w:r>
          <w:r>
            <w:rPr>
              <w:rStyle w:val="PageNumber"/>
            </w:rPr>
            <w:fldChar w:fldCharType="end"/>
          </w:r>
        </w:p>
      </w:tc>
    </w:tr>
  </w:tbl>
  <w:p w:rsidR="0033666F" w:rsidRDefault="0033666F">
    <w:pPr>
      <w:pStyle w:val="FooterFirs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FooterLandscape"/>
    </w:pPr>
  </w:p>
  <w:tbl>
    <w:tblPr>
      <w:tblW w:w="4957" w:type="pct"/>
      <w:tblCellMar>
        <w:left w:w="14" w:type="dxa"/>
        <w:right w:w="14" w:type="dxa"/>
      </w:tblCellMar>
      <w:tblLook w:val="0000" w:firstRow="0" w:lastRow="0" w:firstColumn="0" w:lastColumn="0" w:noHBand="0" w:noVBand="0"/>
    </w:tblPr>
    <w:tblGrid>
      <w:gridCol w:w="626"/>
      <w:gridCol w:w="7996"/>
    </w:tblGrid>
    <w:tr w:rsidR="0033666F">
      <w:trPr>
        <w:cantSplit/>
      </w:trPr>
      <w:tc>
        <w:tcPr>
          <w:tcW w:w="363" w:type="pct"/>
          <w:vAlign w:val="center"/>
        </w:tcPr>
        <w:p w:rsidR="0033666F" w:rsidRDefault="0033666F">
          <w:pPr>
            <w:pStyle w:val="FooterLandscape"/>
          </w:pPr>
          <w:r>
            <w:fldChar w:fldCharType="begin"/>
          </w:r>
          <w:r>
            <w:instrText xml:space="preserve"> PAGE </w:instrText>
          </w:r>
          <w:r>
            <w:fldChar w:fldCharType="separate"/>
          </w:r>
          <w:r>
            <w:rPr>
              <w:noProof/>
            </w:rPr>
            <w:t>1</w:t>
          </w:r>
          <w:r>
            <w:rPr>
              <w:noProof/>
            </w:rPr>
            <w:fldChar w:fldCharType="end"/>
          </w:r>
        </w:p>
      </w:tc>
      <w:tc>
        <w:tcPr>
          <w:tcW w:w="4637" w:type="pct"/>
          <w:vAlign w:val="center"/>
        </w:tcPr>
        <w:p w:rsidR="0033666F" w:rsidRDefault="0033666F">
          <w:pPr>
            <w:pStyle w:val="FooterLandscape"/>
          </w:pPr>
          <w:r>
            <w:t>Proprietary and Confidential Information of Amdocs</w:t>
          </w:r>
        </w:p>
      </w:tc>
    </w:tr>
  </w:tbl>
  <w:p w:rsidR="0033666F" w:rsidRDefault="003366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3E85" w:rsidRDefault="00523E85">
      <w:r>
        <w:separator/>
      </w:r>
    </w:p>
  </w:footnote>
  <w:footnote w:type="continuationSeparator" w:id="0">
    <w:p w:rsidR="00523E85" w:rsidRDefault="00523E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Pr="00FC5C49" w:rsidRDefault="0033666F">
    <w:fldSimple w:instr=" TITLE  \* MERGEFORMAT ">
      <w:r w:rsidRPr="00FC5C49">
        <w:t>Fokus Release Notes - Release 17.0</w:t>
      </w:r>
    </w:fldSimple>
    <w:r w:rsidRPr="00FC5C49">
      <w:t xml:space="preserve"> </w:t>
    </w:r>
    <w:fldSimple w:instr=" SUBJECT \* Caps \* MERGEFORMAT ">
      <w:r w:rsidRPr="00FC5C49">
        <w:t>Release Notes</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Pr="00FC5C49" w:rsidRDefault="0033666F">
    <w:fldSimple w:instr=" TITLE  \* MERGEFORMAT ">
      <w:r w:rsidRPr="00FC5C49">
        <w:t>Fokus Release Notes - Release 17.0</w:t>
      </w:r>
    </w:fldSimple>
    <w:r w:rsidRPr="00FC5C49">
      <w:t xml:space="preserve"> </w:t>
    </w:r>
    <w:fldSimple w:instr=" SUBJECT \* MERGEFORMAT ">
      <w:r w:rsidRPr="00FC5C49">
        <w:t>Release Notes</w:t>
      </w:r>
    </w:fldSimple>
  </w:p>
  <w:p w:rsidR="0033666F" w:rsidRPr="00FC5C49" w:rsidRDefault="0033666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Pr="00FC5C49" w:rsidRDefault="0033666F">
    <w:pPr>
      <w:pStyle w:val="HeaderPortrait"/>
    </w:pPr>
    <w:fldSimple w:instr=" TITLE  \* MERGEFORMAT ">
      <w:r>
        <w:t>Fokus Release Notes - V21.0</w:t>
      </w:r>
    </w:fldSimple>
    <w:r w:rsidRPr="00FC5C49">
      <w:t xml:space="preserve"> </w:t>
    </w:r>
    <w:fldSimple w:instr=" SUBJECT \* MERGEFORMAT ">
      <w:r w:rsidRPr="00FC5C49">
        <w:t>Release Notes</w:t>
      </w:r>
    </w:fldSimple>
  </w:p>
  <w:p w:rsidR="0033666F" w:rsidRDefault="0033666F">
    <w:pPr>
      <w:pStyle w:val="HeaderPortrait"/>
    </w:pPr>
    <w:fldSimple w:instr=" STYLEREF &quot;Contents&quot; \* MERGEFORMAT ">
      <w:r>
        <w:rPr>
          <w:noProof/>
        </w:rPr>
        <w:t>Contents</w:t>
      </w:r>
    </w:fldSimple>
  </w:p>
  <w:p w:rsidR="0033666F" w:rsidRDefault="0033666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Pr="00FC5C49" w:rsidRDefault="0033666F" w:rsidP="00C02ABC">
    <w:pPr>
      <w:pStyle w:val="HeaderPortrait"/>
      <w:rPr>
        <w:szCs w:val="14"/>
      </w:rPr>
    </w:pPr>
    <w:fldSimple w:instr=" TITLE  \* MERGEFORMAT ">
      <w:r>
        <w:t>Fokus Release Notes - V21.0</w:t>
      </w:r>
    </w:fldSimple>
    <w:r w:rsidRPr="00FC5C49">
      <w:t xml:space="preserve"> </w:t>
    </w:r>
    <w:fldSimple w:instr=" SUBJECT \* MERGEFORMAT ">
      <w:r w:rsidRPr="00FC5C49">
        <w:t>Release Notes</w:t>
      </w:r>
    </w:fldSimple>
  </w:p>
  <w:p w:rsidR="0033666F" w:rsidRPr="00F56B9C" w:rsidRDefault="0033666F">
    <w:pPr>
      <w:pStyle w:val="HeaderPortrait"/>
      <w:rPr>
        <w:szCs w:val="14"/>
        <w:lang w:val="fr-FR"/>
      </w:rPr>
    </w:pPr>
    <w:r w:rsidRPr="00541EC6">
      <w:rPr>
        <w:szCs w:val="14"/>
      </w:rPr>
      <w:t>Chapter</w:t>
    </w:r>
    <w:r w:rsidRPr="00F56B9C">
      <w:rPr>
        <w:szCs w:val="14"/>
        <w:lang w:val="fr-FR"/>
      </w:rPr>
      <w:t xml:space="preserve"> </w:t>
    </w:r>
    <w:fldSimple w:instr="STYLEREF &quot;Heading 1&quot;\n \* MERGEFORMAT ">
      <w:r w:rsidR="000D6BCE" w:rsidRPr="000D6BCE">
        <w:rPr>
          <w:rFonts w:ascii="Tahoma" w:hAnsi="Tahoma" w:cs="Tahoma" w:hint="eastAsia"/>
          <w:noProof/>
          <w:szCs w:val="14"/>
          <w:cs/>
        </w:rPr>
        <w:t>‎</w:t>
      </w:r>
      <w:r w:rsidR="000D6BCE">
        <w:rPr>
          <w:noProof/>
        </w:rPr>
        <w:t>5</w:t>
      </w:r>
    </w:fldSimple>
    <w:r w:rsidRPr="00F56B9C">
      <w:rPr>
        <w:szCs w:val="14"/>
        <w:lang w:val="fr-FR"/>
      </w:rPr>
      <w:t xml:space="preserve">. </w:t>
    </w:r>
    <w:fldSimple w:instr=" STYLEREF &quot;Heading 1&quot; \* MERGEFORMAT ">
      <w:r w:rsidR="000D6BCE">
        <w:rPr>
          <w:noProof/>
        </w:rPr>
        <w:t>Technical Changes</w:t>
      </w:r>
    </w:fldSimple>
  </w:p>
  <w:p w:rsidR="0033666F" w:rsidRPr="00F56B9C" w:rsidRDefault="0033666F">
    <w:pPr>
      <w:pStyle w:val="Header"/>
      <w:rPr>
        <w:lang w:val="fr-FR"/>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Default="0033666F">
    <w:pPr>
      <w:pStyle w:val="HeaderLandscape"/>
    </w:pPr>
    <w:fldSimple w:instr=" TITLE  \* MERGEFORMAT ">
      <w:r>
        <w:t>Fokus Release Notes - Release 17.0</w:t>
      </w:r>
    </w:fldSimple>
    <w:r>
      <w:t xml:space="preserve"> </w:t>
    </w:r>
    <w:fldSimple w:instr=" SUBJECT \* MERGEFORMAT ">
      <w:r>
        <w:t>Release Notes</w:t>
      </w:r>
    </w:fldSimple>
  </w:p>
  <w:p w:rsidR="0033666F" w:rsidRDefault="0033666F">
    <w:pPr>
      <w:pStyle w:val="Header"/>
      <w:rPr>
        <w:rFonts w:ascii="Verdana" w:hAnsi="Verdana"/>
        <w:sz w:val="18"/>
        <w:szCs w:val="18"/>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666F" w:rsidRPr="008454D6" w:rsidRDefault="0033666F" w:rsidP="008454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5DCCA0C"/>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00A4F6BE"/>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468169A"/>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D0083938"/>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16BB3809"/>
    <w:multiLevelType w:val="hybridMultilevel"/>
    <w:tmpl w:val="F3F6EBBC"/>
    <w:lvl w:ilvl="0" w:tplc="51DAA5CC">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C2B5AF8"/>
    <w:multiLevelType w:val="multilevel"/>
    <w:tmpl w:val="A568032C"/>
    <w:styleLink w:val="UList"/>
    <w:lvl w:ilvl="0">
      <w:start w:val="1"/>
      <w:numFmt w:val="decimal"/>
      <w:lvlText w:val="%1."/>
      <w:lvlJc w:val="left"/>
      <w:pPr>
        <w:tabs>
          <w:tab w:val="num" w:pos="0"/>
        </w:tabs>
        <w:ind w:left="1800" w:hanging="360"/>
      </w:pPr>
      <w:rPr>
        <w:rFonts w:hint="default"/>
      </w:rPr>
    </w:lvl>
    <w:lvl w:ilvl="1">
      <w:start w:val="1"/>
      <w:numFmt w:val="lowerLetter"/>
      <w:lvlText w:val="%2."/>
      <w:lvlJc w:val="left"/>
      <w:pPr>
        <w:tabs>
          <w:tab w:val="num" w:pos="0"/>
        </w:tabs>
        <w:ind w:left="2160" w:hanging="360"/>
      </w:pPr>
      <w:rPr>
        <w:rFonts w:hint="default"/>
      </w:rPr>
    </w:lvl>
    <w:lvl w:ilvl="2">
      <w:start w:val="1"/>
      <w:numFmt w:val="lowerRoman"/>
      <w:lvlText w:val="%3."/>
      <w:lvlJc w:val="left"/>
      <w:pPr>
        <w:tabs>
          <w:tab w:val="num" w:pos="0"/>
        </w:tabs>
        <w:ind w:left="2520" w:hanging="36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left"/>
      <w:pPr>
        <w:tabs>
          <w:tab w:val="num" w:pos="0"/>
        </w:tabs>
        <w:ind w:left="3600" w:hanging="360"/>
      </w:pPr>
      <w:rPr>
        <w:rFonts w:hint="default"/>
      </w:rPr>
    </w:lvl>
    <w:lvl w:ilvl="6">
      <w:start w:val="1"/>
      <w:numFmt w:val="decimal"/>
      <w:lvlText w:val="(%7)"/>
      <w:lvlJc w:val="left"/>
      <w:pPr>
        <w:tabs>
          <w:tab w:val="num" w:pos="0"/>
        </w:tabs>
        <w:ind w:left="3960" w:hanging="360"/>
      </w:pPr>
      <w:rPr>
        <w:rFonts w:hint="default"/>
      </w:rPr>
    </w:lvl>
    <w:lvl w:ilvl="7">
      <w:start w:val="1"/>
      <w:numFmt w:val="lowerLetter"/>
      <w:lvlText w:val="(%8)"/>
      <w:lvlJc w:val="left"/>
      <w:pPr>
        <w:tabs>
          <w:tab w:val="num" w:pos="0"/>
        </w:tabs>
        <w:ind w:left="4320" w:hanging="360"/>
      </w:pPr>
      <w:rPr>
        <w:rFonts w:hint="default"/>
      </w:rPr>
    </w:lvl>
    <w:lvl w:ilvl="8">
      <w:start w:val="1"/>
      <w:numFmt w:val="lowerRoman"/>
      <w:lvlText w:val="(%9)"/>
      <w:lvlJc w:val="left"/>
      <w:pPr>
        <w:tabs>
          <w:tab w:val="num" w:pos="0"/>
        </w:tabs>
        <w:ind w:left="4680" w:hanging="360"/>
      </w:pPr>
      <w:rPr>
        <w:rFonts w:hint="default"/>
      </w:rPr>
    </w:lvl>
  </w:abstractNum>
  <w:abstractNum w:abstractNumId="6">
    <w:nsid w:val="21631DA9"/>
    <w:multiLevelType w:val="hybridMultilevel"/>
    <w:tmpl w:val="89B20AC4"/>
    <w:lvl w:ilvl="0" w:tplc="98B4CBB2">
      <w:start w:val="1"/>
      <w:numFmt w:val="bullet"/>
      <w:pStyle w:val="SubStep"/>
      <w:lvlText w:val=""/>
      <w:lvlJc w:val="left"/>
      <w:pPr>
        <w:tabs>
          <w:tab w:val="num" w:pos="2160"/>
        </w:tabs>
        <w:ind w:left="2160" w:hanging="360"/>
      </w:pPr>
      <w:rPr>
        <w:rFonts w:ascii="Wingdings" w:hAnsi="Wingdings" w:hint="default"/>
        <w:b w:val="0"/>
        <w:i w:val="0"/>
        <w:caps w:val="0"/>
        <w:strike w:val="0"/>
        <w:dstrike w:val="0"/>
        <w:vanish w:val="0"/>
        <w:color w:val="666699"/>
        <w:sz w:val="22"/>
        <w:szCs w:val="22"/>
        <w:vertAlign w:val="baseline"/>
      </w:rPr>
    </w:lvl>
    <w:lvl w:ilvl="1" w:tplc="DF08D500">
      <w:start w:val="1"/>
      <w:numFmt w:val="bullet"/>
      <w:lvlText w:val="o"/>
      <w:lvlJc w:val="left"/>
      <w:pPr>
        <w:tabs>
          <w:tab w:val="num" w:pos="1440"/>
        </w:tabs>
        <w:ind w:left="1440" w:hanging="360"/>
      </w:pPr>
      <w:rPr>
        <w:rFonts w:ascii="Courier New" w:hAnsi="Courier New" w:hint="default"/>
      </w:rPr>
    </w:lvl>
    <w:lvl w:ilvl="2" w:tplc="0042217C" w:tentative="1">
      <w:start w:val="1"/>
      <w:numFmt w:val="bullet"/>
      <w:lvlText w:val=""/>
      <w:lvlJc w:val="left"/>
      <w:pPr>
        <w:tabs>
          <w:tab w:val="num" w:pos="2160"/>
        </w:tabs>
        <w:ind w:left="2160" w:hanging="360"/>
      </w:pPr>
      <w:rPr>
        <w:rFonts w:ascii="Wingdings" w:hAnsi="Wingdings" w:hint="default"/>
      </w:rPr>
    </w:lvl>
    <w:lvl w:ilvl="3" w:tplc="F2483A8A" w:tentative="1">
      <w:start w:val="1"/>
      <w:numFmt w:val="bullet"/>
      <w:lvlText w:val=""/>
      <w:lvlJc w:val="left"/>
      <w:pPr>
        <w:tabs>
          <w:tab w:val="num" w:pos="2880"/>
        </w:tabs>
        <w:ind w:left="2880" w:hanging="360"/>
      </w:pPr>
      <w:rPr>
        <w:rFonts w:ascii="Symbol" w:hAnsi="Symbol" w:hint="default"/>
      </w:rPr>
    </w:lvl>
    <w:lvl w:ilvl="4" w:tplc="0ECE48C4" w:tentative="1">
      <w:start w:val="1"/>
      <w:numFmt w:val="bullet"/>
      <w:lvlText w:val="o"/>
      <w:lvlJc w:val="left"/>
      <w:pPr>
        <w:tabs>
          <w:tab w:val="num" w:pos="3600"/>
        </w:tabs>
        <w:ind w:left="3600" w:hanging="360"/>
      </w:pPr>
      <w:rPr>
        <w:rFonts w:ascii="Courier New" w:hAnsi="Courier New" w:hint="default"/>
      </w:rPr>
    </w:lvl>
    <w:lvl w:ilvl="5" w:tplc="05280746" w:tentative="1">
      <w:start w:val="1"/>
      <w:numFmt w:val="bullet"/>
      <w:lvlText w:val=""/>
      <w:lvlJc w:val="left"/>
      <w:pPr>
        <w:tabs>
          <w:tab w:val="num" w:pos="4320"/>
        </w:tabs>
        <w:ind w:left="4320" w:hanging="360"/>
      </w:pPr>
      <w:rPr>
        <w:rFonts w:ascii="Wingdings" w:hAnsi="Wingdings" w:hint="default"/>
      </w:rPr>
    </w:lvl>
    <w:lvl w:ilvl="6" w:tplc="6C54420C" w:tentative="1">
      <w:start w:val="1"/>
      <w:numFmt w:val="bullet"/>
      <w:lvlText w:val=""/>
      <w:lvlJc w:val="left"/>
      <w:pPr>
        <w:tabs>
          <w:tab w:val="num" w:pos="5040"/>
        </w:tabs>
        <w:ind w:left="5040" w:hanging="360"/>
      </w:pPr>
      <w:rPr>
        <w:rFonts w:ascii="Symbol" w:hAnsi="Symbol" w:hint="default"/>
      </w:rPr>
    </w:lvl>
    <w:lvl w:ilvl="7" w:tplc="1952D338" w:tentative="1">
      <w:start w:val="1"/>
      <w:numFmt w:val="bullet"/>
      <w:lvlText w:val="o"/>
      <w:lvlJc w:val="left"/>
      <w:pPr>
        <w:tabs>
          <w:tab w:val="num" w:pos="5760"/>
        </w:tabs>
        <w:ind w:left="5760" w:hanging="360"/>
      </w:pPr>
      <w:rPr>
        <w:rFonts w:ascii="Courier New" w:hAnsi="Courier New" w:hint="default"/>
      </w:rPr>
    </w:lvl>
    <w:lvl w:ilvl="8" w:tplc="B5342348" w:tentative="1">
      <w:start w:val="1"/>
      <w:numFmt w:val="bullet"/>
      <w:lvlText w:val=""/>
      <w:lvlJc w:val="left"/>
      <w:pPr>
        <w:tabs>
          <w:tab w:val="num" w:pos="6480"/>
        </w:tabs>
        <w:ind w:left="6480" w:hanging="360"/>
      </w:pPr>
      <w:rPr>
        <w:rFonts w:ascii="Wingdings" w:hAnsi="Wingdings" w:hint="default"/>
      </w:rPr>
    </w:lvl>
  </w:abstractNum>
  <w:abstractNum w:abstractNumId="7">
    <w:nsid w:val="382C263F"/>
    <w:multiLevelType w:val="hybridMultilevel"/>
    <w:tmpl w:val="FAF413E8"/>
    <w:lvl w:ilvl="0" w:tplc="86C016C2">
      <w:start w:val="1"/>
      <w:numFmt w:val="bullet"/>
      <w:lvlText w:val="●"/>
      <w:lvlJc w:val="left"/>
      <w:pPr>
        <w:tabs>
          <w:tab w:val="num" w:pos="2160"/>
        </w:tabs>
        <w:ind w:left="2160" w:hanging="360"/>
      </w:pPr>
      <w:rPr>
        <w:rFonts w:ascii="Times New Roman" w:hAnsi="Times New Roman" w:cs="Times New Roman" w:hint="default"/>
        <w:color w:val="336699"/>
        <w:sz w:val="18"/>
        <w:szCs w:val="18"/>
      </w:rPr>
    </w:lvl>
    <w:lvl w:ilvl="1" w:tplc="04090003">
      <w:start w:val="1"/>
      <w:numFmt w:val="bullet"/>
      <w:lvlText w:val="o"/>
      <w:lvlJc w:val="left"/>
      <w:pPr>
        <w:tabs>
          <w:tab w:val="num" w:pos="1440"/>
        </w:tabs>
        <w:ind w:left="1440" w:hanging="360"/>
      </w:pPr>
      <w:rPr>
        <w:rFonts w:ascii="Courier New" w:hAnsi="Courier New" w:hint="default"/>
      </w:rPr>
    </w:lvl>
    <w:lvl w:ilvl="2" w:tplc="04090019">
      <w:start w:val="1"/>
      <w:numFmt w:val="lowerLetter"/>
      <w:lvlText w:val="%3."/>
      <w:lvlJc w:val="left"/>
      <w:pPr>
        <w:tabs>
          <w:tab w:val="num" w:pos="2160"/>
        </w:tabs>
        <w:ind w:left="2160" w:hanging="360"/>
      </w:pPr>
      <w:rPr>
        <w:rFonts w:hint="default"/>
      </w:rPr>
    </w:lvl>
    <w:lvl w:ilvl="3" w:tplc="04090019">
      <w:start w:val="1"/>
      <w:numFmt w:val="lowerLetter"/>
      <w:lvlText w:val="%4."/>
      <w:lvlJc w:val="left"/>
      <w:pPr>
        <w:tabs>
          <w:tab w:val="num" w:pos="2880"/>
        </w:tabs>
        <w:ind w:left="2880" w:hanging="360"/>
      </w:pPr>
      <w:rPr>
        <w:rFonts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E3F2F65"/>
    <w:multiLevelType w:val="hybridMultilevel"/>
    <w:tmpl w:val="91DAE80A"/>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E7833D9"/>
    <w:multiLevelType w:val="hybridMultilevel"/>
    <w:tmpl w:val="4E7AF504"/>
    <w:lvl w:ilvl="0" w:tplc="EE56DE9E">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FF20CCC">
      <w:start w:val="1"/>
      <w:numFmt w:val="bullet"/>
      <w:lvlText w:val="o"/>
      <w:lvlJc w:val="left"/>
      <w:pPr>
        <w:tabs>
          <w:tab w:val="num" w:pos="1440"/>
        </w:tabs>
        <w:ind w:left="1440" w:hanging="360"/>
      </w:pPr>
      <w:rPr>
        <w:rFonts w:ascii="Courier New" w:hAnsi="Courier New" w:hint="default"/>
      </w:rPr>
    </w:lvl>
    <w:lvl w:ilvl="2" w:tplc="36FEFE8E">
      <w:start w:val="1"/>
      <w:numFmt w:val="bullet"/>
      <w:lvlText w:val=""/>
      <w:lvlJc w:val="left"/>
      <w:pPr>
        <w:tabs>
          <w:tab w:val="num" w:pos="2160"/>
        </w:tabs>
        <w:ind w:left="2160" w:hanging="360"/>
      </w:pPr>
      <w:rPr>
        <w:rFonts w:ascii="Wingdings" w:hAnsi="Wingdings" w:hint="default"/>
      </w:rPr>
    </w:lvl>
    <w:lvl w:ilvl="3" w:tplc="52144086">
      <w:start w:val="1"/>
      <w:numFmt w:val="bullet"/>
      <w:lvlText w:val=""/>
      <w:lvlJc w:val="left"/>
      <w:pPr>
        <w:tabs>
          <w:tab w:val="num" w:pos="2880"/>
        </w:tabs>
        <w:ind w:left="2880" w:hanging="360"/>
      </w:pPr>
      <w:rPr>
        <w:rFonts w:ascii="Symbol" w:hAnsi="Symbol" w:hint="default"/>
      </w:rPr>
    </w:lvl>
    <w:lvl w:ilvl="4" w:tplc="D9E81E8C" w:tentative="1">
      <w:start w:val="1"/>
      <w:numFmt w:val="bullet"/>
      <w:lvlText w:val="o"/>
      <w:lvlJc w:val="left"/>
      <w:pPr>
        <w:tabs>
          <w:tab w:val="num" w:pos="3600"/>
        </w:tabs>
        <w:ind w:left="3600" w:hanging="360"/>
      </w:pPr>
      <w:rPr>
        <w:rFonts w:ascii="Courier New" w:hAnsi="Courier New" w:hint="default"/>
      </w:rPr>
    </w:lvl>
    <w:lvl w:ilvl="5" w:tplc="432EB39E" w:tentative="1">
      <w:start w:val="1"/>
      <w:numFmt w:val="bullet"/>
      <w:lvlText w:val=""/>
      <w:lvlJc w:val="left"/>
      <w:pPr>
        <w:tabs>
          <w:tab w:val="num" w:pos="4320"/>
        </w:tabs>
        <w:ind w:left="4320" w:hanging="360"/>
      </w:pPr>
      <w:rPr>
        <w:rFonts w:ascii="Wingdings" w:hAnsi="Wingdings" w:hint="default"/>
      </w:rPr>
    </w:lvl>
    <w:lvl w:ilvl="6" w:tplc="4A5076E4" w:tentative="1">
      <w:start w:val="1"/>
      <w:numFmt w:val="bullet"/>
      <w:lvlText w:val=""/>
      <w:lvlJc w:val="left"/>
      <w:pPr>
        <w:tabs>
          <w:tab w:val="num" w:pos="5040"/>
        </w:tabs>
        <w:ind w:left="5040" w:hanging="360"/>
      </w:pPr>
      <w:rPr>
        <w:rFonts w:ascii="Symbol" w:hAnsi="Symbol" w:hint="default"/>
      </w:rPr>
    </w:lvl>
    <w:lvl w:ilvl="7" w:tplc="7CE622A2" w:tentative="1">
      <w:start w:val="1"/>
      <w:numFmt w:val="bullet"/>
      <w:lvlText w:val="o"/>
      <w:lvlJc w:val="left"/>
      <w:pPr>
        <w:tabs>
          <w:tab w:val="num" w:pos="5760"/>
        </w:tabs>
        <w:ind w:left="5760" w:hanging="360"/>
      </w:pPr>
      <w:rPr>
        <w:rFonts w:ascii="Courier New" w:hAnsi="Courier New" w:hint="default"/>
      </w:rPr>
    </w:lvl>
    <w:lvl w:ilvl="8" w:tplc="F622FFDC" w:tentative="1">
      <w:start w:val="1"/>
      <w:numFmt w:val="bullet"/>
      <w:lvlText w:val=""/>
      <w:lvlJc w:val="left"/>
      <w:pPr>
        <w:tabs>
          <w:tab w:val="num" w:pos="6480"/>
        </w:tabs>
        <w:ind w:left="6480" w:hanging="360"/>
      </w:pPr>
      <w:rPr>
        <w:rFonts w:ascii="Wingdings" w:hAnsi="Wingdings" w:hint="default"/>
      </w:rPr>
    </w:lvl>
  </w:abstractNum>
  <w:abstractNum w:abstractNumId="10">
    <w:nsid w:val="47F42FDE"/>
    <w:multiLevelType w:val="multilevel"/>
    <w:tmpl w:val="E750AAC0"/>
    <w:lvl w:ilvl="0">
      <w:start w:val="1"/>
      <w:numFmt w:val="upperLetter"/>
      <w:lvlRestart w:val="0"/>
      <w:pStyle w:val="AppendixHeading1"/>
      <w:lvlText w:val="Appendix %1."/>
      <w:lvlJc w:val="left"/>
      <w:pPr>
        <w:tabs>
          <w:tab w:val="num" w:pos="2880"/>
        </w:tabs>
        <w:ind w:left="2880" w:hanging="2880"/>
      </w:pPr>
      <w:rPr>
        <w:rFonts w:ascii="Arial" w:hAnsi="Arial" w:cs="Arial" w:hint="default"/>
        <w:b/>
        <w:bCs/>
        <w:i w:val="0"/>
        <w:iCs w:val="0"/>
        <w:color w:val="FF6600"/>
        <w:sz w:val="48"/>
        <w:szCs w:val="48"/>
        <w:u w:val="none"/>
      </w:rPr>
    </w:lvl>
    <w:lvl w:ilvl="1">
      <w:start w:val="1"/>
      <w:numFmt w:val="decimal"/>
      <w:pStyle w:val="AppendixHeading2"/>
      <w:lvlText w:val="%1.%2."/>
      <w:lvlJc w:val="left"/>
      <w:pPr>
        <w:tabs>
          <w:tab w:val="num" w:pos="1440"/>
        </w:tabs>
        <w:ind w:left="1440" w:hanging="1440"/>
      </w:pPr>
      <w:rPr>
        <w:rFonts w:ascii="Arial" w:hAnsi="Arial" w:cs="Arial"/>
        <w:b/>
        <w:bCs/>
        <w:i w:val="0"/>
        <w:iCs w:val="0"/>
        <w:color w:val="003366"/>
        <w:sz w:val="32"/>
        <w:szCs w:val="32"/>
        <w:u w:val="none"/>
      </w:rPr>
    </w:lvl>
    <w:lvl w:ilvl="2">
      <w:start w:val="1"/>
      <w:numFmt w:val="decimal"/>
      <w:pStyle w:val="Appendix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Appendix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lowerLetter"/>
      <w:lvlText w:val="(%5)"/>
      <w:lvlJc w:val="left"/>
      <w:pPr>
        <w:tabs>
          <w:tab w:val="num" w:pos="1800"/>
        </w:tabs>
        <w:ind w:left="1800" w:hanging="360"/>
      </w:pPr>
      <w:rPr>
        <w:rFonts w:ascii="Arial" w:hAnsi="Courier New"/>
      </w:rPr>
    </w:lvl>
    <w:lvl w:ilvl="5">
      <w:start w:val="1"/>
      <w:numFmt w:val="lowerRoman"/>
      <w:lvlText w:val="(%6)"/>
      <w:lvlJc w:val="left"/>
      <w:pPr>
        <w:tabs>
          <w:tab w:val="num" w:pos="2160"/>
        </w:tabs>
        <w:ind w:left="2160" w:hanging="360"/>
      </w:pPr>
      <w:rPr>
        <w:rFonts w:ascii="Arial" w:hAnsi="Wingdings" w:hint="default"/>
      </w:rPr>
    </w:lvl>
    <w:lvl w:ilvl="6">
      <w:start w:val="1"/>
      <w:numFmt w:val="decimal"/>
      <w:lvlText w:val="%7."/>
      <w:lvlJc w:val="left"/>
      <w:pPr>
        <w:tabs>
          <w:tab w:val="num" w:pos="2520"/>
        </w:tabs>
        <w:ind w:left="2520" w:hanging="360"/>
      </w:pPr>
      <w:rPr>
        <w:rFonts w:ascii="Arial" w:hAnsi="Symbol" w:hint="default"/>
      </w:rPr>
    </w:lvl>
    <w:lvl w:ilvl="7">
      <w:start w:val="1"/>
      <w:numFmt w:val="lowerLetter"/>
      <w:lvlText w:val="%8."/>
      <w:lvlJc w:val="left"/>
      <w:pPr>
        <w:tabs>
          <w:tab w:val="num" w:pos="2880"/>
        </w:tabs>
        <w:ind w:left="2880" w:hanging="360"/>
      </w:pPr>
      <w:rPr>
        <w:rFonts w:ascii="Arial" w:hAnsi="Courier New"/>
      </w:rPr>
    </w:lvl>
    <w:lvl w:ilvl="8">
      <w:start w:val="1"/>
      <w:numFmt w:val="lowerRoman"/>
      <w:lvlText w:val="%9."/>
      <w:lvlJc w:val="left"/>
      <w:pPr>
        <w:tabs>
          <w:tab w:val="num" w:pos="3240"/>
        </w:tabs>
        <w:ind w:left="3240" w:hanging="360"/>
      </w:pPr>
      <w:rPr>
        <w:rFonts w:ascii="Arial" w:hAnsi="Wingdings" w:hint="default"/>
      </w:rPr>
    </w:lvl>
  </w:abstractNum>
  <w:abstractNum w:abstractNumId="11">
    <w:nsid w:val="4A4611F2"/>
    <w:multiLevelType w:val="multilevel"/>
    <w:tmpl w:val="A904674A"/>
    <w:lvl w:ilvl="0">
      <w:start w:val="1"/>
      <w:numFmt w:val="bullet"/>
      <w:lvlText w:val=""/>
      <w:lvlJc w:val="left"/>
      <w:pPr>
        <w:tabs>
          <w:tab w:val="num" w:pos="1800"/>
        </w:tabs>
        <w:ind w:left="1800" w:hanging="360"/>
      </w:pPr>
      <w:rPr>
        <w:rFonts w:ascii="Symbol" w:hAnsi="Symbol" w:hint="default"/>
        <w:color w:val="auto"/>
        <w:sz w:val="22"/>
      </w:rPr>
    </w:lvl>
    <w:lvl w:ilvl="1">
      <w:start w:val="1"/>
      <w:numFmt w:val="lowerLetter"/>
      <w:pStyle w:val="List2alpha"/>
      <w:lvlText w:val="%2."/>
      <w:lvlJc w:val="left"/>
      <w:pPr>
        <w:tabs>
          <w:tab w:val="num" w:pos="2146"/>
        </w:tabs>
        <w:ind w:left="2160" w:hanging="360"/>
      </w:pPr>
      <w:rPr>
        <w:rFonts w:ascii="Times New Roman" w:hAnsi="Wingdings" w:hint="default"/>
        <w:sz w:val="22"/>
      </w:rPr>
    </w:lvl>
    <w:lvl w:ilvl="2">
      <w:start w:val="1"/>
      <w:numFmt w:val="bullet"/>
      <w:pStyle w:val="List3roman"/>
      <w:lvlText w:val=""/>
      <w:lvlJc w:val="left"/>
      <w:pPr>
        <w:tabs>
          <w:tab w:val="num" w:pos="2880"/>
        </w:tabs>
        <w:ind w:left="252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5014507B"/>
    <w:multiLevelType w:val="hybridMultilevel"/>
    <w:tmpl w:val="FFD07E3E"/>
    <w:lvl w:ilvl="0" w:tplc="E0B299C6">
      <w:start w:val="1"/>
      <w:numFmt w:val="bullet"/>
      <w:pStyle w:val="Step"/>
      <w:lvlText w:val=""/>
      <w:lvlJc w:val="left"/>
      <w:pPr>
        <w:tabs>
          <w:tab w:val="num" w:pos="1800"/>
        </w:tabs>
        <w:ind w:left="1800" w:hanging="360"/>
      </w:pPr>
      <w:rPr>
        <w:rFonts w:ascii="Wingdings" w:hAnsi="Wingdings" w:hint="default"/>
        <w:b w:val="0"/>
        <w:i w:val="0"/>
        <w:caps w:val="0"/>
        <w:strike w:val="0"/>
        <w:dstrike w:val="0"/>
        <w:vanish w:val="0"/>
        <w:color w:val="666699"/>
        <w:sz w:val="22"/>
        <w:szCs w:val="22"/>
        <w:vertAlign w:val="baseline"/>
      </w:rPr>
    </w:lvl>
    <w:lvl w:ilvl="1" w:tplc="BF3CF348">
      <w:start w:val="1"/>
      <w:numFmt w:val="bullet"/>
      <w:lvlText w:val="o"/>
      <w:lvlJc w:val="left"/>
      <w:pPr>
        <w:tabs>
          <w:tab w:val="num" w:pos="1440"/>
        </w:tabs>
        <w:ind w:left="1440" w:hanging="360"/>
      </w:pPr>
      <w:rPr>
        <w:rFonts w:ascii="Courier New" w:hAnsi="Courier New" w:hint="default"/>
      </w:rPr>
    </w:lvl>
    <w:lvl w:ilvl="2" w:tplc="B192D380">
      <w:start w:val="1"/>
      <w:numFmt w:val="bullet"/>
      <w:lvlText w:val=""/>
      <w:lvlJc w:val="left"/>
      <w:pPr>
        <w:tabs>
          <w:tab w:val="num" w:pos="2160"/>
        </w:tabs>
        <w:ind w:left="2160" w:hanging="360"/>
      </w:pPr>
      <w:rPr>
        <w:rFonts w:ascii="Wingdings" w:hAnsi="Wingdings" w:hint="default"/>
      </w:rPr>
    </w:lvl>
    <w:lvl w:ilvl="3" w:tplc="595E0328">
      <w:start w:val="1"/>
      <w:numFmt w:val="bullet"/>
      <w:lvlText w:val=""/>
      <w:lvlJc w:val="left"/>
      <w:pPr>
        <w:tabs>
          <w:tab w:val="num" w:pos="2880"/>
        </w:tabs>
        <w:ind w:left="2880" w:hanging="360"/>
      </w:pPr>
      <w:rPr>
        <w:rFonts w:ascii="Symbol" w:hAnsi="Symbol" w:hint="default"/>
      </w:rPr>
    </w:lvl>
    <w:lvl w:ilvl="4" w:tplc="5D20F49C" w:tentative="1">
      <w:start w:val="1"/>
      <w:numFmt w:val="bullet"/>
      <w:lvlText w:val="o"/>
      <w:lvlJc w:val="left"/>
      <w:pPr>
        <w:tabs>
          <w:tab w:val="num" w:pos="3600"/>
        </w:tabs>
        <w:ind w:left="3600" w:hanging="360"/>
      </w:pPr>
      <w:rPr>
        <w:rFonts w:ascii="Courier New" w:hAnsi="Courier New" w:hint="default"/>
      </w:rPr>
    </w:lvl>
    <w:lvl w:ilvl="5" w:tplc="9DE6E5FC" w:tentative="1">
      <w:start w:val="1"/>
      <w:numFmt w:val="bullet"/>
      <w:lvlText w:val=""/>
      <w:lvlJc w:val="left"/>
      <w:pPr>
        <w:tabs>
          <w:tab w:val="num" w:pos="4320"/>
        </w:tabs>
        <w:ind w:left="4320" w:hanging="360"/>
      </w:pPr>
      <w:rPr>
        <w:rFonts w:ascii="Wingdings" w:hAnsi="Wingdings" w:hint="default"/>
      </w:rPr>
    </w:lvl>
    <w:lvl w:ilvl="6" w:tplc="8EEEB230" w:tentative="1">
      <w:start w:val="1"/>
      <w:numFmt w:val="bullet"/>
      <w:lvlText w:val=""/>
      <w:lvlJc w:val="left"/>
      <w:pPr>
        <w:tabs>
          <w:tab w:val="num" w:pos="5040"/>
        </w:tabs>
        <w:ind w:left="5040" w:hanging="360"/>
      </w:pPr>
      <w:rPr>
        <w:rFonts w:ascii="Symbol" w:hAnsi="Symbol" w:hint="default"/>
      </w:rPr>
    </w:lvl>
    <w:lvl w:ilvl="7" w:tplc="863C3D4C" w:tentative="1">
      <w:start w:val="1"/>
      <w:numFmt w:val="bullet"/>
      <w:lvlText w:val="o"/>
      <w:lvlJc w:val="left"/>
      <w:pPr>
        <w:tabs>
          <w:tab w:val="num" w:pos="5760"/>
        </w:tabs>
        <w:ind w:left="5760" w:hanging="360"/>
      </w:pPr>
      <w:rPr>
        <w:rFonts w:ascii="Courier New" w:hAnsi="Courier New" w:hint="default"/>
      </w:rPr>
    </w:lvl>
    <w:lvl w:ilvl="8" w:tplc="0EA4F1BE" w:tentative="1">
      <w:start w:val="1"/>
      <w:numFmt w:val="bullet"/>
      <w:lvlText w:val=""/>
      <w:lvlJc w:val="left"/>
      <w:pPr>
        <w:tabs>
          <w:tab w:val="num" w:pos="6480"/>
        </w:tabs>
        <w:ind w:left="6480" w:hanging="360"/>
      </w:pPr>
      <w:rPr>
        <w:rFonts w:ascii="Wingdings" w:hAnsi="Wingdings" w:hint="default"/>
      </w:rPr>
    </w:lvl>
  </w:abstractNum>
  <w:abstractNum w:abstractNumId="13">
    <w:nsid w:val="57DD05F0"/>
    <w:multiLevelType w:val="multilevel"/>
    <w:tmpl w:val="68561F94"/>
    <w:lvl w:ilvl="0">
      <w:start w:val="1"/>
      <w:numFmt w:val="decimal"/>
      <w:lvlRestart w:val="0"/>
      <w:pStyle w:val="TableList1number"/>
      <w:lvlText w:val="%1."/>
      <w:lvlJc w:val="left"/>
      <w:pPr>
        <w:tabs>
          <w:tab w:val="num" w:pos="360"/>
        </w:tabs>
        <w:ind w:left="360" w:hanging="360"/>
      </w:pPr>
      <w:rPr>
        <w:rFonts w:ascii="Symbol" w:hAnsi="Symbol" w:hint="default"/>
        <w:color w:val="auto"/>
        <w:sz w:val="22"/>
      </w:rPr>
    </w:lvl>
    <w:lvl w:ilvl="1">
      <w:start w:val="1"/>
      <w:numFmt w:val="lowerLetter"/>
      <w:pStyle w:val="TableList2alpha"/>
      <w:lvlText w:val="%2."/>
      <w:lvlJc w:val="left"/>
      <w:pPr>
        <w:tabs>
          <w:tab w:val="num" w:pos="720"/>
        </w:tabs>
        <w:ind w:left="720" w:hanging="360"/>
      </w:pPr>
      <w:rPr>
        <w:rFonts w:ascii="Times New Roman" w:hAnsi="Times New Roman" w:hint="default"/>
        <w:sz w:val="22"/>
      </w:rPr>
    </w:lvl>
    <w:lvl w:ilvl="2">
      <w:start w:val="1"/>
      <w:numFmt w:val="lowerRoman"/>
      <w:pStyle w:val="TableList3roman"/>
      <w:lvlText w:val="%3."/>
      <w:lvlJc w:val="left"/>
      <w:pPr>
        <w:tabs>
          <w:tab w:val="num" w:pos="1440"/>
        </w:tabs>
        <w:ind w:left="108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14">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15">
    <w:nsid w:val="5BAE64DC"/>
    <w:multiLevelType w:val="multilevel"/>
    <w:tmpl w:val="828CA7C4"/>
    <w:styleLink w:val="UBullet"/>
    <w:lvl w:ilvl="0">
      <w:start w:val="1"/>
      <w:numFmt w:val="bullet"/>
      <w:lvlText w:val=""/>
      <w:lvlJc w:val="left"/>
      <w:pPr>
        <w:tabs>
          <w:tab w:val="num" w:pos="0"/>
        </w:tabs>
        <w:ind w:left="1800" w:hanging="360"/>
      </w:pPr>
      <w:rPr>
        <w:rFonts w:ascii="Wingdings" w:hAnsi="Wingdings" w:cs="Times New Roman" w:hint="default"/>
        <w:color w:val="5998C9"/>
        <w:sz w:val="12"/>
        <w:szCs w:val="12"/>
      </w:rPr>
    </w:lvl>
    <w:lvl w:ilvl="1">
      <w:start w:val="1"/>
      <w:numFmt w:val="bullet"/>
      <w:lvlText w:val=""/>
      <w:lvlJc w:val="left"/>
      <w:pPr>
        <w:tabs>
          <w:tab w:val="num" w:pos="0"/>
        </w:tabs>
        <w:ind w:left="2160" w:hanging="360"/>
      </w:pPr>
      <w:rPr>
        <w:rFonts w:ascii="Wingdings" w:hAnsi="Wingdings" w:cs="Times New Roman" w:hint="default"/>
        <w:color w:val="5998C9"/>
        <w:sz w:val="24"/>
        <w:szCs w:val="18"/>
      </w:rPr>
    </w:lvl>
    <w:lvl w:ilvl="2">
      <w:start w:val="1"/>
      <w:numFmt w:val="bullet"/>
      <w:lvlText w:val=""/>
      <w:lvlJc w:val="left"/>
      <w:pPr>
        <w:tabs>
          <w:tab w:val="num" w:pos="0"/>
        </w:tabs>
        <w:ind w:left="2520" w:hanging="360"/>
      </w:pPr>
      <w:rPr>
        <w:rFonts w:ascii="Wingdings" w:hAnsi="Wingdings" w:cs="Times New Roman" w:hint="default"/>
        <w:color w:val="5998C9"/>
        <w:sz w:val="10"/>
        <w:szCs w:val="22"/>
      </w:rPr>
    </w:lvl>
    <w:lvl w:ilvl="3">
      <w:start w:val="1"/>
      <w:numFmt w:val="bullet"/>
      <w:lvlText w:val=""/>
      <w:lvlJc w:val="left"/>
      <w:pPr>
        <w:tabs>
          <w:tab w:val="num" w:pos="0"/>
        </w:tabs>
        <w:ind w:left="2880" w:hanging="360"/>
      </w:pPr>
      <w:rPr>
        <w:rFonts w:ascii="Wingdings" w:hAnsi="Wingdings" w:cs="Times New Roman" w:hint="default"/>
        <w:color w:val="005AB4"/>
        <w:sz w:val="20"/>
        <w:szCs w:val="22"/>
      </w:rPr>
    </w:lvl>
    <w:lvl w:ilvl="4">
      <w:start w:val="1"/>
      <w:numFmt w:val="bullet"/>
      <w:lvlText w:val=""/>
      <w:lvlJc w:val="left"/>
      <w:pPr>
        <w:tabs>
          <w:tab w:val="num" w:pos="0"/>
        </w:tabs>
        <w:ind w:left="3240" w:hanging="360"/>
      </w:pPr>
      <w:rPr>
        <w:rFonts w:ascii="Wingdings" w:hAnsi="Wingdings" w:cs="Times New Roman" w:hint="default"/>
        <w:color w:val="005AB4"/>
        <w:sz w:val="20"/>
        <w:szCs w:val="22"/>
      </w:rPr>
    </w:lvl>
    <w:lvl w:ilvl="5">
      <w:start w:val="1"/>
      <w:numFmt w:val="bullet"/>
      <w:lvlText w:val=""/>
      <w:lvlJc w:val="left"/>
      <w:pPr>
        <w:tabs>
          <w:tab w:val="num" w:pos="0"/>
        </w:tabs>
        <w:ind w:left="3600" w:hanging="360"/>
      </w:pPr>
      <w:rPr>
        <w:rFonts w:ascii="Wingdings" w:hAnsi="Wingdings" w:cs="Times New Roman" w:hint="default"/>
        <w:color w:val="005AB4"/>
        <w:sz w:val="20"/>
        <w:szCs w:val="22"/>
      </w:rPr>
    </w:lvl>
    <w:lvl w:ilvl="6">
      <w:start w:val="1"/>
      <w:numFmt w:val="bullet"/>
      <w:lvlText w:val=""/>
      <w:lvlJc w:val="left"/>
      <w:pPr>
        <w:tabs>
          <w:tab w:val="num" w:pos="0"/>
        </w:tabs>
        <w:ind w:left="3960" w:hanging="360"/>
      </w:pPr>
      <w:rPr>
        <w:rFonts w:ascii="Wingdings" w:hAnsi="Wingdings" w:cs="Times New Roman" w:hint="default"/>
        <w:color w:val="005AB4"/>
        <w:sz w:val="20"/>
        <w:szCs w:val="22"/>
      </w:rPr>
    </w:lvl>
    <w:lvl w:ilvl="7">
      <w:start w:val="1"/>
      <w:numFmt w:val="bullet"/>
      <w:lvlText w:val=""/>
      <w:lvlJc w:val="left"/>
      <w:pPr>
        <w:tabs>
          <w:tab w:val="num" w:pos="0"/>
        </w:tabs>
        <w:ind w:left="4320" w:hanging="360"/>
      </w:pPr>
      <w:rPr>
        <w:rFonts w:ascii="Wingdings" w:hAnsi="Wingdings" w:cs="Times New Roman" w:hint="default"/>
        <w:color w:val="005AB4"/>
        <w:sz w:val="20"/>
        <w:szCs w:val="22"/>
      </w:rPr>
    </w:lvl>
    <w:lvl w:ilvl="8">
      <w:start w:val="1"/>
      <w:numFmt w:val="bullet"/>
      <w:lvlText w:val=""/>
      <w:lvlJc w:val="left"/>
      <w:pPr>
        <w:tabs>
          <w:tab w:val="num" w:pos="0"/>
        </w:tabs>
        <w:ind w:left="4680" w:hanging="360"/>
      </w:pPr>
      <w:rPr>
        <w:rFonts w:ascii="Wingdings" w:hAnsi="Wingdings" w:cs="Times New Roman" w:hint="default"/>
        <w:color w:val="005AB4"/>
        <w:sz w:val="20"/>
        <w:szCs w:val="22"/>
      </w:rPr>
    </w:lvl>
  </w:abstractNum>
  <w:abstractNum w:abstractNumId="16">
    <w:nsid w:val="5DC106A5"/>
    <w:multiLevelType w:val="hybridMultilevel"/>
    <w:tmpl w:val="8C06487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E8F5024"/>
    <w:multiLevelType w:val="hybridMultilevel"/>
    <w:tmpl w:val="A31601F4"/>
    <w:lvl w:ilvl="0" w:tplc="86C016C2">
      <w:start w:val="1"/>
      <w:numFmt w:val="bullet"/>
      <w:lvlRestart w:val="0"/>
      <w:pStyle w:val="Bullet3hollow"/>
      <w:lvlText w:val="□"/>
      <w:lvlJc w:val="left"/>
      <w:pPr>
        <w:tabs>
          <w:tab w:val="num" w:pos="2520"/>
        </w:tabs>
        <w:ind w:left="2520" w:hanging="360"/>
      </w:pPr>
      <w:rPr>
        <w:rFonts w:ascii="Times New Roman" w:hAnsi="Times New Roman" w:cs="Times New Roman" w:hint="default"/>
        <w:b w:val="0"/>
        <w:bCs w:val="0"/>
        <w:i w:val="0"/>
        <w:iCs w:val="0"/>
        <w:color w:val="336699"/>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03644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E130B27"/>
    <w:multiLevelType w:val="hybridMultilevel"/>
    <w:tmpl w:val="254C2AEC"/>
    <w:lvl w:ilvl="0" w:tplc="EBBC34C6">
      <w:start w:val="1"/>
      <w:numFmt w:val="bullet"/>
      <w:pStyle w:val="CheckMark2"/>
      <w:lvlText w:val=""/>
      <w:lvlJc w:val="left"/>
      <w:pPr>
        <w:tabs>
          <w:tab w:val="num" w:pos="792"/>
        </w:tabs>
        <w:ind w:left="792" w:hanging="360"/>
      </w:pPr>
      <w:rPr>
        <w:rFonts w:ascii="Symbol" w:hAnsi="Symbol" w:hint="default"/>
        <w:color w:val="EFAA23"/>
        <w:sz w:val="22"/>
      </w:rPr>
    </w:lvl>
    <w:lvl w:ilvl="1" w:tplc="1C761E04">
      <w:start w:val="1"/>
      <w:numFmt w:val="decimal"/>
      <w:lvlText w:val="%2."/>
      <w:lvlJc w:val="left"/>
      <w:pPr>
        <w:tabs>
          <w:tab w:val="num" w:pos="1440"/>
        </w:tabs>
        <w:ind w:left="1440" w:hanging="360"/>
      </w:pPr>
    </w:lvl>
    <w:lvl w:ilvl="2" w:tplc="BFC44C60">
      <w:start w:val="1"/>
      <w:numFmt w:val="decimal"/>
      <w:lvlText w:val="%3."/>
      <w:lvlJc w:val="left"/>
      <w:pPr>
        <w:tabs>
          <w:tab w:val="num" w:pos="2160"/>
        </w:tabs>
        <w:ind w:left="2160" w:hanging="360"/>
      </w:pPr>
    </w:lvl>
    <w:lvl w:ilvl="3" w:tplc="8908871A">
      <w:start w:val="1"/>
      <w:numFmt w:val="decimal"/>
      <w:lvlText w:val="%4."/>
      <w:lvlJc w:val="left"/>
      <w:pPr>
        <w:tabs>
          <w:tab w:val="num" w:pos="2880"/>
        </w:tabs>
        <w:ind w:left="2880" w:hanging="360"/>
      </w:pPr>
    </w:lvl>
    <w:lvl w:ilvl="4" w:tplc="567E9B94">
      <w:start w:val="1"/>
      <w:numFmt w:val="decimal"/>
      <w:lvlText w:val="%5."/>
      <w:lvlJc w:val="left"/>
      <w:pPr>
        <w:tabs>
          <w:tab w:val="num" w:pos="3600"/>
        </w:tabs>
        <w:ind w:left="3600" w:hanging="360"/>
      </w:pPr>
    </w:lvl>
    <w:lvl w:ilvl="5" w:tplc="1B526682">
      <w:start w:val="1"/>
      <w:numFmt w:val="decimal"/>
      <w:lvlText w:val="%6."/>
      <w:lvlJc w:val="left"/>
      <w:pPr>
        <w:tabs>
          <w:tab w:val="num" w:pos="4320"/>
        </w:tabs>
        <w:ind w:left="4320" w:hanging="360"/>
      </w:pPr>
    </w:lvl>
    <w:lvl w:ilvl="6" w:tplc="0DE67CA2">
      <w:start w:val="1"/>
      <w:numFmt w:val="decimal"/>
      <w:lvlText w:val="%7."/>
      <w:lvlJc w:val="left"/>
      <w:pPr>
        <w:tabs>
          <w:tab w:val="num" w:pos="5040"/>
        </w:tabs>
        <w:ind w:left="5040" w:hanging="360"/>
      </w:pPr>
    </w:lvl>
    <w:lvl w:ilvl="7" w:tplc="D83C1D66">
      <w:start w:val="1"/>
      <w:numFmt w:val="decimal"/>
      <w:lvlText w:val="%8."/>
      <w:lvlJc w:val="left"/>
      <w:pPr>
        <w:tabs>
          <w:tab w:val="num" w:pos="5760"/>
        </w:tabs>
        <w:ind w:left="5760" w:hanging="360"/>
      </w:pPr>
    </w:lvl>
    <w:lvl w:ilvl="8" w:tplc="3AB81B76">
      <w:start w:val="1"/>
      <w:numFmt w:val="decimal"/>
      <w:lvlText w:val="%9."/>
      <w:lvlJc w:val="left"/>
      <w:pPr>
        <w:tabs>
          <w:tab w:val="num" w:pos="6480"/>
        </w:tabs>
        <w:ind w:left="6480" w:hanging="360"/>
      </w:pPr>
    </w:lvl>
  </w:abstractNum>
  <w:abstractNum w:abstractNumId="20">
    <w:nsid w:val="76267007"/>
    <w:multiLevelType w:val="multilevel"/>
    <w:tmpl w:val="6EC05C80"/>
    <w:styleLink w:val="UBulletTable"/>
    <w:lvl w:ilvl="0">
      <w:start w:val="1"/>
      <w:numFmt w:val="bullet"/>
      <w:lvlText w:val=""/>
      <w:lvlJc w:val="left"/>
      <w:pPr>
        <w:tabs>
          <w:tab w:val="num" w:pos="0"/>
        </w:tabs>
        <w:ind w:left="360" w:hanging="360"/>
      </w:pPr>
      <w:rPr>
        <w:rFonts w:ascii="Wingdings" w:hAnsi="Wingdings" w:cs="Times New Roman" w:hint="default"/>
        <w:color w:val="5998C9"/>
        <w:sz w:val="12"/>
        <w:szCs w:val="12"/>
      </w:rPr>
    </w:lvl>
    <w:lvl w:ilvl="1">
      <w:start w:val="1"/>
      <w:numFmt w:val="bullet"/>
      <w:lvlText w:val=""/>
      <w:lvlJc w:val="left"/>
      <w:pPr>
        <w:tabs>
          <w:tab w:val="num" w:pos="0"/>
        </w:tabs>
        <w:ind w:left="720" w:hanging="360"/>
      </w:pPr>
      <w:rPr>
        <w:rFonts w:ascii="Wingdings" w:hAnsi="Wingdings" w:cs="Times New Roman" w:hint="default"/>
        <w:color w:val="5998C9"/>
        <w:sz w:val="24"/>
        <w:szCs w:val="12"/>
      </w:rPr>
    </w:lvl>
    <w:lvl w:ilvl="2">
      <w:start w:val="1"/>
      <w:numFmt w:val="bullet"/>
      <w:lvlText w:val=""/>
      <w:lvlJc w:val="left"/>
      <w:pPr>
        <w:tabs>
          <w:tab w:val="num" w:pos="0"/>
        </w:tabs>
        <w:ind w:left="1080" w:hanging="360"/>
      </w:pPr>
      <w:rPr>
        <w:rFonts w:ascii="Wingdings" w:hAnsi="Wingdings" w:cs="Times New Roman" w:hint="default"/>
        <w:color w:val="5998C9"/>
        <w:sz w:val="10"/>
        <w:szCs w:val="12"/>
      </w:rPr>
    </w:lvl>
    <w:lvl w:ilvl="3">
      <w:start w:val="1"/>
      <w:numFmt w:val="bullet"/>
      <w:lvlText w:val=""/>
      <w:lvlJc w:val="left"/>
      <w:pPr>
        <w:tabs>
          <w:tab w:val="num" w:pos="0"/>
        </w:tabs>
        <w:ind w:left="1440" w:hanging="360"/>
      </w:pPr>
      <w:rPr>
        <w:rFonts w:ascii="Wingdings" w:hAnsi="Wingdings" w:cs="Times New Roman" w:hint="default"/>
        <w:color w:val="005AB4"/>
        <w:sz w:val="20"/>
        <w:szCs w:val="12"/>
      </w:rPr>
    </w:lvl>
    <w:lvl w:ilvl="4">
      <w:start w:val="1"/>
      <w:numFmt w:val="bullet"/>
      <w:lvlText w:val=""/>
      <w:lvlJc w:val="left"/>
      <w:pPr>
        <w:tabs>
          <w:tab w:val="num" w:pos="0"/>
        </w:tabs>
        <w:ind w:left="1800" w:hanging="360"/>
      </w:pPr>
      <w:rPr>
        <w:rFonts w:ascii="Wingdings" w:hAnsi="Wingdings" w:cs="Times New Roman" w:hint="default"/>
        <w:color w:val="005AB4"/>
        <w:sz w:val="20"/>
        <w:szCs w:val="12"/>
      </w:rPr>
    </w:lvl>
    <w:lvl w:ilvl="5">
      <w:start w:val="1"/>
      <w:numFmt w:val="bullet"/>
      <w:lvlText w:val=""/>
      <w:lvlJc w:val="left"/>
      <w:pPr>
        <w:tabs>
          <w:tab w:val="num" w:pos="0"/>
        </w:tabs>
        <w:ind w:left="2160" w:hanging="360"/>
      </w:pPr>
      <w:rPr>
        <w:rFonts w:ascii="Wingdings" w:hAnsi="Wingdings" w:cs="Times New Roman" w:hint="default"/>
        <w:color w:val="005AB4"/>
        <w:sz w:val="20"/>
        <w:szCs w:val="12"/>
      </w:rPr>
    </w:lvl>
    <w:lvl w:ilvl="6">
      <w:start w:val="1"/>
      <w:numFmt w:val="bullet"/>
      <w:lvlText w:val=""/>
      <w:lvlJc w:val="left"/>
      <w:pPr>
        <w:tabs>
          <w:tab w:val="num" w:pos="0"/>
        </w:tabs>
        <w:ind w:left="2520" w:hanging="360"/>
      </w:pPr>
      <w:rPr>
        <w:rFonts w:ascii="Wingdings" w:hAnsi="Wingdings" w:cs="Times New Roman" w:hint="default"/>
        <w:color w:val="005AB4"/>
        <w:sz w:val="20"/>
        <w:szCs w:val="12"/>
      </w:rPr>
    </w:lvl>
    <w:lvl w:ilvl="7">
      <w:start w:val="1"/>
      <w:numFmt w:val="bullet"/>
      <w:lvlText w:val=""/>
      <w:lvlJc w:val="left"/>
      <w:pPr>
        <w:tabs>
          <w:tab w:val="num" w:pos="0"/>
        </w:tabs>
        <w:ind w:left="2880" w:hanging="360"/>
      </w:pPr>
      <w:rPr>
        <w:rFonts w:ascii="Wingdings" w:hAnsi="Wingdings" w:cs="Times New Roman" w:hint="default"/>
        <w:color w:val="005AB4"/>
        <w:sz w:val="20"/>
        <w:szCs w:val="12"/>
      </w:rPr>
    </w:lvl>
    <w:lvl w:ilvl="8">
      <w:start w:val="1"/>
      <w:numFmt w:val="bullet"/>
      <w:lvlText w:val=""/>
      <w:lvlJc w:val="left"/>
      <w:pPr>
        <w:tabs>
          <w:tab w:val="num" w:pos="0"/>
        </w:tabs>
        <w:ind w:left="3240" w:hanging="360"/>
      </w:pPr>
      <w:rPr>
        <w:rFonts w:ascii="Wingdings" w:hAnsi="Wingdings" w:cs="Times New Roman" w:hint="default"/>
        <w:color w:val="005AB4"/>
        <w:sz w:val="20"/>
        <w:szCs w:val="12"/>
      </w:rPr>
    </w:lvl>
  </w:abstractNum>
  <w:abstractNum w:abstractNumId="21">
    <w:nsid w:val="789A7585"/>
    <w:multiLevelType w:val="hybridMultilevel"/>
    <w:tmpl w:val="0AAA74F0"/>
    <w:lvl w:ilvl="0" w:tplc="30127B0C">
      <w:start w:val="1"/>
      <w:numFmt w:val="bullet"/>
      <w:pStyle w:val="Bullet1square"/>
      <w:lvlText w:val="■"/>
      <w:lvlJc w:val="left"/>
      <w:pPr>
        <w:tabs>
          <w:tab w:val="num" w:pos="1800"/>
        </w:tabs>
        <w:ind w:left="1800" w:hanging="360"/>
      </w:pPr>
      <w:rPr>
        <w:rFonts w:ascii="Times New Roman" w:hAnsi="Times New Roman" w:cs="Times New Roman" w:hint="default"/>
        <w:color w:val="336699"/>
        <w:sz w:val="18"/>
        <w:szCs w:val="18"/>
      </w:rPr>
    </w:lvl>
    <w:lvl w:ilvl="1" w:tplc="C40EC60E">
      <w:start w:val="1"/>
      <w:numFmt w:val="bullet"/>
      <w:lvlText w:val="o"/>
      <w:lvlJc w:val="left"/>
      <w:pPr>
        <w:tabs>
          <w:tab w:val="num" w:pos="1440"/>
        </w:tabs>
        <w:ind w:left="1440" w:hanging="360"/>
      </w:pPr>
      <w:rPr>
        <w:rFonts w:ascii="Courier New" w:hAnsi="Courier New" w:hint="default"/>
      </w:rPr>
    </w:lvl>
    <w:lvl w:ilvl="2" w:tplc="9446CCAC">
      <w:start w:val="1"/>
      <w:numFmt w:val="bullet"/>
      <w:lvlText w:val=""/>
      <w:lvlJc w:val="left"/>
      <w:pPr>
        <w:tabs>
          <w:tab w:val="num" w:pos="2160"/>
        </w:tabs>
        <w:ind w:left="2160" w:hanging="360"/>
      </w:pPr>
      <w:rPr>
        <w:rFonts w:ascii="Wingdings" w:hAnsi="Wingdings" w:hint="default"/>
      </w:rPr>
    </w:lvl>
    <w:lvl w:ilvl="3" w:tplc="5DD669AE">
      <w:start w:val="1"/>
      <w:numFmt w:val="bullet"/>
      <w:lvlText w:val=""/>
      <w:lvlJc w:val="left"/>
      <w:pPr>
        <w:tabs>
          <w:tab w:val="num" w:pos="2880"/>
        </w:tabs>
        <w:ind w:left="2880" w:hanging="360"/>
      </w:pPr>
      <w:rPr>
        <w:rFonts w:ascii="Symbol" w:hAnsi="Symbol" w:hint="default"/>
      </w:rPr>
    </w:lvl>
    <w:lvl w:ilvl="4" w:tplc="BC5230CA">
      <w:start w:val="1"/>
      <w:numFmt w:val="bullet"/>
      <w:lvlText w:val="o"/>
      <w:lvlJc w:val="left"/>
      <w:pPr>
        <w:tabs>
          <w:tab w:val="num" w:pos="3600"/>
        </w:tabs>
        <w:ind w:left="3600" w:hanging="360"/>
      </w:pPr>
      <w:rPr>
        <w:rFonts w:ascii="Courier New" w:hAnsi="Courier New" w:hint="default"/>
      </w:rPr>
    </w:lvl>
    <w:lvl w:ilvl="5" w:tplc="1DB88BBA" w:tentative="1">
      <w:start w:val="1"/>
      <w:numFmt w:val="bullet"/>
      <w:lvlText w:val=""/>
      <w:lvlJc w:val="left"/>
      <w:pPr>
        <w:tabs>
          <w:tab w:val="num" w:pos="4320"/>
        </w:tabs>
        <w:ind w:left="4320" w:hanging="360"/>
      </w:pPr>
      <w:rPr>
        <w:rFonts w:ascii="Wingdings" w:hAnsi="Wingdings" w:hint="default"/>
      </w:rPr>
    </w:lvl>
    <w:lvl w:ilvl="6" w:tplc="F77CE090" w:tentative="1">
      <w:start w:val="1"/>
      <w:numFmt w:val="bullet"/>
      <w:lvlText w:val=""/>
      <w:lvlJc w:val="left"/>
      <w:pPr>
        <w:tabs>
          <w:tab w:val="num" w:pos="5040"/>
        </w:tabs>
        <w:ind w:left="5040" w:hanging="360"/>
      </w:pPr>
      <w:rPr>
        <w:rFonts w:ascii="Symbol" w:hAnsi="Symbol" w:hint="default"/>
      </w:rPr>
    </w:lvl>
    <w:lvl w:ilvl="7" w:tplc="7C204D7E" w:tentative="1">
      <w:start w:val="1"/>
      <w:numFmt w:val="bullet"/>
      <w:lvlText w:val="o"/>
      <w:lvlJc w:val="left"/>
      <w:pPr>
        <w:tabs>
          <w:tab w:val="num" w:pos="5760"/>
        </w:tabs>
        <w:ind w:left="5760" w:hanging="360"/>
      </w:pPr>
      <w:rPr>
        <w:rFonts w:ascii="Courier New" w:hAnsi="Courier New" w:hint="default"/>
      </w:rPr>
    </w:lvl>
    <w:lvl w:ilvl="8" w:tplc="36BEA832" w:tentative="1">
      <w:start w:val="1"/>
      <w:numFmt w:val="bullet"/>
      <w:lvlText w:val=""/>
      <w:lvlJc w:val="left"/>
      <w:pPr>
        <w:tabs>
          <w:tab w:val="num" w:pos="6480"/>
        </w:tabs>
        <w:ind w:left="6480" w:hanging="360"/>
      </w:pPr>
      <w:rPr>
        <w:rFonts w:ascii="Wingdings" w:hAnsi="Wingdings" w:hint="default"/>
      </w:rPr>
    </w:lvl>
  </w:abstractNum>
  <w:abstractNum w:abstractNumId="22">
    <w:nsid w:val="794C2C37"/>
    <w:multiLevelType w:val="multilevel"/>
    <w:tmpl w:val="484AB4C2"/>
    <w:lvl w:ilvl="0">
      <w:start w:val="1"/>
      <w:numFmt w:val="decimal"/>
      <w:lvlRestart w:val="0"/>
      <w:pStyle w:val="Heading1"/>
      <w:lvlText w:val="%1."/>
      <w:lvlJc w:val="left"/>
      <w:pPr>
        <w:tabs>
          <w:tab w:val="num" w:pos="1440"/>
        </w:tabs>
        <w:ind w:left="1440" w:hanging="1440"/>
      </w:pPr>
      <w:rPr>
        <w:rFonts w:ascii="Arial" w:hAnsi="Arial" w:cs="Arial" w:hint="default"/>
        <w:b/>
        <w:bCs/>
        <w:i w:val="0"/>
        <w:iCs w:val="0"/>
        <w:color w:val="FF6600"/>
        <w:sz w:val="48"/>
        <w:szCs w:val="48"/>
        <w:u w:val="none"/>
      </w:rPr>
    </w:lvl>
    <w:lvl w:ilvl="1">
      <w:start w:val="1"/>
      <w:numFmt w:val="decimal"/>
      <w:pStyle w:val="Heading2"/>
      <w:lvlText w:val="%1.%2."/>
      <w:lvlJc w:val="left"/>
      <w:pPr>
        <w:tabs>
          <w:tab w:val="num" w:pos="1440"/>
        </w:tabs>
        <w:ind w:left="1440" w:hanging="1440"/>
      </w:pPr>
      <w:rPr>
        <w:rFonts w:ascii="Arial" w:hAnsi="Arial" w:cs="Arial" w:hint="default"/>
        <w:b/>
        <w:bCs/>
        <w:i w:val="0"/>
        <w:iCs w:val="0"/>
        <w:color w:val="003366"/>
        <w:sz w:val="32"/>
        <w:szCs w:val="32"/>
        <w:u w:val="none"/>
      </w:rPr>
    </w:lvl>
    <w:lvl w:ilvl="2">
      <w:start w:val="1"/>
      <w:numFmt w:val="decimal"/>
      <w:pStyle w:val="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Heading4"/>
      <w:lvlText w:val="%1.%2.%3.%4."/>
      <w:lvlJc w:val="left"/>
      <w:pPr>
        <w:tabs>
          <w:tab w:val="num" w:pos="3060"/>
        </w:tabs>
        <w:ind w:left="3060" w:hanging="1440"/>
      </w:pPr>
      <w:rPr>
        <w:rFonts w:ascii="Arial" w:hAnsi="Arial" w:cs="Arial" w:hint="default"/>
        <w:b/>
        <w:bCs/>
        <w:i w:val="0"/>
        <w:iCs w:val="0"/>
        <w:color w:val="336699"/>
        <w:sz w:val="22"/>
        <w:szCs w:val="22"/>
        <w:u w:val="none"/>
      </w:rPr>
    </w:lvl>
    <w:lvl w:ilvl="4">
      <w:start w:val="1"/>
      <w:numFmt w:val="decimal"/>
      <w:lvlRestart w:val="0"/>
      <w:pStyle w:val="Heading5"/>
      <w:lvlText w:val="%4%1.%2.%3.%5."/>
      <w:lvlJc w:val="left"/>
      <w:pPr>
        <w:tabs>
          <w:tab w:val="num" w:pos="2880"/>
        </w:tabs>
        <w:ind w:left="2880" w:hanging="720"/>
      </w:pPr>
      <w:rPr>
        <w:rFonts w:ascii="Arial" w:hAnsi="Arial" w:hint="default"/>
        <w:b/>
        <w:i w:val="0"/>
        <w:color w:val="336699"/>
        <w:sz w:val="22"/>
      </w:rPr>
    </w:lvl>
    <w:lvl w:ilvl="5">
      <w:start w:val="1"/>
      <w:numFmt w:val="decimal"/>
      <w:lvlText w:val="%1.%2.%3.%4.%5.%6."/>
      <w:lvlJc w:val="left"/>
      <w:pPr>
        <w:tabs>
          <w:tab w:val="num" w:pos="3960"/>
        </w:tabs>
        <w:ind w:left="2736" w:hanging="936"/>
      </w:pPr>
      <w:rPr>
        <w:rFonts w:ascii="Arial" w:hAnsi="Wingdings" w:hint="default"/>
      </w:rPr>
    </w:lvl>
    <w:lvl w:ilvl="6">
      <w:start w:val="1"/>
      <w:numFmt w:val="decimal"/>
      <w:lvlText w:val="%1.%2.%3.%4.%5.%6.%7."/>
      <w:lvlJc w:val="left"/>
      <w:pPr>
        <w:tabs>
          <w:tab w:val="num" w:pos="4680"/>
        </w:tabs>
        <w:ind w:left="3240" w:hanging="1080"/>
      </w:pPr>
      <w:rPr>
        <w:rFonts w:ascii="Arial" w:hAnsi="Wingdings" w:hint="default"/>
      </w:rPr>
    </w:lvl>
    <w:lvl w:ilvl="7">
      <w:start w:val="1"/>
      <w:numFmt w:val="decimal"/>
      <w:lvlText w:val="%1.%2.%3.%4.%5.%6.%7.%8."/>
      <w:lvlJc w:val="left"/>
      <w:pPr>
        <w:tabs>
          <w:tab w:val="num" w:pos="5400"/>
        </w:tabs>
        <w:ind w:left="3744" w:hanging="1224"/>
      </w:pPr>
      <w:rPr>
        <w:rFonts w:ascii="Arial" w:hAnsi="Symbol" w:hint="default"/>
      </w:rPr>
    </w:lvl>
    <w:lvl w:ilvl="8">
      <w:start w:val="1"/>
      <w:numFmt w:val="decimal"/>
      <w:lvlText w:val="%1.%2.%3.%4.%5.%6.%7.%8.%9."/>
      <w:lvlJc w:val="left"/>
      <w:pPr>
        <w:tabs>
          <w:tab w:val="num" w:pos="6120"/>
        </w:tabs>
        <w:ind w:left="4320" w:hanging="1440"/>
      </w:pPr>
      <w:rPr>
        <w:rFonts w:ascii="Arial" w:hAnsi="Symbol" w:hint="default"/>
      </w:rPr>
    </w:lvl>
  </w:abstractNum>
  <w:abstractNum w:abstractNumId="23">
    <w:nsid w:val="7C330130"/>
    <w:multiLevelType w:val="hybridMultilevel"/>
    <w:tmpl w:val="96885B32"/>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8"/>
  </w:num>
  <w:num w:numId="2">
    <w:abstractNumId w:val="10"/>
  </w:num>
  <w:num w:numId="3">
    <w:abstractNumId w:val="9"/>
  </w:num>
  <w:num w:numId="4">
    <w:abstractNumId w:val="17"/>
  </w:num>
  <w:num w:numId="5">
    <w:abstractNumId w:val="22"/>
  </w:num>
  <w:num w:numId="6">
    <w:abstractNumId w:val="12"/>
  </w:num>
  <w:num w:numId="7">
    <w:abstractNumId w:val="6"/>
  </w:num>
  <w:num w:numId="8">
    <w:abstractNumId w:val="15"/>
  </w:num>
  <w:num w:numId="9">
    <w:abstractNumId w:val="20"/>
  </w:num>
  <w:num w:numId="10">
    <w:abstractNumId w:val="5"/>
  </w:num>
  <w:num w:numId="11">
    <w:abstractNumId w:val="14"/>
  </w:num>
  <w:num w:numId="12">
    <w:abstractNumId w:val="21"/>
  </w:num>
  <w:num w:numId="13">
    <w:abstractNumId w:val="11"/>
  </w:num>
  <w:num w:numId="14">
    <w:abstractNumId w:val="13"/>
  </w:num>
  <w:num w:numId="15">
    <w:abstractNumId w:val="3"/>
  </w:num>
  <w:num w:numId="16">
    <w:abstractNumId w:val="2"/>
  </w:num>
  <w:num w:numId="17">
    <w:abstractNumId w:val="1"/>
  </w:num>
  <w:num w:numId="18">
    <w:abstractNumId w:val="0"/>
    <w:lvlOverride w:ilvl="0">
      <w:startOverride w:val="1"/>
    </w:lvlOverride>
  </w:num>
  <w:num w:numId="19">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23"/>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num>
  <w:num w:numId="27">
    <w:abstractNumId w:val="7"/>
  </w:num>
  <w:num w:numId="28">
    <w:abstractNumId w:val="21"/>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2"/>
  </w:num>
  <w:num w:numId="32">
    <w:abstractNumId w:val="21"/>
  </w:num>
  <w:num w:numId="33">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B4052"/>
    <w:rsid w:val="00000360"/>
    <w:rsid w:val="00000454"/>
    <w:rsid w:val="00001075"/>
    <w:rsid w:val="000015E0"/>
    <w:rsid w:val="00001A54"/>
    <w:rsid w:val="0000205C"/>
    <w:rsid w:val="00002114"/>
    <w:rsid w:val="0000225A"/>
    <w:rsid w:val="000037C1"/>
    <w:rsid w:val="00004362"/>
    <w:rsid w:val="000045D9"/>
    <w:rsid w:val="00004A13"/>
    <w:rsid w:val="00004A43"/>
    <w:rsid w:val="00004BD6"/>
    <w:rsid w:val="00004E45"/>
    <w:rsid w:val="00005998"/>
    <w:rsid w:val="00005F8E"/>
    <w:rsid w:val="00006FFE"/>
    <w:rsid w:val="000071E5"/>
    <w:rsid w:val="000071E6"/>
    <w:rsid w:val="000100C8"/>
    <w:rsid w:val="0001014A"/>
    <w:rsid w:val="000102D6"/>
    <w:rsid w:val="00010327"/>
    <w:rsid w:val="000105BE"/>
    <w:rsid w:val="000106A5"/>
    <w:rsid w:val="00010738"/>
    <w:rsid w:val="00010B95"/>
    <w:rsid w:val="00011091"/>
    <w:rsid w:val="00011384"/>
    <w:rsid w:val="000114FF"/>
    <w:rsid w:val="0001184D"/>
    <w:rsid w:val="00011EE6"/>
    <w:rsid w:val="00012742"/>
    <w:rsid w:val="00012918"/>
    <w:rsid w:val="00012E2A"/>
    <w:rsid w:val="00012FBE"/>
    <w:rsid w:val="00013094"/>
    <w:rsid w:val="000133A4"/>
    <w:rsid w:val="000133E8"/>
    <w:rsid w:val="00013845"/>
    <w:rsid w:val="00013AD2"/>
    <w:rsid w:val="000146FA"/>
    <w:rsid w:val="00015526"/>
    <w:rsid w:val="000157B2"/>
    <w:rsid w:val="00015F5D"/>
    <w:rsid w:val="0001611C"/>
    <w:rsid w:val="00016547"/>
    <w:rsid w:val="0001655B"/>
    <w:rsid w:val="00016854"/>
    <w:rsid w:val="00017304"/>
    <w:rsid w:val="00017438"/>
    <w:rsid w:val="00017BAD"/>
    <w:rsid w:val="00017BC8"/>
    <w:rsid w:val="00017C74"/>
    <w:rsid w:val="00020B5E"/>
    <w:rsid w:val="00020F8C"/>
    <w:rsid w:val="000215F6"/>
    <w:rsid w:val="00021D7B"/>
    <w:rsid w:val="0002216F"/>
    <w:rsid w:val="0002278C"/>
    <w:rsid w:val="000236F3"/>
    <w:rsid w:val="00023AF7"/>
    <w:rsid w:val="00023C23"/>
    <w:rsid w:val="00024F3B"/>
    <w:rsid w:val="000250FC"/>
    <w:rsid w:val="000252F1"/>
    <w:rsid w:val="000256B3"/>
    <w:rsid w:val="0002570A"/>
    <w:rsid w:val="00025B70"/>
    <w:rsid w:val="00026528"/>
    <w:rsid w:val="00026918"/>
    <w:rsid w:val="00027134"/>
    <w:rsid w:val="00027403"/>
    <w:rsid w:val="0003014A"/>
    <w:rsid w:val="000304FE"/>
    <w:rsid w:val="00030546"/>
    <w:rsid w:val="00030A7C"/>
    <w:rsid w:val="00031262"/>
    <w:rsid w:val="00031478"/>
    <w:rsid w:val="00031AB3"/>
    <w:rsid w:val="00031E43"/>
    <w:rsid w:val="0003290D"/>
    <w:rsid w:val="00032D85"/>
    <w:rsid w:val="000331F5"/>
    <w:rsid w:val="000334E9"/>
    <w:rsid w:val="00033537"/>
    <w:rsid w:val="00034438"/>
    <w:rsid w:val="000356EB"/>
    <w:rsid w:val="00035901"/>
    <w:rsid w:val="000365CD"/>
    <w:rsid w:val="00036AEF"/>
    <w:rsid w:val="00036E6D"/>
    <w:rsid w:val="00036E7A"/>
    <w:rsid w:val="0003703B"/>
    <w:rsid w:val="000378E6"/>
    <w:rsid w:val="00037A3B"/>
    <w:rsid w:val="00037D17"/>
    <w:rsid w:val="00037EBA"/>
    <w:rsid w:val="00040B59"/>
    <w:rsid w:val="000411B6"/>
    <w:rsid w:val="000413C5"/>
    <w:rsid w:val="00041C93"/>
    <w:rsid w:val="00042A1E"/>
    <w:rsid w:val="00042C05"/>
    <w:rsid w:val="00042CBD"/>
    <w:rsid w:val="000431E6"/>
    <w:rsid w:val="0004337C"/>
    <w:rsid w:val="00043B24"/>
    <w:rsid w:val="00043CDE"/>
    <w:rsid w:val="000442F3"/>
    <w:rsid w:val="00044681"/>
    <w:rsid w:val="000450D4"/>
    <w:rsid w:val="0004555A"/>
    <w:rsid w:val="000455E1"/>
    <w:rsid w:val="000459BF"/>
    <w:rsid w:val="00046057"/>
    <w:rsid w:val="0004608F"/>
    <w:rsid w:val="0004651E"/>
    <w:rsid w:val="000465DA"/>
    <w:rsid w:val="0004676E"/>
    <w:rsid w:val="00046B01"/>
    <w:rsid w:val="00046FAC"/>
    <w:rsid w:val="00047202"/>
    <w:rsid w:val="00047671"/>
    <w:rsid w:val="00047C67"/>
    <w:rsid w:val="00047F9C"/>
    <w:rsid w:val="000500EF"/>
    <w:rsid w:val="0005029C"/>
    <w:rsid w:val="00050FCC"/>
    <w:rsid w:val="00051558"/>
    <w:rsid w:val="00051A4B"/>
    <w:rsid w:val="00052158"/>
    <w:rsid w:val="0005241B"/>
    <w:rsid w:val="00052498"/>
    <w:rsid w:val="0005250A"/>
    <w:rsid w:val="00052E52"/>
    <w:rsid w:val="00053229"/>
    <w:rsid w:val="000533CB"/>
    <w:rsid w:val="0005354C"/>
    <w:rsid w:val="000538F0"/>
    <w:rsid w:val="00053ACD"/>
    <w:rsid w:val="00054444"/>
    <w:rsid w:val="0005488A"/>
    <w:rsid w:val="0005515E"/>
    <w:rsid w:val="000551E8"/>
    <w:rsid w:val="00055790"/>
    <w:rsid w:val="0005597C"/>
    <w:rsid w:val="00055D10"/>
    <w:rsid w:val="00055E3B"/>
    <w:rsid w:val="00055EAA"/>
    <w:rsid w:val="00055F6F"/>
    <w:rsid w:val="00056169"/>
    <w:rsid w:val="000565A3"/>
    <w:rsid w:val="0005661B"/>
    <w:rsid w:val="00056C43"/>
    <w:rsid w:val="00056C74"/>
    <w:rsid w:val="000579E1"/>
    <w:rsid w:val="00057A3D"/>
    <w:rsid w:val="00057C3C"/>
    <w:rsid w:val="00060AD7"/>
    <w:rsid w:val="00060D33"/>
    <w:rsid w:val="00060D80"/>
    <w:rsid w:val="000615DC"/>
    <w:rsid w:val="00061F4F"/>
    <w:rsid w:val="00061F9F"/>
    <w:rsid w:val="00062123"/>
    <w:rsid w:val="00062236"/>
    <w:rsid w:val="000624CB"/>
    <w:rsid w:val="00062626"/>
    <w:rsid w:val="00062A36"/>
    <w:rsid w:val="00063159"/>
    <w:rsid w:val="00063597"/>
    <w:rsid w:val="00063F43"/>
    <w:rsid w:val="00064681"/>
    <w:rsid w:val="00064C26"/>
    <w:rsid w:val="00065103"/>
    <w:rsid w:val="00065269"/>
    <w:rsid w:val="00065685"/>
    <w:rsid w:val="000656F0"/>
    <w:rsid w:val="0006606E"/>
    <w:rsid w:val="000667AD"/>
    <w:rsid w:val="00066942"/>
    <w:rsid w:val="0006694C"/>
    <w:rsid w:val="00066EDE"/>
    <w:rsid w:val="000677AE"/>
    <w:rsid w:val="000678C1"/>
    <w:rsid w:val="00070227"/>
    <w:rsid w:val="00070767"/>
    <w:rsid w:val="00070AB7"/>
    <w:rsid w:val="000710FA"/>
    <w:rsid w:val="00071426"/>
    <w:rsid w:val="00071642"/>
    <w:rsid w:val="00071D6B"/>
    <w:rsid w:val="00072326"/>
    <w:rsid w:val="00072A98"/>
    <w:rsid w:val="00072CB1"/>
    <w:rsid w:val="00072E1C"/>
    <w:rsid w:val="0007308A"/>
    <w:rsid w:val="000733EE"/>
    <w:rsid w:val="00073469"/>
    <w:rsid w:val="00073BB6"/>
    <w:rsid w:val="000741BF"/>
    <w:rsid w:val="00074A78"/>
    <w:rsid w:val="00074DB5"/>
    <w:rsid w:val="00074FA1"/>
    <w:rsid w:val="00075362"/>
    <w:rsid w:val="00075AA4"/>
    <w:rsid w:val="00075FB5"/>
    <w:rsid w:val="00076265"/>
    <w:rsid w:val="00076361"/>
    <w:rsid w:val="0007763C"/>
    <w:rsid w:val="000777FB"/>
    <w:rsid w:val="00077943"/>
    <w:rsid w:val="00080B6D"/>
    <w:rsid w:val="00080BB0"/>
    <w:rsid w:val="00080D10"/>
    <w:rsid w:val="00080FB6"/>
    <w:rsid w:val="0008134C"/>
    <w:rsid w:val="0008204D"/>
    <w:rsid w:val="00082FA7"/>
    <w:rsid w:val="00083195"/>
    <w:rsid w:val="00083BD3"/>
    <w:rsid w:val="000840CB"/>
    <w:rsid w:val="00084743"/>
    <w:rsid w:val="00084F92"/>
    <w:rsid w:val="00084FBC"/>
    <w:rsid w:val="0008554E"/>
    <w:rsid w:val="00085901"/>
    <w:rsid w:val="00085A10"/>
    <w:rsid w:val="00085A93"/>
    <w:rsid w:val="00085AC3"/>
    <w:rsid w:val="00085C48"/>
    <w:rsid w:val="000869C5"/>
    <w:rsid w:val="00086B91"/>
    <w:rsid w:val="00086D72"/>
    <w:rsid w:val="00086ECE"/>
    <w:rsid w:val="00087016"/>
    <w:rsid w:val="000879F7"/>
    <w:rsid w:val="000879F8"/>
    <w:rsid w:val="00087BB8"/>
    <w:rsid w:val="00090057"/>
    <w:rsid w:val="00090B2B"/>
    <w:rsid w:val="00090D42"/>
    <w:rsid w:val="00091015"/>
    <w:rsid w:val="000910DE"/>
    <w:rsid w:val="00091A2E"/>
    <w:rsid w:val="00091BC1"/>
    <w:rsid w:val="00091BF6"/>
    <w:rsid w:val="00091D9C"/>
    <w:rsid w:val="00091F68"/>
    <w:rsid w:val="000920E3"/>
    <w:rsid w:val="00092137"/>
    <w:rsid w:val="00092E2D"/>
    <w:rsid w:val="00093025"/>
    <w:rsid w:val="00093519"/>
    <w:rsid w:val="00093881"/>
    <w:rsid w:val="00093EBD"/>
    <w:rsid w:val="00093F1E"/>
    <w:rsid w:val="00094716"/>
    <w:rsid w:val="000948F7"/>
    <w:rsid w:val="00094A41"/>
    <w:rsid w:val="00094AF6"/>
    <w:rsid w:val="00094B1F"/>
    <w:rsid w:val="00095060"/>
    <w:rsid w:val="000959B5"/>
    <w:rsid w:val="00095B27"/>
    <w:rsid w:val="0009626C"/>
    <w:rsid w:val="00096390"/>
    <w:rsid w:val="000965AD"/>
    <w:rsid w:val="00096779"/>
    <w:rsid w:val="000969A7"/>
    <w:rsid w:val="0009734B"/>
    <w:rsid w:val="00097F98"/>
    <w:rsid w:val="000A08EE"/>
    <w:rsid w:val="000A0BCB"/>
    <w:rsid w:val="000A0D2E"/>
    <w:rsid w:val="000A0EBE"/>
    <w:rsid w:val="000A141F"/>
    <w:rsid w:val="000A1966"/>
    <w:rsid w:val="000A1A40"/>
    <w:rsid w:val="000A1EC3"/>
    <w:rsid w:val="000A20B6"/>
    <w:rsid w:val="000A20E4"/>
    <w:rsid w:val="000A2167"/>
    <w:rsid w:val="000A22AD"/>
    <w:rsid w:val="000A240C"/>
    <w:rsid w:val="000A24CC"/>
    <w:rsid w:val="000A2772"/>
    <w:rsid w:val="000A2DDE"/>
    <w:rsid w:val="000A31A2"/>
    <w:rsid w:val="000A3C20"/>
    <w:rsid w:val="000A40DB"/>
    <w:rsid w:val="000A4206"/>
    <w:rsid w:val="000A4242"/>
    <w:rsid w:val="000A491C"/>
    <w:rsid w:val="000A4CC6"/>
    <w:rsid w:val="000A4D7D"/>
    <w:rsid w:val="000A4EE0"/>
    <w:rsid w:val="000A4EFC"/>
    <w:rsid w:val="000A52A5"/>
    <w:rsid w:val="000A52D7"/>
    <w:rsid w:val="000A5313"/>
    <w:rsid w:val="000A5D97"/>
    <w:rsid w:val="000A5EE5"/>
    <w:rsid w:val="000A619F"/>
    <w:rsid w:val="000A6296"/>
    <w:rsid w:val="000A649F"/>
    <w:rsid w:val="000A6932"/>
    <w:rsid w:val="000A7BDC"/>
    <w:rsid w:val="000B00B3"/>
    <w:rsid w:val="000B0564"/>
    <w:rsid w:val="000B0775"/>
    <w:rsid w:val="000B0E73"/>
    <w:rsid w:val="000B1070"/>
    <w:rsid w:val="000B14F9"/>
    <w:rsid w:val="000B1636"/>
    <w:rsid w:val="000B1A13"/>
    <w:rsid w:val="000B201D"/>
    <w:rsid w:val="000B2166"/>
    <w:rsid w:val="000B223E"/>
    <w:rsid w:val="000B2A48"/>
    <w:rsid w:val="000B374F"/>
    <w:rsid w:val="000B38BC"/>
    <w:rsid w:val="000B3D57"/>
    <w:rsid w:val="000B42A0"/>
    <w:rsid w:val="000B44EA"/>
    <w:rsid w:val="000B46E6"/>
    <w:rsid w:val="000B48BC"/>
    <w:rsid w:val="000B5149"/>
    <w:rsid w:val="000B5856"/>
    <w:rsid w:val="000B5DDE"/>
    <w:rsid w:val="000B5F55"/>
    <w:rsid w:val="000B60B6"/>
    <w:rsid w:val="000B61EA"/>
    <w:rsid w:val="000B625F"/>
    <w:rsid w:val="000B6FEF"/>
    <w:rsid w:val="000B712F"/>
    <w:rsid w:val="000B73C6"/>
    <w:rsid w:val="000C0067"/>
    <w:rsid w:val="000C12E1"/>
    <w:rsid w:val="000C14A7"/>
    <w:rsid w:val="000C169F"/>
    <w:rsid w:val="000C175E"/>
    <w:rsid w:val="000C1C07"/>
    <w:rsid w:val="000C1F9E"/>
    <w:rsid w:val="000C2B8A"/>
    <w:rsid w:val="000C2CE7"/>
    <w:rsid w:val="000C32CF"/>
    <w:rsid w:val="000C3381"/>
    <w:rsid w:val="000C3686"/>
    <w:rsid w:val="000C3DFA"/>
    <w:rsid w:val="000C3E14"/>
    <w:rsid w:val="000C428D"/>
    <w:rsid w:val="000C4606"/>
    <w:rsid w:val="000C4D3C"/>
    <w:rsid w:val="000C59E0"/>
    <w:rsid w:val="000C5D55"/>
    <w:rsid w:val="000C63D3"/>
    <w:rsid w:val="000C6A0A"/>
    <w:rsid w:val="000C6FD3"/>
    <w:rsid w:val="000C714D"/>
    <w:rsid w:val="000C77FB"/>
    <w:rsid w:val="000C7B1F"/>
    <w:rsid w:val="000C7C3C"/>
    <w:rsid w:val="000C7DEF"/>
    <w:rsid w:val="000C7EBF"/>
    <w:rsid w:val="000D01AE"/>
    <w:rsid w:val="000D035F"/>
    <w:rsid w:val="000D16A8"/>
    <w:rsid w:val="000D184B"/>
    <w:rsid w:val="000D18F7"/>
    <w:rsid w:val="000D1EDF"/>
    <w:rsid w:val="000D288B"/>
    <w:rsid w:val="000D28A9"/>
    <w:rsid w:val="000D2BF4"/>
    <w:rsid w:val="000D3152"/>
    <w:rsid w:val="000D317E"/>
    <w:rsid w:val="000D31E8"/>
    <w:rsid w:val="000D31FC"/>
    <w:rsid w:val="000D324E"/>
    <w:rsid w:val="000D331C"/>
    <w:rsid w:val="000D3358"/>
    <w:rsid w:val="000D3476"/>
    <w:rsid w:val="000D3BB3"/>
    <w:rsid w:val="000D3FCD"/>
    <w:rsid w:val="000D4B44"/>
    <w:rsid w:val="000D50DC"/>
    <w:rsid w:val="000D57C2"/>
    <w:rsid w:val="000D58A7"/>
    <w:rsid w:val="000D6251"/>
    <w:rsid w:val="000D6308"/>
    <w:rsid w:val="000D6392"/>
    <w:rsid w:val="000D6666"/>
    <w:rsid w:val="000D67B9"/>
    <w:rsid w:val="000D6BCE"/>
    <w:rsid w:val="000D6CDF"/>
    <w:rsid w:val="000D6D83"/>
    <w:rsid w:val="000D7975"/>
    <w:rsid w:val="000D79D7"/>
    <w:rsid w:val="000E03BE"/>
    <w:rsid w:val="000E03D3"/>
    <w:rsid w:val="000E0661"/>
    <w:rsid w:val="000E0C96"/>
    <w:rsid w:val="000E0DBB"/>
    <w:rsid w:val="000E0FF0"/>
    <w:rsid w:val="000E13DF"/>
    <w:rsid w:val="000E1556"/>
    <w:rsid w:val="000E16FE"/>
    <w:rsid w:val="000E1C9D"/>
    <w:rsid w:val="000E1E75"/>
    <w:rsid w:val="000E1FDA"/>
    <w:rsid w:val="000E20F3"/>
    <w:rsid w:val="000E2249"/>
    <w:rsid w:val="000E2588"/>
    <w:rsid w:val="000E25DB"/>
    <w:rsid w:val="000E2E29"/>
    <w:rsid w:val="000E3121"/>
    <w:rsid w:val="000E320E"/>
    <w:rsid w:val="000E39A3"/>
    <w:rsid w:val="000E3CEC"/>
    <w:rsid w:val="000E46FF"/>
    <w:rsid w:val="000E4B7A"/>
    <w:rsid w:val="000E4C7E"/>
    <w:rsid w:val="000E4DD3"/>
    <w:rsid w:val="000E531B"/>
    <w:rsid w:val="000E551D"/>
    <w:rsid w:val="000E552F"/>
    <w:rsid w:val="000E5BA8"/>
    <w:rsid w:val="000E64A1"/>
    <w:rsid w:val="000E6537"/>
    <w:rsid w:val="000E65B0"/>
    <w:rsid w:val="000E6700"/>
    <w:rsid w:val="000E6879"/>
    <w:rsid w:val="000E7456"/>
    <w:rsid w:val="000E74BD"/>
    <w:rsid w:val="000E7515"/>
    <w:rsid w:val="000E7836"/>
    <w:rsid w:val="000E792C"/>
    <w:rsid w:val="000E7CE7"/>
    <w:rsid w:val="000F095F"/>
    <w:rsid w:val="000F0B73"/>
    <w:rsid w:val="000F0C3B"/>
    <w:rsid w:val="000F1399"/>
    <w:rsid w:val="000F1746"/>
    <w:rsid w:val="000F2CBE"/>
    <w:rsid w:val="000F35DB"/>
    <w:rsid w:val="000F3EEB"/>
    <w:rsid w:val="000F3F53"/>
    <w:rsid w:val="000F3F9A"/>
    <w:rsid w:val="000F4045"/>
    <w:rsid w:val="000F4048"/>
    <w:rsid w:val="000F456F"/>
    <w:rsid w:val="000F4C3C"/>
    <w:rsid w:val="000F53D7"/>
    <w:rsid w:val="000F54BD"/>
    <w:rsid w:val="000F589C"/>
    <w:rsid w:val="000F5D6D"/>
    <w:rsid w:val="000F5DC7"/>
    <w:rsid w:val="000F6994"/>
    <w:rsid w:val="000F6D90"/>
    <w:rsid w:val="000F70FF"/>
    <w:rsid w:val="000F7456"/>
    <w:rsid w:val="000F7FE3"/>
    <w:rsid w:val="0010012A"/>
    <w:rsid w:val="00100832"/>
    <w:rsid w:val="00100A2D"/>
    <w:rsid w:val="00100A83"/>
    <w:rsid w:val="00100CD4"/>
    <w:rsid w:val="001015C0"/>
    <w:rsid w:val="00101B4E"/>
    <w:rsid w:val="00101C94"/>
    <w:rsid w:val="00101CE3"/>
    <w:rsid w:val="00102A58"/>
    <w:rsid w:val="00102C79"/>
    <w:rsid w:val="00103557"/>
    <w:rsid w:val="00103AA8"/>
    <w:rsid w:val="001040FE"/>
    <w:rsid w:val="001044DB"/>
    <w:rsid w:val="00104874"/>
    <w:rsid w:val="00104C20"/>
    <w:rsid w:val="00104FD0"/>
    <w:rsid w:val="00105000"/>
    <w:rsid w:val="0010502F"/>
    <w:rsid w:val="0010550D"/>
    <w:rsid w:val="00105FEC"/>
    <w:rsid w:val="001062B0"/>
    <w:rsid w:val="001069AB"/>
    <w:rsid w:val="001074ED"/>
    <w:rsid w:val="00107A20"/>
    <w:rsid w:val="00107DBF"/>
    <w:rsid w:val="001102B3"/>
    <w:rsid w:val="0011052F"/>
    <w:rsid w:val="001106BC"/>
    <w:rsid w:val="0011098E"/>
    <w:rsid w:val="00110B01"/>
    <w:rsid w:val="001112AA"/>
    <w:rsid w:val="0011141B"/>
    <w:rsid w:val="0011156E"/>
    <w:rsid w:val="00111747"/>
    <w:rsid w:val="00111902"/>
    <w:rsid w:val="00111BBC"/>
    <w:rsid w:val="00111EC7"/>
    <w:rsid w:val="0011212B"/>
    <w:rsid w:val="0011250E"/>
    <w:rsid w:val="001125E1"/>
    <w:rsid w:val="001128A4"/>
    <w:rsid w:val="00112A5E"/>
    <w:rsid w:val="00112C81"/>
    <w:rsid w:val="00112DEE"/>
    <w:rsid w:val="00113A7C"/>
    <w:rsid w:val="00113B07"/>
    <w:rsid w:val="00113B0A"/>
    <w:rsid w:val="00113E7E"/>
    <w:rsid w:val="001144E7"/>
    <w:rsid w:val="00114574"/>
    <w:rsid w:val="00114873"/>
    <w:rsid w:val="00114C91"/>
    <w:rsid w:val="00115BE1"/>
    <w:rsid w:val="00115E6A"/>
    <w:rsid w:val="0011630D"/>
    <w:rsid w:val="00117262"/>
    <w:rsid w:val="00117698"/>
    <w:rsid w:val="00120281"/>
    <w:rsid w:val="00120FAC"/>
    <w:rsid w:val="0012106D"/>
    <w:rsid w:val="00121146"/>
    <w:rsid w:val="001212EF"/>
    <w:rsid w:val="001214FA"/>
    <w:rsid w:val="0012157D"/>
    <w:rsid w:val="00121687"/>
    <w:rsid w:val="00121795"/>
    <w:rsid w:val="0012187A"/>
    <w:rsid w:val="00121A64"/>
    <w:rsid w:val="00121AEE"/>
    <w:rsid w:val="00122182"/>
    <w:rsid w:val="00122280"/>
    <w:rsid w:val="0012253C"/>
    <w:rsid w:val="00122A2F"/>
    <w:rsid w:val="00122FB2"/>
    <w:rsid w:val="001235B3"/>
    <w:rsid w:val="001236FF"/>
    <w:rsid w:val="001238EE"/>
    <w:rsid w:val="00123917"/>
    <w:rsid w:val="00123A60"/>
    <w:rsid w:val="00124819"/>
    <w:rsid w:val="001250CC"/>
    <w:rsid w:val="0012528E"/>
    <w:rsid w:val="0012558D"/>
    <w:rsid w:val="00126752"/>
    <w:rsid w:val="00127719"/>
    <w:rsid w:val="001279AE"/>
    <w:rsid w:val="001304CA"/>
    <w:rsid w:val="0013078C"/>
    <w:rsid w:val="00130857"/>
    <w:rsid w:val="00130884"/>
    <w:rsid w:val="00130F72"/>
    <w:rsid w:val="00130FBE"/>
    <w:rsid w:val="00131813"/>
    <w:rsid w:val="00131E87"/>
    <w:rsid w:val="00132917"/>
    <w:rsid w:val="00132E71"/>
    <w:rsid w:val="00132FBE"/>
    <w:rsid w:val="00133252"/>
    <w:rsid w:val="00133AA7"/>
    <w:rsid w:val="00133D21"/>
    <w:rsid w:val="001342C3"/>
    <w:rsid w:val="00134B10"/>
    <w:rsid w:val="00134D3F"/>
    <w:rsid w:val="00134E55"/>
    <w:rsid w:val="00134F1E"/>
    <w:rsid w:val="0013513D"/>
    <w:rsid w:val="00135225"/>
    <w:rsid w:val="0013610D"/>
    <w:rsid w:val="0013634C"/>
    <w:rsid w:val="001366A6"/>
    <w:rsid w:val="00136863"/>
    <w:rsid w:val="00136AB1"/>
    <w:rsid w:val="00137DB9"/>
    <w:rsid w:val="00137FB6"/>
    <w:rsid w:val="0014088E"/>
    <w:rsid w:val="00140D79"/>
    <w:rsid w:val="00141170"/>
    <w:rsid w:val="00141198"/>
    <w:rsid w:val="00141878"/>
    <w:rsid w:val="00141CC0"/>
    <w:rsid w:val="00141DF0"/>
    <w:rsid w:val="001422D7"/>
    <w:rsid w:val="001424CD"/>
    <w:rsid w:val="00142706"/>
    <w:rsid w:val="00142963"/>
    <w:rsid w:val="00142EEC"/>
    <w:rsid w:val="0014329A"/>
    <w:rsid w:val="0014336D"/>
    <w:rsid w:val="001438D3"/>
    <w:rsid w:val="00143BCD"/>
    <w:rsid w:val="00145482"/>
    <w:rsid w:val="00145743"/>
    <w:rsid w:val="00145915"/>
    <w:rsid w:val="00145DCA"/>
    <w:rsid w:val="00145F95"/>
    <w:rsid w:val="00145FD9"/>
    <w:rsid w:val="001466B3"/>
    <w:rsid w:val="0014672D"/>
    <w:rsid w:val="00146807"/>
    <w:rsid w:val="00146CD6"/>
    <w:rsid w:val="00146F35"/>
    <w:rsid w:val="00147A5C"/>
    <w:rsid w:val="00147DA9"/>
    <w:rsid w:val="0015002B"/>
    <w:rsid w:val="00150608"/>
    <w:rsid w:val="00150CA2"/>
    <w:rsid w:val="001513F1"/>
    <w:rsid w:val="0015169C"/>
    <w:rsid w:val="00151A42"/>
    <w:rsid w:val="00151D30"/>
    <w:rsid w:val="00151FC1"/>
    <w:rsid w:val="001521EF"/>
    <w:rsid w:val="00152850"/>
    <w:rsid w:val="001528D0"/>
    <w:rsid w:val="001531AC"/>
    <w:rsid w:val="001534D9"/>
    <w:rsid w:val="001534E4"/>
    <w:rsid w:val="0015363D"/>
    <w:rsid w:val="0015364B"/>
    <w:rsid w:val="0015373B"/>
    <w:rsid w:val="00154034"/>
    <w:rsid w:val="001543EE"/>
    <w:rsid w:val="0015497F"/>
    <w:rsid w:val="00154C13"/>
    <w:rsid w:val="00154F84"/>
    <w:rsid w:val="001560AB"/>
    <w:rsid w:val="00157306"/>
    <w:rsid w:val="00157614"/>
    <w:rsid w:val="0015765A"/>
    <w:rsid w:val="00157855"/>
    <w:rsid w:val="00157B50"/>
    <w:rsid w:val="00157CD4"/>
    <w:rsid w:val="00157F41"/>
    <w:rsid w:val="00157F81"/>
    <w:rsid w:val="00160751"/>
    <w:rsid w:val="00160C9D"/>
    <w:rsid w:val="00161C71"/>
    <w:rsid w:val="00161CFA"/>
    <w:rsid w:val="0016291A"/>
    <w:rsid w:val="00163026"/>
    <w:rsid w:val="001630D3"/>
    <w:rsid w:val="0016315A"/>
    <w:rsid w:val="001634DF"/>
    <w:rsid w:val="00163647"/>
    <w:rsid w:val="00163794"/>
    <w:rsid w:val="00163A55"/>
    <w:rsid w:val="00163F41"/>
    <w:rsid w:val="00163FB9"/>
    <w:rsid w:val="00164355"/>
    <w:rsid w:val="001644FE"/>
    <w:rsid w:val="001645B9"/>
    <w:rsid w:val="00164BA6"/>
    <w:rsid w:val="00164E6E"/>
    <w:rsid w:val="00164EE2"/>
    <w:rsid w:val="001650F0"/>
    <w:rsid w:val="001653BA"/>
    <w:rsid w:val="00165B12"/>
    <w:rsid w:val="00165CCF"/>
    <w:rsid w:val="00165F78"/>
    <w:rsid w:val="00166A1C"/>
    <w:rsid w:val="00167A28"/>
    <w:rsid w:val="00167CC6"/>
    <w:rsid w:val="00167FAE"/>
    <w:rsid w:val="0017012C"/>
    <w:rsid w:val="001705CB"/>
    <w:rsid w:val="00170685"/>
    <w:rsid w:val="0017136F"/>
    <w:rsid w:val="00171F3F"/>
    <w:rsid w:val="001723F8"/>
    <w:rsid w:val="00172CC2"/>
    <w:rsid w:val="00172DB2"/>
    <w:rsid w:val="0017305D"/>
    <w:rsid w:val="00173069"/>
    <w:rsid w:val="00173189"/>
    <w:rsid w:val="001732FD"/>
    <w:rsid w:val="00173545"/>
    <w:rsid w:val="00173AB3"/>
    <w:rsid w:val="00173AE8"/>
    <w:rsid w:val="00173C82"/>
    <w:rsid w:val="00173EE8"/>
    <w:rsid w:val="0017458C"/>
    <w:rsid w:val="00174859"/>
    <w:rsid w:val="0017492F"/>
    <w:rsid w:val="00174C96"/>
    <w:rsid w:val="00176873"/>
    <w:rsid w:val="00177876"/>
    <w:rsid w:val="00180BF2"/>
    <w:rsid w:val="00181923"/>
    <w:rsid w:val="00181CA9"/>
    <w:rsid w:val="00182B56"/>
    <w:rsid w:val="00182B6B"/>
    <w:rsid w:val="00182BB2"/>
    <w:rsid w:val="00183764"/>
    <w:rsid w:val="00183C7A"/>
    <w:rsid w:val="00183E3A"/>
    <w:rsid w:val="0018432B"/>
    <w:rsid w:val="0018499C"/>
    <w:rsid w:val="00185D5C"/>
    <w:rsid w:val="0018670B"/>
    <w:rsid w:val="0018774C"/>
    <w:rsid w:val="001900D4"/>
    <w:rsid w:val="00190341"/>
    <w:rsid w:val="00190506"/>
    <w:rsid w:val="00190A3D"/>
    <w:rsid w:val="00190B28"/>
    <w:rsid w:val="00191117"/>
    <w:rsid w:val="00191334"/>
    <w:rsid w:val="001918F5"/>
    <w:rsid w:val="00191A2F"/>
    <w:rsid w:val="00192015"/>
    <w:rsid w:val="001920E2"/>
    <w:rsid w:val="0019254E"/>
    <w:rsid w:val="001925B6"/>
    <w:rsid w:val="00193091"/>
    <w:rsid w:val="001930D6"/>
    <w:rsid w:val="00193BDA"/>
    <w:rsid w:val="00193F48"/>
    <w:rsid w:val="001941DA"/>
    <w:rsid w:val="001945AF"/>
    <w:rsid w:val="0019466B"/>
    <w:rsid w:val="001948EC"/>
    <w:rsid w:val="0019546B"/>
    <w:rsid w:val="00195D23"/>
    <w:rsid w:val="0019652D"/>
    <w:rsid w:val="00196613"/>
    <w:rsid w:val="00196D99"/>
    <w:rsid w:val="00196EA1"/>
    <w:rsid w:val="00196FBC"/>
    <w:rsid w:val="0019761C"/>
    <w:rsid w:val="00197916"/>
    <w:rsid w:val="00197B9C"/>
    <w:rsid w:val="00197D10"/>
    <w:rsid w:val="00197E87"/>
    <w:rsid w:val="001A0025"/>
    <w:rsid w:val="001A0102"/>
    <w:rsid w:val="001A04F6"/>
    <w:rsid w:val="001A0D1A"/>
    <w:rsid w:val="001A0F85"/>
    <w:rsid w:val="001A1D9D"/>
    <w:rsid w:val="001A1E52"/>
    <w:rsid w:val="001A21D3"/>
    <w:rsid w:val="001A21EC"/>
    <w:rsid w:val="001A2543"/>
    <w:rsid w:val="001A32B4"/>
    <w:rsid w:val="001A3966"/>
    <w:rsid w:val="001A3DF7"/>
    <w:rsid w:val="001A4C6B"/>
    <w:rsid w:val="001A5039"/>
    <w:rsid w:val="001A558B"/>
    <w:rsid w:val="001A5F0A"/>
    <w:rsid w:val="001A601E"/>
    <w:rsid w:val="001A625B"/>
    <w:rsid w:val="001A6549"/>
    <w:rsid w:val="001A67D1"/>
    <w:rsid w:val="001A6B08"/>
    <w:rsid w:val="001A6EBD"/>
    <w:rsid w:val="001A6F44"/>
    <w:rsid w:val="001A78F9"/>
    <w:rsid w:val="001A7A56"/>
    <w:rsid w:val="001A7C5E"/>
    <w:rsid w:val="001A7CDD"/>
    <w:rsid w:val="001A7D0B"/>
    <w:rsid w:val="001B072F"/>
    <w:rsid w:val="001B08BD"/>
    <w:rsid w:val="001B0DE5"/>
    <w:rsid w:val="001B0E17"/>
    <w:rsid w:val="001B13B4"/>
    <w:rsid w:val="001B15F6"/>
    <w:rsid w:val="001B1736"/>
    <w:rsid w:val="001B1793"/>
    <w:rsid w:val="001B21CD"/>
    <w:rsid w:val="001B27F2"/>
    <w:rsid w:val="001B2A3D"/>
    <w:rsid w:val="001B2C73"/>
    <w:rsid w:val="001B2F5E"/>
    <w:rsid w:val="001B2FAD"/>
    <w:rsid w:val="001B315D"/>
    <w:rsid w:val="001B328A"/>
    <w:rsid w:val="001B32D5"/>
    <w:rsid w:val="001B3CA2"/>
    <w:rsid w:val="001B3FA5"/>
    <w:rsid w:val="001B508E"/>
    <w:rsid w:val="001B5579"/>
    <w:rsid w:val="001B5891"/>
    <w:rsid w:val="001B58F7"/>
    <w:rsid w:val="001B5917"/>
    <w:rsid w:val="001B5F86"/>
    <w:rsid w:val="001B65CA"/>
    <w:rsid w:val="001B75D3"/>
    <w:rsid w:val="001B7730"/>
    <w:rsid w:val="001B7D8E"/>
    <w:rsid w:val="001C03CD"/>
    <w:rsid w:val="001C06D2"/>
    <w:rsid w:val="001C0AF2"/>
    <w:rsid w:val="001C0DA6"/>
    <w:rsid w:val="001C10BD"/>
    <w:rsid w:val="001C181F"/>
    <w:rsid w:val="001C22BE"/>
    <w:rsid w:val="001C2542"/>
    <w:rsid w:val="001C2F1E"/>
    <w:rsid w:val="001C3171"/>
    <w:rsid w:val="001C32B2"/>
    <w:rsid w:val="001C36B3"/>
    <w:rsid w:val="001C36DE"/>
    <w:rsid w:val="001C4A54"/>
    <w:rsid w:val="001C5199"/>
    <w:rsid w:val="001C56CD"/>
    <w:rsid w:val="001C5705"/>
    <w:rsid w:val="001C5F65"/>
    <w:rsid w:val="001C6013"/>
    <w:rsid w:val="001C6E45"/>
    <w:rsid w:val="001D0708"/>
    <w:rsid w:val="001D0710"/>
    <w:rsid w:val="001D0845"/>
    <w:rsid w:val="001D0924"/>
    <w:rsid w:val="001D1328"/>
    <w:rsid w:val="001D17A6"/>
    <w:rsid w:val="001D1E5F"/>
    <w:rsid w:val="001D247B"/>
    <w:rsid w:val="001D2529"/>
    <w:rsid w:val="001D27EB"/>
    <w:rsid w:val="001D2C0A"/>
    <w:rsid w:val="001D33A9"/>
    <w:rsid w:val="001D45A6"/>
    <w:rsid w:val="001D466C"/>
    <w:rsid w:val="001D5BF2"/>
    <w:rsid w:val="001D5BF3"/>
    <w:rsid w:val="001D60C7"/>
    <w:rsid w:val="001D65D5"/>
    <w:rsid w:val="001D6723"/>
    <w:rsid w:val="001D6822"/>
    <w:rsid w:val="001D6B93"/>
    <w:rsid w:val="001D768B"/>
    <w:rsid w:val="001D7A48"/>
    <w:rsid w:val="001D7AB4"/>
    <w:rsid w:val="001D7AC2"/>
    <w:rsid w:val="001E0A87"/>
    <w:rsid w:val="001E0BD6"/>
    <w:rsid w:val="001E16EC"/>
    <w:rsid w:val="001E1F4F"/>
    <w:rsid w:val="001E21ED"/>
    <w:rsid w:val="001E237B"/>
    <w:rsid w:val="001E2518"/>
    <w:rsid w:val="001E26CF"/>
    <w:rsid w:val="001E27A3"/>
    <w:rsid w:val="001E28A1"/>
    <w:rsid w:val="001E2B7F"/>
    <w:rsid w:val="001E2FB0"/>
    <w:rsid w:val="001E31A6"/>
    <w:rsid w:val="001E4053"/>
    <w:rsid w:val="001E44BC"/>
    <w:rsid w:val="001E48F4"/>
    <w:rsid w:val="001E4BDB"/>
    <w:rsid w:val="001E500E"/>
    <w:rsid w:val="001E5199"/>
    <w:rsid w:val="001E53F5"/>
    <w:rsid w:val="001E5CA9"/>
    <w:rsid w:val="001E7024"/>
    <w:rsid w:val="001F016C"/>
    <w:rsid w:val="001F01A6"/>
    <w:rsid w:val="001F0454"/>
    <w:rsid w:val="001F0503"/>
    <w:rsid w:val="001F0666"/>
    <w:rsid w:val="001F0B05"/>
    <w:rsid w:val="001F0B5F"/>
    <w:rsid w:val="001F0BE1"/>
    <w:rsid w:val="001F0DC4"/>
    <w:rsid w:val="001F0FF1"/>
    <w:rsid w:val="001F1364"/>
    <w:rsid w:val="001F28D1"/>
    <w:rsid w:val="001F2970"/>
    <w:rsid w:val="001F342D"/>
    <w:rsid w:val="001F3886"/>
    <w:rsid w:val="001F3956"/>
    <w:rsid w:val="001F395C"/>
    <w:rsid w:val="001F3AF3"/>
    <w:rsid w:val="001F3C33"/>
    <w:rsid w:val="001F3DC3"/>
    <w:rsid w:val="001F410F"/>
    <w:rsid w:val="001F4151"/>
    <w:rsid w:val="001F420B"/>
    <w:rsid w:val="001F456B"/>
    <w:rsid w:val="001F48D8"/>
    <w:rsid w:val="001F4AA3"/>
    <w:rsid w:val="001F4CFB"/>
    <w:rsid w:val="001F4DCA"/>
    <w:rsid w:val="001F51A3"/>
    <w:rsid w:val="001F5D87"/>
    <w:rsid w:val="001F5DC8"/>
    <w:rsid w:val="001F6EB7"/>
    <w:rsid w:val="001F7642"/>
    <w:rsid w:val="001F78C5"/>
    <w:rsid w:val="001F7C4F"/>
    <w:rsid w:val="0020037B"/>
    <w:rsid w:val="002003B5"/>
    <w:rsid w:val="00200712"/>
    <w:rsid w:val="0020099F"/>
    <w:rsid w:val="00200B77"/>
    <w:rsid w:val="002014D1"/>
    <w:rsid w:val="00201D1A"/>
    <w:rsid w:val="00202277"/>
    <w:rsid w:val="002022AB"/>
    <w:rsid w:val="00202989"/>
    <w:rsid w:val="00202BA5"/>
    <w:rsid w:val="00202C84"/>
    <w:rsid w:val="002038CB"/>
    <w:rsid w:val="002039EF"/>
    <w:rsid w:val="00203A96"/>
    <w:rsid w:val="00203F3C"/>
    <w:rsid w:val="002040D8"/>
    <w:rsid w:val="0020468B"/>
    <w:rsid w:val="0020474F"/>
    <w:rsid w:val="002050CF"/>
    <w:rsid w:val="002052A9"/>
    <w:rsid w:val="002053A3"/>
    <w:rsid w:val="00205659"/>
    <w:rsid w:val="002058F6"/>
    <w:rsid w:val="00205A01"/>
    <w:rsid w:val="00206165"/>
    <w:rsid w:val="00206394"/>
    <w:rsid w:val="00206B46"/>
    <w:rsid w:val="00206D10"/>
    <w:rsid w:val="00207173"/>
    <w:rsid w:val="0020743C"/>
    <w:rsid w:val="00210135"/>
    <w:rsid w:val="002104AF"/>
    <w:rsid w:val="00210810"/>
    <w:rsid w:val="00210A65"/>
    <w:rsid w:val="00210AE1"/>
    <w:rsid w:val="0021114B"/>
    <w:rsid w:val="002113C6"/>
    <w:rsid w:val="00211B6E"/>
    <w:rsid w:val="002120DE"/>
    <w:rsid w:val="002121BF"/>
    <w:rsid w:val="002122B6"/>
    <w:rsid w:val="00212394"/>
    <w:rsid w:val="00212890"/>
    <w:rsid w:val="002128A4"/>
    <w:rsid w:val="0021297A"/>
    <w:rsid w:val="00212EE8"/>
    <w:rsid w:val="00213203"/>
    <w:rsid w:val="00213BBB"/>
    <w:rsid w:val="00213EEA"/>
    <w:rsid w:val="00214245"/>
    <w:rsid w:val="00215863"/>
    <w:rsid w:val="00215C40"/>
    <w:rsid w:val="00215D7C"/>
    <w:rsid w:val="00215DF0"/>
    <w:rsid w:val="00216055"/>
    <w:rsid w:val="00216517"/>
    <w:rsid w:val="00216C39"/>
    <w:rsid w:val="00216CCE"/>
    <w:rsid w:val="002173A0"/>
    <w:rsid w:val="00217A36"/>
    <w:rsid w:val="00220197"/>
    <w:rsid w:val="002201CD"/>
    <w:rsid w:val="00220326"/>
    <w:rsid w:val="00220710"/>
    <w:rsid w:val="002207BF"/>
    <w:rsid w:val="00220857"/>
    <w:rsid w:val="00220F43"/>
    <w:rsid w:val="00220FB4"/>
    <w:rsid w:val="00221581"/>
    <w:rsid w:val="00221587"/>
    <w:rsid w:val="002216AD"/>
    <w:rsid w:val="00221D4C"/>
    <w:rsid w:val="00222026"/>
    <w:rsid w:val="00222053"/>
    <w:rsid w:val="00223142"/>
    <w:rsid w:val="00223C7F"/>
    <w:rsid w:val="00224686"/>
    <w:rsid w:val="002261D3"/>
    <w:rsid w:val="00226533"/>
    <w:rsid w:val="00226AA7"/>
    <w:rsid w:val="00226B8E"/>
    <w:rsid w:val="00226FFF"/>
    <w:rsid w:val="00227973"/>
    <w:rsid w:val="00227B43"/>
    <w:rsid w:val="00227CA3"/>
    <w:rsid w:val="00230232"/>
    <w:rsid w:val="00230312"/>
    <w:rsid w:val="00230960"/>
    <w:rsid w:val="00230CD3"/>
    <w:rsid w:val="00230F0D"/>
    <w:rsid w:val="00230FBE"/>
    <w:rsid w:val="002310CF"/>
    <w:rsid w:val="00231925"/>
    <w:rsid w:val="00232CFC"/>
    <w:rsid w:val="00233023"/>
    <w:rsid w:val="00233127"/>
    <w:rsid w:val="002332A4"/>
    <w:rsid w:val="00233EAF"/>
    <w:rsid w:val="00233F53"/>
    <w:rsid w:val="0023444E"/>
    <w:rsid w:val="00234541"/>
    <w:rsid w:val="00234891"/>
    <w:rsid w:val="00234ADA"/>
    <w:rsid w:val="00234DC6"/>
    <w:rsid w:val="00235008"/>
    <w:rsid w:val="002353B9"/>
    <w:rsid w:val="002356A5"/>
    <w:rsid w:val="002356A9"/>
    <w:rsid w:val="00235B90"/>
    <w:rsid w:val="00235CFD"/>
    <w:rsid w:val="002361CA"/>
    <w:rsid w:val="0024028B"/>
    <w:rsid w:val="0024035A"/>
    <w:rsid w:val="002403D5"/>
    <w:rsid w:val="002415A9"/>
    <w:rsid w:val="00241D80"/>
    <w:rsid w:val="00241E46"/>
    <w:rsid w:val="00241FEA"/>
    <w:rsid w:val="00242182"/>
    <w:rsid w:val="002428A6"/>
    <w:rsid w:val="00242BC3"/>
    <w:rsid w:val="00242E00"/>
    <w:rsid w:val="00242EF9"/>
    <w:rsid w:val="00242FFE"/>
    <w:rsid w:val="00243E7D"/>
    <w:rsid w:val="002440F8"/>
    <w:rsid w:val="00244407"/>
    <w:rsid w:val="00244966"/>
    <w:rsid w:val="002449BA"/>
    <w:rsid w:val="00244CF1"/>
    <w:rsid w:val="00244EB8"/>
    <w:rsid w:val="00245554"/>
    <w:rsid w:val="00245EE7"/>
    <w:rsid w:val="0024618B"/>
    <w:rsid w:val="0024626C"/>
    <w:rsid w:val="00246746"/>
    <w:rsid w:val="00246A30"/>
    <w:rsid w:val="002470CB"/>
    <w:rsid w:val="002470D2"/>
    <w:rsid w:val="002470F4"/>
    <w:rsid w:val="00247441"/>
    <w:rsid w:val="0024752A"/>
    <w:rsid w:val="00247572"/>
    <w:rsid w:val="00247581"/>
    <w:rsid w:val="00247C9D"/>
    <w:rsid w:val="00247CCD"/>
    <w:rsid w:val="00247E6A"/>
    <w:rsid w:val="00247E6E"/>
    <w:rsid w:val="00247E89"/>
    <w:rsid w:val="00247EBE"/>
    <w:rsid w:val="00250878"/>
    <w:rsid w:val="00250D2D"/>
    <w:rsid w:val="00250DB2"/>
    <w:rsid w:val="00250E2E"/>
    <w:rsid w:val="00251063"/>
    <w:rsid w:val="00251105"/>
    <w:rsid w:val="00251156"/>
    <w:rsid w:val="0025163E"/>
    <w:rsid w:val="0025184E"/>
    <w:rsid w:val="00251D90"/>
    <w:rsid w:val="0025278F"/>
    <w:rsid w:val="00252CB4"/>
    <w:rsid w:val="002532A2"/>
    <w:rsid w:val="002539A2"/>
    <w:rsid w:val="002539DE"/>
    <w:rsid w:val="00253A98"/>
    <w:rsid w:val="0025406C"/>
    <w:rsid w:val="002540DF"/>
    <w:rsid w:val="002541DD"/>
    <w:rsid w:val="002549C1"/>
    <w:rsid w:val="00254AF2"/>
    <w:rsid w:val="002556BB"/>
    <w:rsid w:val="002557B3"/>
    <w:rsid w:val="00255C14"/>
    <w:rsid w:val="00257614"/>
    <w:rsid w:val="00257691"/>
    <w:rsid w:val="00257743"/>
    <w:rsid w:val="002579AA"/>
    <w:rsid w:val="00257EDC"/>
    <w:rsid w:val="002602A5"/>
    <w:rsid w:val="0026044C"/>
    <w:rsid w:val="0026071A"/>
    <w:rsid w:val="00261118"/>
    <w:rsid w:val="00261873"/>
    <w:rsid w:val="00261CA5"/>
    <w:rsid w:val="00261F7B"/>
    <w:rsid w:val="002621E3"/>
    <w:rsid w:val="002626E6"/>
    <w:rsid w:val="00262DE9"/>
    <w:rsid w:val="0026333E"/>
    <w:rsid w:val="0026360A"/>
    <w:rsid w:val="002636DA"/>
    <w:rsid w:val="00263A7C"/>
    <w:rsid w:val="00263C47"/>
    <w:rsid w:val="00263D80"/>
    <w:rsid w:val="00263F7F"/>
    <w:rsid w:val="002643C4"/>
    <w:rsid w:val="00265077"/>
    <w:rsid w:val="00265781"/>
    <w:rsid w:val="002664C8"/>
    <w:rsid w:val="002669DD"/>
    <w:rsid w:val="00266B40"/>
    <w:rsid w:val="00266D46"/>
    <w:rsid w:val="002701EA"/>
    <w:rsid w:val="002707D9"/>
    <w:rsid w:val="0027082F"/>
    <w:rsid w:val="00271047"/>
    <w:rsid w:val="0027116A"/>
    <w:rsid w:val="00271AC8"/>
    <w:rsid w:val="00272579"/>
    <w:rsid w:val="002730D0"/>
    <w:rsid w:val="002737D6"/>
    <w:rsid w:val="00273CA3"/>
    <w:rsid w:val="00274E69"/>
    <w:rsid w:val="00275CC5"/>
    <w:rsid w:val="00275E7A"/>
    <w:rsid w:val="00275E87"/>
    <w:rsid w:val="002760C2"/>
    <w:rsid w:val="00276231"/>
    <w:rsid w:val="00276C2A"/>
    <w:rsid w:val="00276EC0"/>
    <w:rsid w:val="00276FAD"/>
    <w:rsid w:val="00277C93"/>
    <w:rsid w:val="00277E56"/>
    <w:rsid w:val="0028082B"/>
    <w:rsid w:val="00280A10"/>
    <w:rsid w:val="00280E30"/>
    <w:rsid w:val="00280EC1"/>
    <w:rsid w:val="0028107B"/>
    <w:rsid w:val="00281132"/>
    <w:rsid w:val="002813BD"/>
    <w:rsid w:val="002813C5"/>
    <w:rsid w:val="002816AA"/>
    <w:rsid w:val="00281F6A"/>
    <w:rsid w:val="00282434"/>
    <w:rsid w:val="00282AAD"/>
    <w:rsid w:val="002832CE"/>
    <w:rsid w:val="002832EE"/>
    <w:rsid w:val="002834A0"/>
    <w:rsid w:val="00283DF6"/>
    <w:rsid w:val="002840DA"/>
    <w:rsid w:val="002843CB"/>
    <w:rsid w:val="0028457C"/>
    <w:rsid w:val="00284BB7"/>
    <w:rsid w:val="0028529A"/>
    <w:rsid w:val="0028581E"/>
    <w:rsid w:val="00285FB7"/>
    <w:rsid w:val="00286122"/>
    <w:rsid w:val="0028673A"/>
    <w:rsid w:val="00287845"/>
    <w:rsid w:val="0028789D"/>
    <w:rsid w:val="00287A02"/>
    <w:rsid w:val="00287A4D"/>
    <w:rsid w:val="00287C84"/>
    <w:rsid w:val="00287D58"/>
    <w:rsid w:val="002901E9"/>
    <w:rsid w:val="0029094D"/>
    <w:rsid w:val="00291162"/>
    <w:rsid w:val="00291544"/>
    <w:rsid w:val="00291925"/>
    <w:rsid w:val="00291984"/>
    <w:rsid w:val="00291E50"/>
    <w:rsid w:val="00291FF4"/>
    <w:rsid w:val="002920F3"/>
    <w:rsid w:val="002922EB"/>
    <w:rsid w:val="00292570"/>
    <w:rsid w:val="0029269C"/>
    <w:rsid w:val="00292A76"/>
    <w:rsid w:val="00293BB6"/>
    <w:rsid w:val="002940E3"/>
    <w:rsid w:val="00294373"/>
    <w:rsid w:val="002948CB"/>
    <w:rsid w:val="002948E9"/>
    <w:rsid w:val="00294A80"/>
    <w:rsid w:val="00294B1C"/>
    <w:rsid w:val="00294C75"/>
    <w:rsid w:val="00294FDF"/>
    <w:rsid w:val="00295FB5"/>
    <w:rsid w:val="00295FF3"/>
    <w:rsid w:val="0029607E"/>
    <w:rsid w:val="0029630A"/>
    <w:rsid w:val="00296FDA"/>
    <w:rsid w:val="0029725B"/>
    <w:rsid w:val="002975F7"/>
    <w:rsid w:val="00297BA4"/>
    <w:rsid w:val="00297CC6"/>
    <w:rsid w:val="002A00E3"/>
    <w:rsid w:val="002A061A"/>
    <w:rsid w:val="002A099D"/>
    <w:rsid w:val="002A0EC8"/>
    <w:rsid w:val="002A12AE"/>
    <w:rsid w:val="002A135A"/>
    <w:rsid w:val="002A13BA"/>
    <w:rsid w:val="002A1852"/>
    <w:rsid w:val="002A19F6"/>
    <w:rsid w:val="002A1A9D"/>
    <w:rsid w:val="002A1AB5"/>
    <w:rsid w:val="002A1FC5"/>
    <w:rsid w:val="002A201C"/>
    <w:rsid w:val="002A2454"/>
    <w:rsid w:val="002A2EEB"/>
    <w:rsid w:val="002A3190"/>
    <w:rsid w:val="002A3263"/>
    <w:rsid w:val="002A32F0"/>
    <w:rsid w:val="002A3BBD"/>
    <w:rsid w:val="002A3D40"/>
    <w:rsid w:val="002A3FB1"/>
    <w:rsid w:val="002A40A1"/>
    <w:rsid w:val="002A4A0D"/>
    <w:rsid w:val="002A4AEC"/>
    <w:rsid w:val="002A4B46"/>
    <w:rsid w:val="002A5225"/>
    <w:rsid w:val="002A52D4"/>
    <w:rsid w:val="002A5DBA"/>
    <w:rsid w:val="002A6B44"/>
    <w:rsid w:val="002A70A0"/>
    <w:rsid w:val="002A7210"/>
    <w:rsid w:val="002A7AD5"/>
    <w:rsid w:val="002A7EBF"/>
    <w:rsid w:val="002B00AA"/>
    <w:rsid w:val="002B0CDC"/>
    <w:rsid w:val="002B0DE0"/>
    <w:rsid w:val="002B0FDF"/>
    <w:rsid w:val="002B1060"/>
    <w:rsid w:val="002B14CD"/>
    <w:rsid w:val="002B18EA"/>
    <w:rsid w:val="002B1AAF"/>
    <w:rsid w:val="002B1D5D"/>
    <w:rsid w:val="002B20B1"/>
    <w:rsid w:val="002B2458"/>
    <w:rsid w:val="002B2497"/>
    <w:rsid w:val="002B25BC"/>
    <w:rsid w:val="002B26B9"/>
    <w:rsid w:val="002B2962"/>
    <w:rsid w:val="002B2CF9"/>
    <w:rsid w:val="002B3405"/>
    <w:rsid w:val="002B3C5D"/>
    <w:rsid w:val="002B3C76"/>
    <w:rsid w:val="002B4340"/>
    <w:rsid w:val="002B46EB"/>
    <w:rsid w:val="002B4873"/>
    <w:rsid w:val="002B4896"/>
    <w:rsid w:val="002B49B5"/>
    <w:rsid w:val="002B504D"/>
    <w:rsid w:val="002B56DF"/>
    <w:rsid w:val="002B5DCE"/>
    <w:rsid w:val="002B6408"/>
    <w:rsid w:val="002B67D3"/>
    <w:rsid w:val="002B7416"/>
    <w:rsid w:val="002B7683"/>
    <w:rsid w:val="002B7827"/>
    <w:rsid w:val="002B7C9D"/>
    <w:rsid w:val="002C0A66"/>
    <w:rsid w:val="002C0CCB"/>
    <w:rsid w:val="002C0F8B"/>
    <w:rsid w:val="002C12D9"/>
    <w:rsid w:val="002C16EA"/>
    <w:rsid w:val="002C19B5"/>
    <w:rsid w:val="002C1DBF"/>
    <w:rsid w:val="002C27B6"/>
    <w:rsid w:val="002C2F86"/>
    <w:rsid w:val="002C36F2"/>
    <w:rsid w:val="002C3C49"/>
    <w:rsid w:val="002C3C56"/>
    <w:rsid w:val="002C3E3B"/>
    <w:rsid w:val="002C3FAC"/>
    <w:rsid w:val="002C4094"/>
    <w:rsid w:val="002C44B0"/>
    <w:rsid w:val="002C4604"/>
    <w:rsid w:val="002C46C3"/>
    <w:rsid w:val="002C4BEC"/>
    <w:rsid w:val="002C50A0"/>
    <w:rsid w:val="002C53E4"/>
    <w:rsid w:val="002C540D"/>
    <w:rsid w:val="002C5A39"/>
    <w:rsid w:val="002C60F4"/>
    <w:rsid w:val="002C619B"/>
    <w:rsid w:val="002C6360"/>
    <w:rsid w:val="002C6620"/>
    <w:rsid w:val="002C671F"/>
    <w:rsid w:val="002C7610"/>
    <w:rsid w:val="002C769E"/>
    <w:rsid w:val="002C7A6F"/>
    <w:rsid w:val="002C7C5F"/>
    <w:rsid w:val="002D001D"/>
    <w:rsid w:val="002D02D1"/>
    <w:rsid w:val="002D13D6"/>
    <w:rsid w:val="002D20C7"/>
    <w:rsid w:val="002D25BC"/>
    <w:rsid w:val="002D26AD"/>
    <w:rsid w:val="002D285E"/>
    <w:rsid w:val="002D2A67"/>
    <w:rsid w:val="002D2E94"/>
    <w:rsid w:val="002D3155"/>
    <w:rsid w:val="002D3216"/>
    <w:rsid w:val="002D3FB0"/>
    <w:rsid w:val="002D4475"/>
    <w:rsid w:val="002D53BB"/>
    <w:rsid w:val="002D5B5C"/>
    <w:rsid w:val="002D5BC0"/>
    <w:rsid w:val="002D5F6C"/>
    <w:rsid w:val="002D6686"/>
    <w:rsid w:val="002D68CD"/>
    <w:rsid w:val="002D6D07"/>
    <w:rsid w:val="002D738D"/>
    <w:rsid w:val="002D7553"/>
    <w:rsid w:val="002D7CBB"/>
    <w:rsid w:val="002E00F2"/>
    <w:rsid w:val="002E0264"/>
    <w:rsid w:val="002E02AC"/>
    <w:rsid w:val="002E046C"/>
    <w:rsid w:val="002E0889"/>
    <w:rsid w:val="002E0C13"/>
    <w:rsid w:val="002E136D"/>
    <w:rsid w:val="002E15C9"/>
    <w:rsid w:val="002E2300"/>
    <w:rsid w:val="002E33BF"/>
    <w:rsid w:val="002E36E6"/>
    <w:rsid w:val="002E3AC9"/>
    <w:rsid w:val="002E3E7D"/>
    <w:rsid w:val="002E4592"/>
    <w:rsid w:val="002E4921"/>
    <w:rsid w:val="002E50C6"/>
    <w:rsid w:val="002E528E"/>
    <w:rsid w:val="002E547B"/>
    <w:rsid w:val="002E5635"/>
    <w:rsid w:val="002E5832"/>
    <w:rsid w:val="002E5D79"/>
    <w:rsid w:val="002E65F6"/>
    <w:rsid w:val="002E6806"/>
    <w:rsid w:val="002E6BAB"/>
    <w:rsid w:val="002E6E8F"/>
    <w:rsid w:val="002E6FB2"/>
    <w:rsid w:val="002E71E1"/>
    <w:rsid w:val="002E7283"/>
    <w:rsid w:val="002E78E3"/>
    <w:rsid w:val="002E7A59"/>
    <w:rsid w:val="002E7A94"/>
    <w:rsid w:val="002E7BFA"/>
    <w:rsid w:val="002F153C"/>
    <w:rsid w:val="002F1C9A"/>
    <w:rsid w:val="002F1DDA"/>
    <w:rsid w:val="002F25DE"/>
    <w:rsid w:val="002F268D"/>
    <w:rsid w:val="002F28AE"/>
    <w:rsid w:val="002F3148"/>
    <w:rsid w:val="002F322E"/>
    <w:rsid w:val="002F3500"/>
    <w:rsid w:val="002F469F"/>
    <w:rsid w:val="002F47B6"/>
    <w:rsid w:val="002F4979"/>
    <w:rsid w:val="002F4CFA"/>
    <w:rsid w:val="002F532F"/>
    <w:rsid w:val="002F5513"/>
    <w:rsid w:val="002F55FC"/>
    <w:rsid w:val="002F5DC0"/>
    <w:rsid w:val="002F5EE5"/>
    <w:rsid w:val="002F605C"/>
    <w:rsid w:val="002F6482"/>
    <w:rsid w:val="002F6506"/>
    <w:rsid w:val="002F667D"/>
    <w:rsid w:val="002F6E50"/>
    <w:rsid w:val="002F77D0"/>
    <w:rsid w:val="002F7821"/>
    <w:rsid w:val="002F78C0"/>
    <w:rsid w:val="0030070C"/>
    <w:rsid w:val="00300C47"/>
    <w:rsid w:val="003016BE"/>
    <w:rsid w:val="00302268"/>
    <w:rsid w:val="003022BB"/>
    <w:rsid w:val="003024D4"/>
    <w:rsid w:val="003025E9"/>
    <w:rsid w:val="003026F9"/>
    <w:rsid w:val="00302E5D"/>
    <w:rsid w:val="00304D7F"/>
    <w:rsid w:val="00304D8D"/>
    <w:rsid w:val="003054C2"/>
    <w:rsid w:val="00305940"/>
    <w:rsid w:val="0030596A"/>
    <w:rsid w:val="003060FC"/>
    <w:rsid w:val="00306227"/>
    <w:rsid w:val="00306408"/>
    <w:rsid w:val="00306706"/>
    <w:rsid w:val="00307772"/>
    <w:rsid w:val="00310D49"/>
    <w:rsid w:val="00310E1A"/>
    <w:rsid w:val="00310F8B"/>
    <w:rsid w:val="0031104D"/>
    <w:rsid w:val="003117CD"/>
    <w:rsid w:val="00311B6D"/>
    <w:rsid w:val="00312113"/>
    <w:rsid w:val="00312152"/>
    <w:rsid w:val="00312392"/>
    <w:rsid w:val="0031271D"/>
    <w:rsid w:val="00312839"/>
    <w:rsid w:val="003129E6"/>
    <w:rsid w:val="00312B2F"/>
    <w:rsid w:val="00312CCC"/>
    <w:rsid w:val="00312E0A"/>
    <w:rsid w:val="003135EC"/>
    <w:rsid w:val="00313690"/>
    <w:rsid w:val="003139D6"/>
    <w:rsid w:val="00313AE4"/>
    <w:rsid w:val="00313C91"/>
    <w:rsid w:val="003140C7"/>
    <w:rsid w:val="00314122"/>
    <w:rsid w:val="003145B0"/>
    <w:rsid w:val="003146ED"/>
    <w:rsid w:val="003146FF"/>
    <w:rsid w:val="00314858"/>
    <w:rsid w:val="003159D1"/>
    <w:rsid w:val="003159FB"/>
    <w:rsid w:val="00315F81"/>
    <w:rsid w:val="003160FB"/>
    <w:rsid w:val="00316D83"/>
    <w:rsid w:val="00317479"/>
    <w:rsid w:val="0031766C"/>
    <w:rsid w:val="00320200"/>
    <w:rsid w:val="003203A7"/>
    <w:rsid w:val="003204A3"/>
    <w:rsid w:val="00320AEF"/>
    <w:rsid w:val="00320F9D"/>
    <w:rsid w:val="003210AA"/>
    <w:rsid w:val="00321142"/>
    <w:rsid w:val="003215E4"/>
    <w:rsid w:val="00321657"/>
    <w:rsid w:val="0032182B"/>
    <w:rsid w:val="003218C9"/>
    <w:rsid w:val="00321A8D"/>
    <w:rsid w:val="00321B5D"/>
    <w:rsid w:val="00321D5E"/>
    <w:rsid w:val="0032213F"/>
    <w:rsid w:val="00322623"/>
    <w:rsid w:val="00322A67"/>
    <w:rsid w:val="0032358B"/>
    <w:rsid w:val="00323599"/>
    <w:rsid w:val="00323BE5"/>
    <w:rsid w:val="00323C29"/>
    <w:rsid w:val="00323C32"/>
    <w:rsid w:val="00323DB1"/>
    <w:rsid w:val="003243E9"/>
    <w:rsid w:val="00324683"/>
    <w:rsid w:val="00324CC9"/>
    <w:rsid w:val="00324F29"/>
    <w:rsid w:val="00325584"/>
    <w:rsid w:val="003256BE"/>
    <w:rsid w:val="00326318"/>
    <w:rsid w:val="00326D3C"/>
    <w:rsid w:val="003273BC"/>
    <w:rsid w:val="00327F44"/>
    <w:rsid w:val="00327F9B"/>
    <w:rsid w:val="0033033F"/>
    <w:rsid w:val="00330591"/>
    <w:rsid w:val="0033124E"/>
    <w:rsid w:val="00331703"/>
    <w:rsid w:val="00331CA7"/>
    <w:rsid w:val="00332341"/>
    <w:rsid w:val="003325AA"/>
    <w:rsid w:val="00332897"/>
    <w:rsid w:val="00332F3E"/>
    <w:rsid w:val="00333926"/>
    <w:rsid w:val="00334119"/>
    <w:rsid w:val="00334249"/>
    <w:rsid w:val="003343AF"/>
    <w:rsid w:val="003343BC"/>
    <w:rsid w:val="003348E6"/>
    <w:rsid w:val="00335300"/>
    <w:rsid w:val="003355CD"/>
    <w:rsid w:val="00335757"/>
    <w:rsid w:val="003358A9"/>
    <w:rsid w:val="0033666F"/>
    <w:rsid w:val="00336B75"/>
    <w:rsid w:val="00336D65"/>
    <w:rsid w:val="0033797B"/>
    <w:rsid w:val="00340053"/>
    <w:rsid w:val="003401E9"/>
    <w:rsid w:val="00340F38"/>
    <w:rsid w:val="00340F43"/>
    <w:rsid w:val="00341181"/>
    <w:rsid w:val="00341701"/>
    <w:rsid w:val="00341C42"/>
    <w:rsid w:val="00341D03"/>
    <w:rsid w:val="00341DC1"/>
    <w:rsid w:val="003421BC"/>
    <w:rsid w:val="0034240E"/>
    <w:rsid w:val="0034287F"/>
    <w:rsid w:val="00342D0A"/>
    <w:rsid w:val="003430EC"/>
    <w:rsid w:val="00343188"/>
    <w:rsid w:val="00343281"/>
    <w:rsid w:val="00343D27"/>
    <w:rsid w:val="00344269"/>
    <w:rsid w:val="00344800"/>
    <w:rsid w:val="00344BFB"/>
    <w:rsid w:val="00344E2D"/>
    <w:rsid w:val="00345A0F"/>
    <w:rsid w:val="00345C50"/>
    <w:rsid w:val="00345D21"/>
    <w:rsid w:val="003467CE"/>
    <w:rsid w:val="00346A95"/>
    <w:rsid w:val="00346DE3"/>
    <w:rsid w:val="00346E32"/>
    <w:rsid w:val="00346E56"/>
    <w:rsid w:val="00347977"/>
    <w:rsid w:val="003479A4"/>
    <w:rsid w:val="003502E6"/>
    <w:rsid w:val="003506A0"/>
    <w:rsid w:val="00350FF2"/>
    <w:rsid w:val="003515B3"/>
    <w:rsid w:val="0035193C"/>
    <w:rsid w:val="00351CB0"/>
    <w:rsid w:val="00351D91"/>
    <w:rsid w:val="00351FCE"/>
    <w:rsid w:val="0035235C"/>
    <w:rsid w:val="00352A41"/>
    <w:rsid w:val="00352DFC"/>
    <w:rsid w:val="00353150"/>
    <w:rsid w:val="00353722"/>
    <w:rsid w:val="00353FF8"/>
    <w:rsid w:val="00354070"/>
    <w:rsid w:val="00354253"/>
    <w:rsid w:val="00354410"/>
    <w:rsid w:val="0035444B"/>
    <w:rsid w:val="00354874"/>
    <w:rsid w:val="003548C6"/>
    <w:rsid w:val="00354D3B"/>
    <w:rsid w:val="00356B97"/>
    <w:rsid w:val="00357BD2"/>
    <w:rsid w:val="00357DF7"/>
    <w:rsid w:val="00360D09"/>
    <w:rsid w:val="00360D6A"/>
    <w:rsid w:val="003611E7"/>
    <w:rsid w:val="00361375"/>
    <w:rsid w:val="003613A8"/>
    <w:rsid w:val="003618AF"/>
    <w:rsid w:val="00361AC1"/>
    <w:rsid w:val="00362119"/>
    <w:rsid w:val="003629F3"/>
    <w:rsid w:val="00362FF9"/>
    <w:rsid w:val="00363A20"/>
    <w:rsid w:val="00363D4A"/>
    <w:rsid w:val="00364084"/>
    <w:rsid w:val="003641FC"/>
    <w:rsid w:val="0036467D"/>
    <w:rsid w:val="00364B7A"/>
    <w:rsid w:val="00364C67"/>
    <w:rsid w:val="00365105"/>
    <w:rsid w:val="003653F7"/>
    <w:rsid w:val="00365465"/>
    <w:rsid w:val="00365C9C"/>
    <w:rsid w:val="003663E2"/>
    <w:rsid w:val="003664B9"/>
    <w:rsid w:val="003664DD"/>
    <w:rsid w:val="003667A1"/>
    <w:rsid w:val="00366904"/>
    <w:rsid w:val="00366A3C"/>
    <w:rsid w:val="00366F06"/>
    <w:rsid w:val="00367543"/>
    <w:rsid w:val="00367FF4"/>
    <w:rsid w:val="0037075C"/>
    <w:rsid w:val="0037087F"/>
    <w:rsid w:val="00370D9B"/>
    <w:rsid w:val="003710AA"/>
    <w:rsid w:val="00371C09"/>
    <w:rsid w:val="00372248"/>
    <w:rsid w:val="00372584"/>
    <w:rsid w:val="0037284B"/>
    <w:rsid w:val="00372A03"/>
    <w:rsid w:val="00372AD2"/>
    <w:rsid w:val="003735E7"/>
    <w:rsid w:val="00373682"/>
    <w:rsid w:val="00373B3D"/>
    <w:rsid w:val="00373B52"/>
    <w:rsid w:val="0037413D"/>
    <w:rsid w:val="00374540"/>
    <w:rsid w:val="003747EE"/>
    <w:rsid w:val="0037490C"/>
    <w:rsid w:val="003751EB"/>
    <w:rsid w:val="003752FF"/>
    <w:rsid w:val="003754B2"/>
    <w:rsid w:val="003759C4"/>
    <w:rsid w:val="00376DC8"/>
    <w:rsid w:val="00380BB9"/>
    <w:rsid w:val="0038170C"/>
    <w:rsid w:val="00381EEF"/>
    <w:rsid w:val="00381F90"/>
    <w:rsid w:val="003825F5"/>
    <w:rsid w:val="00382972"/>
    <w:rsid w:val="00382A79"/>
    <w:rsid w:val="0038343C"/>
    <w:rsid w:val="0038345C"/>
    <w:rsid w:val="003834C5"/>
    <w:rsid w:val="00383E16"/>
    <w:rsid w:val="00383EB3"/>
    <w:rsid w:val="003847AF"/>
    <w:rsid w:val="00384B66"/>
    <w:rsid w:val="00385393"/>
    <w:rsid w:val="0038556B"/>
    <w:rsid w:val="00385DC5"/>
    <w:rsid w:val="00385DDA"/>
    <w:rsid w:val="00385EA0"/>
    <w:rsid w:val="00385FC6"/>
    <w:rsid w:val="003864D4"/>
    <w:rsid w:val="00386DD6"/>
    <w:rsid w:val="0038767C"/>
    <w:rsid w:val="00390558"/>
    <w:rsid w:val="00390786"/>
    <w:rsid w:val="00390888"/>
    <w:rsid w:val="00390C24"/>
    <w:rsid w:val="003910CB"/>
    <w:rsid w:val="003912D5"/>
    <w:rsid w:val="003915C2"/>
    <w:rsid w:val="0039169C"/>
    <w:rsid w:val="00391D88"/>
    <w:rsid w:val="0039212B"/>
    <w:rsid w:val="00392460"/>
    <w:rsid w:val="00392C2F"/>
    <w:rsid w:val="003930CC"/>
    <w:rsid w:val="0039402F"/>
    <w:rsid w:val="00394129"/>
    <w:rsid w:val="00394518"/>
    <w:rsid w:val="003950F4"/>
    <w:rsid w:val="0039621A"/>
    <w:rsid w:val="00396391"/>
    <w:rsid w:val="003963F5"/>
    <w:rsid w:val="00396BFE"/>
    <w:rsid w:val="00396D1A"/>
    <w:rsid w:val="003977ED"/>
    <w:rsid w:val="00397C4B"/>
    <w:rsid w:val="00397E1D"/>
    <w:rsid w:val="00397E67"/>
    <w:rsid w:val="003A01B4"/>
    <w:rsid w:val="003A02CE"/>
    <w:rsid w:val="003A0571"/>
    <w:rsid w:val="003A0A78"/>
    <w:rsid w:val="003A0B05"/>
    <w:rsid w:val="003A1717"/>
    <w:rsid w:val="003A18EE"/>
    <w:rsid w:val="003A1C19"/>
    <w:rsid w:val="003A2482"/>
    <w:rsid w:val="003A2805"/>
    <w:rsid w:val="003A2A9C"/>
    <w:rsid w:val="003A2B60"/>
    <w:rsid w:val="003A2DF5"/>
    <w:rsid w:val="003A30AB"/>
    <w:rsid w:val="003A3369"/>
    <w:rsid w:val="003A3775"/>
    <w:rsid w:val="003A3AB2"/>
    <w:rsid w:val="003A3E33"/>
    <w:rsid w:val="003A4681"/>
    <w:rsid w:val="003A47C6"/>
    <w:rsid w:val="003A5892"/>
    <w:rsid w:val="003A61D5"/>
    <w:rsid w:val="003A63F9"/>
    <w:rsid w:val="003A63FE"/>
    <w:rsid w:val="003A648A"/>
    <w:rsid w:val="003A691D"/>
    <w:rsid w:val="003A707B"/>
    <w:rsid w:val="003A7135"/>
    <w:rsid w:val="003A7574"/>
    <w:rsid w:val="003A77D0"/>
    <w:rsid w:val="003A7EFA"/>
    <w:rsid w:val="003B0B6A"/>
    <w:rsid w:val="003B1087"/>
    <w:rsid w:val="003B1BCD"/>
    <w:rsid w:val="003B234C"/>
    <w:rsid w:val="003B2D6D"/>
    <w:rsid w:val="003B3321"/>
    <w:rsid w:val="003B33B0"/>
    <w:rsid w:val="003B3424"/>
    <w:rsid w:val="003B3762"/>
    <w:rsid w:val="003B3777"/>
    <w:rsid w:val="003B38B9"/>
    <w:rsid w:val="003B39F7"/>
    <w:rsid w:val="003B3AC0"/>
    <w:rsid w:val="003B3BFA"/>
    <w:rsid w:val="003B3D46"/>
    <w:rsid w:val="003B4637"/>
    <w:rsid w:val="003B46FB"/>
    <w:rsid w:val="003B49CB"/>
    <w:rsid w:val="003B4B10"/>
    <w:rsid w:val="003B5AB1"/>
    <w:rsid w:val="003B5BFC"/>
    <w:rsid w:val="003B5EF0"/>
    <w:rsid w:val="003B672B"/>
    <w:rsid w:val="003B698D"/>
    <w:rsid w:val="003B6A78"/>
    <w:rsid w:val="003B7177"/>
    <w:rsid w:val="003B7638"/>
    <w:rsid w:val="003B7915"/>
    <w:rsid w:val="003C135E"/>
    <w:rsid w:val="003C175E"/>
    <w:rsid w:val="003C1D9F"/>
    <w:rsid w:val="003C228B"/>
    <w:rsid w:val="003C23B0"/>
    <w:rsid w:val="003C26EC"/>
    <w:rsid w:val="003C2701"/>
    <w:rsid w:val="003C2C8F"/>
    <w:rsid w:val="003C2CCA"/>
    <w:rsid w:val="003C309A"/>
    <w:rsid w:val="003C33E4"/>
    <w:rsid w:val="003C3426"/>
    <w:rsid w:val="003C36B5"/>
    <w:rsid w:val="003C3727"/>
    <w:rsid w:val="003C3EFE"/>
    <w:rsid w:val="003C41C9"/>
    <w:rsid w:val="003C468C"/>
    <w:rsid w:val="003C468D"/>
    <w:rsid w:val="003C4732"/>
    <w:rsid w:val="003C4BC4"/>
    <w:rsid w:val="003C4E94"/>
    <w:rsid w:val="003C4FA9"/>
    <w:rsid w:val="003C5214"/>
    <w:rsid w:val="003C537A"/>
    <w:rsid w:val="003C54EF"/>
    <w:rsid w:val="003C55A4"/>
    <w:rsid w:val="003C5747"/>
    <w:rsid w:val="003C5877"/>
    <w:rsid w:val="003C5A07"/>
    <w:rsid w:val="003C67FB"/>
    <w:rsid w:val="003C72F0"/>
    <w:rsid w:val="003C7814"/>
    <w:rsid w:val="003C7934"/>
    <w:rsid w:val="003C7DFD"/>
    <w:rsid w:val="003C7F20"/>
    <w:rsid w:val="003D01E3"/>
    <w:rsid w:val="003D08DF"/>
    <w:rsid w:val="003D0AA9"/>
    <w:rsid w:val="003D0B08"/>
    <w:rsid w:val="003D14CA"/>
    <w:rsid w:val="003D160F"/>
    <w:rsid w:val="003D1792"/>
    <w:rsid w:val="003D1AAE"/>
    <w:rsid w:val="003D1F37"/>
    <w:rsid w:val="003D1FDF"/>
    <w:rsid w:val="003D338E"/>
    <w:rsid w:val="003D3795"/>
    <w:rsid w:val="003D39E5"/>
    <w:rsid w:val="003D3F19"/>
    <w:rsid w:val="003D3F48"/>
    <w:rsid w:val="003D4981"/>
    <w:rsid w:val="003D4CAA"/>
    <w:rsid w:val="003D4F75"/>
    <w:rsid w:val="003D51A0"/>
    <w:rsid w:val="003D5487"/>
    <w:rsid w:val="003D5602"/>
    <w:rsid w:val="003D5986"/>
    <w:rsid w:val="003D5A76"/>
    <w:rsid w:val="003D5C42"/>
    <w:rsid w:val="003D5D4D"/>
    <w:rsid w:val="003D5D9C"/>
    <w:rsid w:val="003D612F"/>
    <w:rsid w:val="003D6277"/>
    <w:rsid w:val="003D69F4"/>
    <w:rsid w:val="003D746F"/>
    <w:rsid w:val="003D7741"/>
    <w:rsid w:val="003D7755"/>
    <w:rsid w:val="003E00BE"/>
    <w:rsid w:val="003E0106"/>
    <w:rsid w:val="003E0CBF"/>
    <w:rsid w:val="003E0E9C"/>
    <w:rsid w:val="003E1119"/>
    <w:rsid w:val="003E182C"/>
    <w:rsid w:val="003E1C57"/>
    <w:rsid w:val="003E1DF0"/>
    <w:rsid w:val="003E204D"/>
    <w:rsid w:val="003E235F"/>
    <w:rsid w:val="003E2718"/>
    <w:rsid w:val="003E2D2F"/>
    <w:rsid w:val="003E3297"/>
    <w:rsid w:val="003E33D1"/>
    <w:rsid w:val="003E3558"/>
    <w:rsid w:val="003E3651"/>
    <w:rsid w:val="003E3C90"/>
    <w:rsid w:val="003E3F76"/>
    <w:rsid w:val="003E3FBA"/>
    <w:rsid w:val="003E451A"/>
    <w:rsid w:val="003E474C"/>
    <w:rsid w:val="003E4776"/>
    <w:rsid w:val="003E4F70"/>
    <w:rsid w:val="003E5213"/>
    <w:rsid w:val="003E53D8"/>
    <w:rsid w:val="003E556F"/>
    <w:rsid w:val="003E55E9"/>
    <w:rsid w:val="003E604A"/>
    <w:rsid w:val="003E7030"/>
    <w:rsid w:val="003E74AC"/>
    <w:rsid w:val="003F036F"/>
    <w:rsid w:val="003F04CF"/>
    <w:rsid w:val="003F0701"/>
    <w:rsid w:val="003F086E"/>
    <w:rsid w:val="003F0B20"/>
    <w:rsid w:val="003F11BA"/>
    <w:rsid w:val="003F1338"/>
    <w:rsid w:val="003F13E5"/>
    <w:rsid w:val="003F17FB"/>
    <w:rsid w:val="003F1D24"/>
    <w:rsid w:val="003F1F44"/>
    <w:rsid w:val="003F1F82"/>
    <w:rsid w:val="003F2035"/>
    <w:rsid w:val="003F2359"/>
    <w:rsid w:val="003F2A58"/>
    <w:rsid w:val="003F2B06"/>
    <w:rsid w:val="003F306B"/>
    <w:rsid w:val="003F319A"/>
    <w:rsid w:val="003F38F8"/>
    <w:rsid w:val="003F3955"/>
    <w:rsid w:val="003F4672"/>
    <w:rsid w:val="003F4F3A"/>
    <w:rsid w:val="003F50E0"/>
    <w:rsid w:val="003F554E"/>
    <w:rsid w:val="003F5669"/>
    <w:rsid w:val="003F5D12"/>
    <w:rsid w:val="003F68A8"/>
    <w:rsid w:val="003F72FC"/>
    <w:rsid w:val="004001EB"/>
    <w:rsid w:val="00400821"/>
    <w:rsid w:val="004010E5"/>
    <w:rsid w:val="0040112E"/>
    <w:rsid w:val="0040127D"/>
    <w:rsid w:val="004016AB"/>
    <w:rsid w:val="00401C28"/>
    <w:rsid w:val="00401CC7"/>
    <w:rsid w:val="00401E98"/>
    <w:rsid w:val="00401FF4"/>
    <w:rsid w:val="0040250E"/>
    <w:rsid w:val="0040279F"/>
    <w:rsid w:val="00403108"/>
    <w:rsid w:val="004033C9"/>
    <w:rsid w:val="0040408A"/>
    <w:rsid w:val="004040C2"/>
    <w:rsid w:val="004043C5"/>
    <w:rsid w:val="00404C2A"/>
    <w:rsid w:val="00404E7C"/>
    <w:rsid w:val="00405987"/>
    <w:rsid w:val="00405B65"/>
    <w:rsid w:val="00405DD6"/>
    <w:rsid w:val="00406303"/>
    <w:rsid w:val="0040664B"/>
    <w:rsid w:val="00406977"/>
    <w:rsid w:val="00406A87"/>
    <w:rsid w:val="00406EF8"/>
    <w:rsid w:val="0040718E"/>
    <w:rsid w:val="00407B21"/>
    <w:rsid w:val="00407DD3"/>
    <w:rsid w:val="00407E4D"/>
    <w:rsid w:val="00407F21"/>
    <w:rsid w:val="00410020"/>
    <w:rsid w:val="00410123"/>
    <w:rsid w:val="00410242"/>
    <w:rsid w:val="00410932"/>
    <w:rsid w:val="00410BCA"/>
    <w:rsid w:val="00410EE0"/>
    <w:rsid w:val="0041183F"/>
    <w:rsid w:val="00411984"/>
    <w:rsid w:val="00411A87"/>
    <w:rsid w:val="00411C58"/>
    <w:rsid w:val="00411F9A"/>
    <w:rsid w:val="00412199"/>
    <w:rsid w:val="00412A0D"/>
    <w:rsid w:val="00412E20"/>
    <w:rsid w:val="00412E67"/>
    <w:rsid w:val="00413580"/>
    <w:rsid w:val="00413926"/>
    <w:rsid w:val="004145B0"/>
    <w:rsid w:val="0041532E"/>
    <w:rsid w:val="00415566"/>
    <w:rsid w:val="00415745"/>
    <w:rsid w:val="00415C76"/>
    <w:rsid w:val="00415D95"/>
    <w:rsid w:val="00415EA2"/>
    <w:rsid w:val="00415F25"/>
    <w:rsid w:val="00416644"/>
    <w:rsid w:val="0041694C"/>
    <w:rsid w:val="00416D10"/>
    <w:rsid w:val="00416EFB"/>
    <w:rsid w:val="00417070"/>
    <w:rsid w:val="00417427"/>
    <w:rsid w:val="00417BFF"/>
    <w:rsid w:val="0042078E"/>
    <w:rsid w:val="00420A1C"/>
    <w:rsid w:val="00421966"/>
    <w:rsid w:val="00421C79"/>
    <w:rsid w:val="00422268"/>
    <w:rsid w:val="00422291"/>
    <w:rsid w:val="00422481"/>
    <w:rsid w:val="00422BB3"/>
    <w:rsid w:val="00422BEE"/>
    <w:rsid w:val="004241B6"/>
    <w:rsid w:val="004243EC"/>
    <w:rsid w:val="004245CF"/>
    <w:rsid w:val="00424B85"/>
    <w:rsid w:val="00424EB5"/>
    <w:rsid w:val="00425572"/>
    <w:rsid w:val="004256BF"/>
    <w:rsid w:val="0042592F"/>
    <w:rsid w:val="00425D5C"/>
    <w:rsid w:val="0042661C"/>
    <w:rsid w:val="0042672D"/>
    <w:rsid w:val="004268EF"/>
    <w:rsid w:val="00426A71"/>
    <w:rsid w:val="00426A8F"/>
    <w:rsid w:val="00426A98"/>
    <w:rsid w:val="00427257"/>
    <w:rsid w:val="00427B80"/>
    <w:rsid w:val="00427EAA"/>
    <w:rsid w:val="00430848"/>
    <w:rsid w:val="004308DC"/>
    <w:rsid w:val="00430A49"/>
    <w:rsid w:val="00430C77"/>
    <w:rsid w:val="00430E24"/>
    <w:rsid w:val="00430F36"/>
    <w:rsid w:val="0043107F"/>
    <w:rsid w:val="004310B2"/>
    <w:rsid w:val="00431D67"/>
    <w:rsid w:val="004323BF"/>
    <w:rsid w:val="004326A6"/>
    <w:rsid w:val="00432956"/>
    <w:rsid w:val="004329A1"/>
    <w:rsid w:val="004335D4"/>
    <w:rsid w:val="00434388"/>
    <w:rsid w:val="00434558"/>
    <w:rsid w:val="0043494D"/>
    <w:rsid w:val="00434999"/>
    <w:rsid w:val="00434E22"/>
    <w:rsid w:val="00434ECB"/>
    <w:rsid w:val="0043524B"/>
    <w:rsid w:val="0043581F"/>
    <w:rsid w:val="004367FF"/>
    <w:rsid w:val="00436888"/>
    <w:rsid w:val="004370F5"/>
    <w:rsid w:val="00437467"/>
    <w:rsid w:val="00437C6B"/>
    <w:rsid w:val="00440DDA"/>
    <w:rsid w:val="00440FF4"/>
    <w:rsid w:val="004412EB"/>
    <w:rsid w:val="00441FB1"/>
    <w:rsid w:val="0044221E"/>
    <w:rsid w:val="00443572"/>
    <w:rsid w:val="00444383"/>
    <w:rsid w:val="004454F9"/>
    <w:rsid w:val="00445866"/>
    <w:rsid w:val="00445E7A"/>
    <w:rsid w:val="004462A5"/>
    <w:rsid w:val="00446381"/>
    <w:rsid w:val="00446470"/>
    <w:rsid w:val="00446674"/>
    <w:rsid w:val="00446BA6"/>
    <w:rsid w:val="00446E1A"/>
    <w:rsid w:val="0044721B"/>
    <w:rsid w:val="004474E3"/>
    <w:rsid w:val="00447AB7"/>
    <w:rsid w:val="00447ECC"/>
    <w:rsid w:val="004507EF"/>
    <w:rsid w:val="004509E0"/>
    <w:rsid w:val="00450CA2"/>
    <w:rsid w:val="00450DDE"/>
    <w:rsid w:val="00450E91"/>
    <w:rsid w:val="0045127F"/>
    <w:rsid w:val="00451A51"/>
    <w:rsid w:val="00451BC4"/>
    <w:rsid w:val="00451F11"/>
    <w:rsid w:val="00452508"/>
    <w:rsid w:val="00452CA1"/>
    <w:rsid w:val="00452E8D"/>
    <w:rsid w:val="004530E5"/>
    <w:rsid w:val="004538B9"/>
    <w:rsid w:val="00453B78"/>
    <w:rsid w:val="00453E81"/>
    <w:rsid w:val="00453F9E"/>
    <w:rsid w:val="00454040"/>
    <w:rsid w:val="004540EA"/>
    <w:rsid w:val="00454CC3"/>
    <w:rsid w:val="00454DAE"/>
    <w:rsid w:val="004552BC"/>
    <w:rsid w:val="00455EC2"/>
    <w:rsid w:val="00455FFF"/>
    <w:rsid w:val="00456B1A"/>
    <w:rsid w:val="00456D3A"/>
    <w:rsid w:val="00457248"/>
    <w:rsid w:val="00457291"/>
    <w:rsid w:val="0045768C"/>
    <w:rsid w:val="0046008B"/>
    <w:rsid w:val="004602CB"/>
    <w:rsid w:val="004605C5"/>
    <w:rsid w:val="00460C9E"/>
    <w:rsid w:val="004618F9"/>
    <w:rsid w:val="00461BAB"/>
    <w:rsid w:val="00461D3D"/>
    <w:rsid w:val="00462363"/>
    <w:rsid w:val="0046242D"/>
    <w:rsid w:val="00462882"/>
    <w:rsid w:val="00462890"/>
    <w:rsid w:val="00463121"/>
    <w:rsid w:val="0046326F"/>
    <w:rsid w:val="00463622"/>
    <w:rsid w:val="00463B9A"/>
    <w:rsid w:val="00463D79"/>
    <w:rsid w:val="00463DFA"/>
    <w:rsid w:val="00464BE3"/>
    <w:rsid w:val="00465D12"/>
    <w:rsid w:val="00465F2F"/>
    <w:rsid w:val="00466175"/>
    <w:rsid w:val="00466336"/>
    <w:rsid w:val="00466A4D"/>
    <w:rsid w:val="0046749D"/>
    <w:rsid w:val="004675DB"/>
    <w:rsid w:val="00467A7A"/>
    <w:rsid w:val="00467D10"/>
    <w:rsid w:val="00467DF6"/>
    <w:rsid w:val="00467F22"/>
    <w:rsid w:val="00467F8B"/>
    <w:rsid w:val="004701E3"/>
    <w:rsid w:val="004708B2"/>
    <w:rsid w:val="0047107F"/>
    <w:rsid w:val="00471716"/>
    <w:rsid w:val="00471DA3"/>
    <w:rsid w:val="00471DCD"/>
    <w:rsid w:val="00472C5F"/>
    <w:rsid w:val="00472EDB"/>
    <w:rsid w:val="004735C3"/>
    <w:rsid w:val="004737B5"/>
    <w:rsid w:val="00473A40"/>
    <w:rsid w:val="00473A7E"/>
    <w:rsid w:val="00473E21"/>
    <w:rsid w:val="00474132"/>
    <w:rsid w:val="004743E4"/>
    <w:rsid w:val="004744C8"/>
    <w:rsid w:val="00474559"/>
    <w:rsid w:val="00474621"/>
    <w:rsid w:val="00474E15"/>
    <w:rsid w:val="00475046"/>
    <w:rsid w:val="0047537C"/>
    <w:rsid w:val="004753C2"/>
    <w:rsid w:val="004754DB"/>
    <w:rsid w:val="004756B5"/>
    <w:rsid w:val="00476034"/>
    <w:rsid w:val="004762D9"/>
    <w:rsid w:val="00476B96"/>
    <w:rsid w:val="00477AA5"/>
    <w:rsid w:val="00477B39"/>
    <w:rsid w:val="00477CC9"/>
    <w:rsid w:val="00480093"/>
    <w:rsid w:val="00480206"/>
    <w:rsid w:val="00480A18"/>
    <w:rsid w:val="00480C87"/>
    <w:rsid w:val="00481577"/>
    <w:rsid w:val="004815D6"/>
    <w:rsid w:val="00481D9C"/>
    <w:rsid w:val="00481E22"/>
    <w:rsid w:val="0048209B"/>
    <w:rsid w:val="00482443"/>
    <w:rsid w:val="004824D2"/>
    <w:rsid w:val="00482B0C"/>
    <w:rsid w:val="00482B7B"/>
    <w:rsid w:val="00482F7A"/>
    <w:rsid w:val="00482FFB"/>
    <w:rsid w:val="00483249"/>
    <w:rsid w:val="004838AF"/>
    <w:rsid w:val="00483B97"/>
    <w:rsid w:val="0048412C"/>
    <w:rsid w:val="00484491"/>
    <w:rsid w:val="0048470A"/>
    <w:rsid w:val="00484837"/>
    <w:rsid w:val="00484CA5"/>
    <w:rsid w:val="00484EE2"/>
    <w:rsid w:val="00484F3E"/>
    <w:rsid w:val="0048568A"/>
    <w:rsid w:val="00485726"/>
    <w:rsid w:val="004858BE"/>
    <w:rsid w:val="004859E2"/>
    <w:rsid w:val="00485BB7"/>
    <w:rsid w:val="00485EB3"/>
    <w:rsid w:val="00486106"/>
    <w:rsid w:val="00486797"/>
    <w:rsid w:val="00486E27"/>
    <w:rsid w:val="00486F04"/>
    <w:rsid w:val="00486F85"/>
    <w:rsid w:val="0048719C"/>
    <w:rsid w:val="004878B9"/>
    <w:rsid w:val="00487BC0"/>
    <w:rsid w:val="00487DD6"/>
    <w:rsid w:val="00490369"/>
    <w:rsid w:val="00490484"/>
    <w:rsid w:val="00490865"/>
    <w:rsid w:val="004909BF"/>
    <w:rsid w:val="00490A15"/>
    <w:rsid w:val="00490A4E"/>
    <w:rsid w:val="00490EB1"/>
    <w:rsid w:val="00490F9C"/>
    <w:rsid w:val="004919D3"/>
    <w:rsid w:val="00491B6D"/>
    <w:rsid w:val="00491B7F"/>
    <w:rsid w:val="00491E1E"/>
    <w:rsid w:val="00492131"/>
    <w:rsid w:val="004923DB"/>
    <w:rsid w:val="004931BD"/>
    <w:rsid w:val="0049350C"/>
    <w:rsid w:val="00493546"/>
    <w:rsid w:val="004938C0"/>
    <w:rsid w:val="00493F38"/>
    <w:rsid w:val="00494023"/>
    <w:rsid w:val="00494072"/>
    <w:rsid w:val="00494177"/>
    <w:rsid w:val="00494B53"/>
    <w:rsid w:val="00494F3F"/>
    <w:rsid w:val="00495A3F"/>
    <w:rsid w:val="0049695F"/>
    <w:rsid w:val="00496B13"/>
    <w:rsid w:val="004975DC"/>
    <w:rsid w:val="00497A5F"/>
    <w:rsid w:val="004A0622"/>
    <w:rsid w:val="004A07B2"/>
    <w:rsid w:val="004A0ABF"/>
    <w:rsid w:val="004A0C03"/>
    <w:rsid w:val="004A1476"/>
    <w:rsid w:val="004A148F"/>
    <w:rsid w:val="004A14A4"/>
    <w:rsid w:val="004A16F6"/>
    <w:rsid w:val="004A188C"/>
    <w:rsid w:val="004A1A3E"/>
    <w:rsid w:val="004A22CE"/>
    <w:rsid w:val="004A2336"/>
    <w:rsid w:val="004A269C"/>
    <w:rsid w:val="004A26AB"/>
    <w:rsid w:val="004A298A"/>
    <w:rsid w:val="004A29A6"/>
    <w:rsid w:val="004A2C1F"/>
    <w:rsid w:val="004A2DC8"/>
    <w:rsid w:val="004A2DD7"/>
    <w:rsid w:val="004A2E03"/>
    <w:rsid w:val="004A3572"/>
    <w:rsid w:val="004A374E"/>
    <w:rsid w:val="004A37D3"/>
    <w:rsid w:val="004A3AC9"/>
    <w:rsid w:val="004A3F85"/>
    <w:rsid w:val="004A4E20"/>
    <w:rsid w:val="004A53C1"/>
    <w:rsid w:val="004A5404"/>
    <w:rsid w:val="004A5BF3"/>
    <w:rsid w:val="004A606D"/>
    <w:rsid w:val="004A67F4"/>
    <w:rsid w:val="004A709B"/>
    <w:rsid w:val="004A758F"/>
    <w:rsid w:val="004B0237"/>
    <w:rsid w:val="004B0767"/>
    <w:rsid w:val="004B153D"/>
    <w:rsid w:val="004B18C9"/>
    <w:rsid w:val="004B230E"/>
    <w:rsid w:val="004B2516"/>
    <w:rsid w:val="004B27DB"/>
    <w:rsid w:val="004B28C4"/>
    <w:rsid w:val="004B2B1D"/>
    <w:rsid w:val="004B2D11"/>
    <w:rsid w:val="004B3980"/>
    <w:rsid w:val="004B3B93"/>
    <w:rsid w:val="004B401A"/>
    <w:rsid w:val="004B4052"/>
    <w:rsid w:val="004B4135"/>
    <w:rsid w:val="004B473D"/>
    <w:rsid w:val="004B4829"/>
    <w:rsid w:val="004B4860"/>
    <w:rsid w:val="004B50B9"/>
    <w:rsid w:val="004B6292"/>
    <w:rsid w:val="004B7832"/>
    <w:rsid w:val="004B7876"/>
    <w:rsid w:val="004B7A0B"/>
    <w:rsid w:val="004B7EAE"/>
    <w:rsid w:val="004C085B"/>
    <w:rsid w:val="004C13E4"/>
    <w:rsid w:val="004C1407"/>
    <w:rsid w:val="004C1852"/>
    <w:rsid w:val="004C1C74"/>
    <w:rsid w:val="004C1D48"/>
    <w:rsid w:val="004C2A8A"/>
    <w:rsid w:val="004C3B14"/>
    <w:rsid w:val="004C415B"/>
    <w:rsid w:val="004C431D"/>
    <w:rsid w:val="004C5059"/>
    <w:rsid w:val="004C5118"/>
    <w:rsid w:val="004C5FCE"/>
    <w:rsid w:val="004C6ADC"/>
    <w:rsid w:val="004C6BA3"/>
    <w:rsid w:val="004C6CA9"/>
    <w:rsid w:val="004C7206"/>
    <w:rsid w:val="004C77EB"/>
    <w:rsid w:val="004C78C9"/>
    <w:rsid w:val="004C7DF2"/>
    <w:rsid w:val="004D0E3E"/>
    <w:rsid w:val="004D13F6"/>
    <w:rsid w:val="004D176E"/>
    <w:rsid w:val="004D2112"/>
    <w:rsid w:val="004D25F3"/>
    <w:rsid w:val="004D2B34"/>
    <w:rsid w:val="004D3620"/>
    <w:rsid w:val="004D3672"/>
    <w:rsid w:val="004D41E1"/>
    <w:rsid w:val="004D49CA"/>
    <w:rsid w:val="004D4B2E"/>
    <w:rsid w:val="004D4CD9"/>
    <w:rsid w:val="004D4F77"/>
    <w:rsid w:val="004D53FA"/>
    <w:rsid w:val="004D5AAA"/>
    <w:rsid w:val="004D5E48"/>
    <w:rsid w:val="004D5ECB"/>
    <w:rsid w:val="004D64DD"/>
    <w:rsid w:val="004D6A0A"/>
    <w:rsid w:val="004D73E0"/>
    <w:rsid w:val="004D7796"/>
    <w:rsid w:val="004D7BAA"/>
    <w:rsid w:val="004D7C4F"/>
    <w:rsid w:val="004D7D3D"/>
    <w:rsid w:val="004E0591"/>
    <w:rsid w:val="004E1877"/>
    <w:rsid w:val="004E18B0"/>
    <w:rsid w:val="004E19B2"/>
    <w:rsid w:val="004E209C"/>
    <w:rsid w:val="004E2496"/>
    <w:rsid w:val="004E252C"/>
    <w:rsid w:val="004E2FD8"/>
    <w:rsid w:val="004E37AF"/>
    <w:rsid w:val="004E4EF6"/>
    <w:rsid w:val="004E5086"/>
    <w:rsid w:val="004E598D"/>
    <w:rsid w:val="004E5EF3"/>
    <w:rsid w:val="004E6144"/>
    <w:rsid w:val="004E63AD"/>
    <w:rsid w:val="004E67E0"/>
    <w:rsid w:val="004E689D"/>
    <w:rsid w:val="004E695A"/>
    <w:rsid w:val="004E6A32"/>
    <w:rsid w:val="004E6C7C"/>
    <w:rsid w:val="004E6E11"/>
    <w:rsid w:val="004E7118"/>
    <w:rsid w:val="004E76A9"/>
    <w:rsid w:val="004E7B01"/>
    <w:rsid w:val="004E7C45"/>
    <w:rsid w:val="004F03AA"/>
    <w:rsid w:val="004F05E8"/>
    <w:rsid w:val="004F0BAC"/>
    <w:rsid w:val="004F0DA2"/>
    <w:rsid w:val="004F0F5A"/>
    <w:rsid w:val="004F1486"/>
    <w:rsid w:val="004F14DF"/>
    <w:rsid w:val="004F156C"/>
    <w:rsid w:val="004F1778"/>
    <w:rsid w:val="004F1E1B"/>
    <w:rsid w:val="004F1F86"/>
    <w:rsid w:val="004F2F30"/>
    <w:rsid w:val="004F36A4"/>
    <w:rsid w:val="004F3DFB"/>
    <w:rsid w:val="004F458C"/>
    <w:rsid w:val="004F4706"/>
    <w:rsid w:val="004F4B39"/>
    <w:rsid w:val="004F526F"/>
    <w:rsid w:val="004F5443"/>
    <w:rsid w:val="004F54BE"/>
    <w:rsid w:val="004F5BDC"/>
    <w:rsid w:val="004F5C65"/>
    <w:rsid w:val="004F5E8E"/>
    <w:rsid w:val="004F5EA7"/>
    <w:rsid w:val="004F5F8E"/>
    <w:rsid w:val="004F6292"/>
    <w:rsid w:val="004F6B0B"/>
    <w:rsid w:val="004F6C1A"/>
    <w:rsid w:val="004F6C21"/>
    <w:rsid w:val="004F7835"/>
    <w:rsid w:val="005003C2"/>
    <w:rsid w:val="005005B1"/>
    <w:rsid w:val="0050091C"/>
    <w:rsid w:val="005009C2"/>
    <w:rsid w:val="005009E0"/>
    <w:rsid w:val="00500D84"/>
    <w:rsid w:val="00500F42"/>
    <w:rsid w:val="00501245"/>
    <w:rsid w:val="0050152E"/>
    <w:rsid w:val="00502BD3"/>
    <w:rsid w:val="00502EFF"/>
    <w:rsid w:val="00502F0B"/>
    <w:rsid w:val="005035A6"/>
    <w:rsid w:val="00504BBF"/>
    <w:rsid w:val="00504C37"/>
    <w:rsid w:val="00505340"/>
    <w:rsid w:val="00505C49"/>
    <w:rsid w:val="00505DCB"/>
    <w:rsid w:val="00506320"/>
    <w:rsid w:val="00506E9A"/>
    <w:rsid w:val="00507E19"/>
    <w:rsid w:val="00510624"/>
    <w:rsid w:val="00510871"/>
    <w:rsid w:val="00510BF0"/>
    <w:rsid w:val="00511149"/>
    <w:rsid w:val="005114F3"/>
    <w:rsid w:val="00511558"/>
    <w:rsid w:val="005118CD"/>
    <w:rsid w:val="00511A3C"/>
    <w:rsid w:val="00511B6D"/>
    <w:rsid w:val="00511BEB"/>
    <w:rsid w:val="00511CD6"/>
    <w:rsid w:val="00511FD8"/>
    <w:rsid w:val="00512604"/>
    <w:rsid w:val="005129A7"/>
    <w:rsid w:val="00512C92"/>
    <w:rsid w:val="00512CE4"/>
    <w:rsid w:val="00512CE9"/>
    <w:rsid w:val="00512E52"/>
    <w:rsid w:val="00513097"/>
    <w:rsid w:val="0051326A"/>
    <w:rsid w:val="00514B69"/>
    <w:rsid w:val="00515039"/>
    <w:rsid w:val="0051577A"/>
    <w:rsid w:val="00515AB4"/>
    <w:rsid w:val="00516493"/>
    <w:rsid w:val="00516694"/>
    <w:rsid w:val="00517532"/>
    <w:rsid w:val="0051781F"/>
    <w:rsid w:val="00517C00"/>
    <w:rsid w:val="00517FF1"/>
    <w:rsid w:val="00520308"/>
    <w:rsid w:val="005203ED"/>
    <w:rsid w:val="005205DD"/>
    <w:rsid w:val="0052098D"/>
    <w:rsid w:val="00520B5C"/>
    <w:rsid w:val="00520FE4"/>
    <w:rsid w:val="00523888"/>
    <w:rsid w:val="00523AB7"/>
    <w:rsid w:val="00523E85"/>
    <w:rsid w:val="005242F2"/>
    <w:rsid w:val="00524453"/>
    <w:rsid w:val="005244CB"/>
    <w:rsid w:val="0052476C"/>
    <w:rsid w:val="00524805"/>
    <w:rsid w:val="00524C0B"/>
    <w:rsid w:val="00524CC8"/>
    <w:rsid w:val="00524E89"/>
    <w:rsid w:val="005250CD"/>
    <w:rsid w:val="00525236"/>
    <w:rsid w:val="0052544C"/>
    <w:rsid w:val="0052556A"/>
    <w:rsid w:val="0052563C"/>
    <w:rsid w:val="00526760"/>
    <w:rsid w:val="00526946"/>
    <w:rsid w:val="005271DE"/>
    <w:rsid w:val="0052738A"/>
    <w:rsid w:val="00527CDA"/>
    <w:rsid w:val="005305C7"/>
    <w:rsid w:val="00530644"/>
    <w:rsid w:val="0053077B"/>
    <w:rsid w:val="005308CE"/>
    <w:rsid w:val="00530DFC"/>
    <w:rsid w:val="00531511"/>
    <w:rsid w:val="00533A7D"/>
    <w:rsid w:val="0053404B"/>
    <w:rsid w:val="005342F4"/>
    <w:rsid w:val="00534330"/>
    <w:rsid w:val="00534581"/>
    <w:rsid w:val="00534CF6"/>
    <w:rsid w:val="00534DD5"/>
    <w:rsid w:val="00535152"/>
    <w:rsid w:val="005352DA"/>
    <w:rsid w:val="0053553E"/>
    <w:rsid w:val="005356D8"/>
    <w:rsid w:val="00535BEE"/>
    <w:rsid w:val="00536519"/>
    <w:rsid w:val="00536A57"/>
    <w:rsid w:val="00536B5B"/>
    <w:rsid w:val="00536DB7"/>
    <w:rsid w:val="00536E02"/>
    <w:rsid w:val="00537198"/>
    <w:rsid w:val="005372AE"/>
    <w:rsid w:val="005375DC"/>
    <w:rsid w:val="00540493"/>
    <w:rsid w:val="0054076E"/>
    <w:rsid w:val="00540955"/>
    <w:rsid w:val="00540C2D"/>
    <w:rsid w:val="00540E8F"/>
    <w:rsid w:val="005414DC"/>
    <w:rsid w:val="00541E72"/>
    <w:rsid w:val="00541EC6"/>
    <w:rsid w:val="00542485"/>
    <w:rsid w:val="00542B87"/>
    <w:rsid w:val="005434FD"/>
    <w:rsid w:val="0054356F"/>
    <w:rsid w:val="00543770"/>
    <w:rsid w:val="00543A6A"/>
    <w:rsid w:val="0054427E"/>
    <w:rsid w:val="005444B8"/>
    <w:rsid w:val="00544B76"/>
    <w:rsid w:val="00544CAD"/>
    <w:rsid w:val="00544EAC"/>
    <w:rsid w:val="00545298"/>
    <w:rsid w:val="00545727"/>
    <w:rsid w:val="00546129"/>
    <w:rsid w:val="00546583"/>
    <w:rsid w:val="00546656"/>
    <w:rsid w:val="005466A3"/>
    <w:rsid w:val="005467CC"/>
    <w:rsid w:val="00546B4C"/>
    <w:rsid w:val="00546D39"/>
    <w:rsid w:val="00546F6D"/>
    <w:rsid w:val="0055003C"/>
    <w:rsid w:val="00550CEE"/>
    <w:rsid w:val="0055119F"/>
    <w:rsid w:val="005512A3"/>
    <w:rsid w:val="00551650"/>
    <w:rsid w:val="00551701"/>
    <w:rsid w:val="00551771"/>
    <w:rsid w:val="00551D48"/>
    <w:rsid w:val="00551F06"/>
    <w:rsid w:val="005526F6"/>
    <w:rsid w:val="00552A8C"/>
    <w:rsid w:val="0055319B"/>
    <w:rsid w:val="00553554"/>
    <w:rsid w:val="00553623"/>
    <w:rsid w:val="0055379C"/>
    <w:rsid w:val="00553B81"/>
    <w:rsid w:val="00554094"/>
    <w:rsid w:val="005542E6"/>
    <w:rsid w:val="005546CC"/>
    <w:rsid w:val="00554860"/>
    <w:rsid w:val="00554B29"/>
    <w:rsid w:val="00554B68"/>
    <w:rsid w:val="00555D30"/>
    <w:rsid w:val="00555E1A"/>
    <w:rsid w:val="005561BE"/>
    <w:rsid w:val="00556978"/>
    <w:rsid w:val="00556F52"/>
    <w:rsid w:val="00557248"/>
    <w:rsid w:val="00557FA9"/>
    <w:rsid w:val="00560D92"/>
    <w:rsid w:val="00560F01"/>
    <w:rsid w:val="005616B3"/>
    <w:rsid w:val="00561780"/>
    <w:rsid w:val="0056212D"/>
    <w:rsid w:val="00562F7B"/>
    <w:rsid w:val="005630A4"/>
    <w:rsid w:val="00563B06"/>
    <w:rsid w:val="00563BD6"/>
    <w:rsid w:val="00563CC2"/>
    <w:rsid w:val="00564520"/>
    <w:rsid w:val="00564AC5"/>
    <w:rsid w:val="00564EBE"/>
    <w:rsid w:val="005652B7"/>
    <w:rsid w:val="005656AC"/>
    <w:rsid w:val="00566646"/>
    <w:rsid w:val="00566753"/>
    <w:rsid w:val="00566C06"/>
    <w:rsid w:val="005670D3"/>
    <w:rsid w:val="0056749C"/>
    <w:rsid w:val="00567DFE"/>
    <w:rsid w:val="00570738"/>
    <w:rsid w:val="00570B84"/>
    <w:rsid w:val="00570E7F"/>
    <w:rsid w:val="00571486"/>
    <w:rsid w:val="005715D0"/>
    <w:rsid w:val="0057187F"/>
    <w:rsid w:val="00571BCD"/>
    <w:rsid w:val="00571C03"/>
    <w:rsid w:val="00571DE4"/>
    <w:rsid w:val="00571F89"/>
    <w:rsid w:val="00571FC9"/>
    <w:rsid w:val="00572165"/>
    <w:rsid w:val="00572336"/>
    <w:rsid w:val="00572737"/>
    <w:rsid w:val="0057361A"/>
    <w:rsid w:val="00574134"/>
    <w:rsid w:val="00574533"/>
    <w:rsid w:val="005745C9"/>
    <w:rsid w:val="00574808"/>
    <w:rsid w:val="005749A1"/>
    <w:rsid w:val="00574A4D"/>
    <w:rsid w:val="00574A86"/>
    <w:rsid w:val="00574E95"/>
    <w:rsid w:val="00574FD7"/>
    <w:rsid w:val="0057544B"/>
    <w:rsid w:val="0057592B"/>
    <w:rsid w:val="00575EF2"/>
    <w:rsid w:val="00576296"/>
    <w:rsid w:val="00576929"/>
    <w:rsid w:val="00576B82"/>
    <w:rsid w:val="00576CDD"/>
    <w:rsid w:val="00576EDD"/>
    <w:rsid w:val="00577426"/>
    <w:rsid w:val="0057773C"/>
    <w:rsid w:val="00580113"/>
    <w:rsid w:val="00580140"/>
    <w:rsid w:val="00580149"/>
    <w:rsid w:val="00580792"/>
    <w:rsid w:val="00580ABA"/>
    <w:rsid w:val="00580BB5"/>
    <w:rsid w:val="00580D3E"/>
    <w:rsid w:val="005811A5"/>
    <w:rsid w:val="005823F6"/>
    <w:rsid w:val="0058243F"/>
    <w:rsid w:val="00582A60"/>
    <w:rsid w:val="00582BE5"/>
    <w:rsid w:val="00582CFA"/>
    <w:rsid w:val="00582D1D"/>
    <w:rsid w:val="00582E7F"/>
    <w:rsid w:val="00583704"/>
    <w:rsid w:val="0058374B"/>
    <w:rsid w:val="00583C05"/>
    <w:rsid w:val="00583E3A"/>
    <w:rsid w:val="005841CA"/>
    <w:rsid w:val="00584AD4"/>
    <w:rsid w:val="00584B7D"/>
    <w:rsid w:val="00584FBB"/>
    <w:rsid w:val="005852A8"/>
    <w:rsid w:val="00585638"/>
    <w:rsid w:val="005859BE"/>
    <w:rsid w:val="00585C3C"/>
    <w:rsid w:val="005861AB"/>
    <w:rsid w:val="00586288"/>
    <w:rsid w:val="005862A6"/>
    <w:rsid w:val="005865B0"/>
    <w:rsid w:val="00586878"/>
    <w:rsid w:val="00586B84"/>
    <w:rsid w:val="0058720E"/>
    <w:rsid w:val="005873E7"/>
    <w:rsid w:val="00587816"/>
    <w:rsid w:val="005901AE"/>
    <w:rsid w:val="00590483"/>
    <w:rsid w:val="005906BE"/>
    <w:rsid w:val="005907F9"/>
    <w:rsid w:val="00590BBD"/>
    <w:rsid w:val="00590F99"/>
    <w:rsid w:val="00591616"/>
    <w:rsid w:val="00591737"/>
    <w:rsid w:val="00591806"/>
    <w:rsid w:val="00592432"/>
    <w:rsid w:val="0059246B"/>
    <w:rsid w:val="00592741"/>
    <w:rsid w:val="00592C01"/>
    <w:rsid w:val="005934CA"/>
    <w:rsid w:val="005935DF"/>
    <w:rsid w:val="005939F4"/>
    <w:rsid w:val="00593E1D"/>
    <w:rsid w:val="00593E99"/>
    <w:rsid w:val="00594039"/>
    <w:rsid w:val="005941E6"/>
    <w:rsid w:val="0059469C"/>
    <w:rsid w:val="005946C0"/>
    <w:rsid w:val="0059471A"/>
    <w:rsid w:val="00594E88"/>
    <w:rsid w:val="00594F26"/>
    <w:rsid w:val="00595BF2"/>
    <w:rsid w:val="00595FCD"/>
    <w:rsid w:val="005963EC"/>
    <w:rsid w:val="0059641E"/>
    <w:rsid w:val="005971E4"/>
    <w:rsid w:val="00597709"/>
    <w:rsid w:val="00597B5D"/>
    <w:rsid w:val="00597BB4"/>
    <w:rsid w:val="00597E45"/>
    <w:rsid w:val="005A0247"/>
    <w:rsid w:val="005A0568"/>
    <w:rsid w:val="005A1089"/>
    <w:rsid w:val="005A1C75"/>
    <w:rsid w:val="005A21DF"/>
    <w:rsid w:val="005A2571"/>
    <w:rsid w:val="005A2EA1"/>
    <w:rsid w:val="005A3B29"/>
    <w:rsid w:val="005A4577"/>
    <w:rsid w:val="005A4727"/>
    <w:rsid w:val="005A4937"/>
    <w:rsid w:val="005A4DA9"/>
    <w:rsid w:val="005A527F"/>
    <w:rsid w:val="005A54AB"/>
    <w:rsid w:val="005A5725"/>
    <w:rsid w:val="005A6263"/>
    <w:rsid w:val="005A642E"/>
    <w:rsid w:val="005A66BD"/>
    <w:rsid w:val="005A751A"/>
    <w:rsid w:val="005A7B75"/>
    <w:rsid w:val="005A7C5F"/>
    <w:rsid w:val="005B019C"/>
    <w:rsid w:val="005B1672"/>
    <w:rsid w:val="005B1FC9"/>
    <w:rsid w:val="005B272F"/>
    <w:rsid w:val="005B295D"/>
    <w:rsid w:val="005B3570"/>
    <w:rsid w:val="005B3997"/>
    <w:rsid w:val="005B3D39"/>
    <w:rsid w:val="005B3E58"/>
    <w:rsid w:val="005B3E5C"/>
    <w:rsid w:val="005B3E8A"/>
    <w:rsid w:val="005B46CF"/>
    <w:rsid w:val="005B47C4"/>
    <w:rsid w:val="005B49D5"/>
    <w:rsid w:val="005B4A05"/>
    <w:rsid w:val="005B4C89"/>
    <w:rsid w:val="005B4DB1"/>
    <w:rsid w:val="005B5183"/>
    <w:rsid w:val="005B5201"/>
    <w:rsid w:val="005B5227"/>
    <w:rsid w:val="005B52E0"/>
    <w:rsid w:val="005B5496"/>
    <w:rsid w:val="005B586B"/>
    <w:rsid w:val="005B5BC3"/>
    <w:rsid w:val="005B6150"/>
    <w:rsid w:val="005B6248"/>
    <w:rsid w:val="005B6DA8"/>
    <w:rsid w:val="005B7021"/>
    <w:rsid w:val="005B78B7"/>
    <w:rsid w:val="005B7BDD"/>
    <w:rsid w:val="005C036C"/>
    <w:rsid w:val="005C081E"/>
    <w:rsid w:val="005C0A76"/>
    <w:rsid w:val="005C1262"/>
    <w:rsid w:val="005C17CD"/>
    <w:rsid w:val="005C1ABA"/>
    <w:rsid w:val="005C1AF3"/>
    <w:rsid w:val="005C1B4B"/>
    <w:rsid w:val="005C1BE1"/>
    <w:rsid w:val="005C1FCA"/>
    <w:rsid w:val="005C23D7"/>
    <w:rsid w:val="005C248C"/>
    <w:rsid w:val="005C2846"/>
    <w:rsid w:val="005C2DDE"/>
    <w:rsid w:val="005C30DD"/>
    <w:rsid w:val="005C336D"/>
    <w:rsid w:val="005C35FA"/>
    <w:rsid w:val="005C37C1"/>
    <w:rsid w:val="005C3819"/>
    <w:rsid w:val="005C3B8F"/>
    <w:rsid w:val="005C3DEC"/>
    <w:rsid w:val="005C43C0"/>
    <w:rsid w:val="005C450D"/>
    <w:rsid w:val="005C462D"/>
    <w:rsid w:val="005C49AA"/>
    <w:rsid w:val="005C4BFA"/>
    <w:rsid w:val="005C4D26"/>
    <w:rsid w:val="005C50DA"/>
    <w:rsid w:val="005C51A7"/>
    <w:rsid w:val="005C569D"/>
    <w:rsid w:val="005C5CE4"/>
    <w:rsid w:val="005C6456"/>
    <w:rsid w:val="005C676C"/>
    <w:rsid w:val="005C67C2"/>
    <w:rsid w:val="005C693A"/>
    <w:rsid w:val="005C6DF1"/>
    <w:rsid w:val="005C6F4F"/>
    <w:rsid w:val="005C7405"/>
    <w:rsid w:val="005C75E0"/>
    <w:rsid w:val="005C7776"/>
    <w:rsid w:val="005C7B00"/>
    <w:rsid w:val="005C7DC9"/>
    <w:rsid w:val="005C7DDC"/>
    <w:rsid w:val="005D07FD"/>
    <w:rsid w:val="005D1021"/>
    <w:rsid w:val="005D1072"/>
    <w:rsid w:val="005D109C"/>
    <w:rsid w:val="005D2155"/>
    <w:rsid w:val="005D3609"/>
    <w:rsid w:val="005D3AD9"/>
    <w:rsid w:val="005D3EEC"/>
    <w:rsid w:val="005D436A"/>
    <w:rsid w:val="005D486F"/>
    <w:rsid w:val="005D4AA1"/>
    <w:rsid w:val="005D67C0"/>
    <w:rsid w:val="005D6CD0"/>
    <w:rsid w:val="005D6E08"/>
    <w:rsid w:val="005D709A"/>
    <w:rsid w:val="005D72A6"/>
    <w:rsid w:val="005D73B9"/>
    <w:rsid w:val="005D78DD"/>
    <w:rsid w:val="005D7AA8"/>
    <w:rsid w:val="005D7E7C"/>
    <w:rsid w:val="005D7F98"/>
    <w:rsid w:val="005D7FE0"/>
    <w:rsid w:val="005E0101"/>
    <w:rsid w:val="005E16CB"/>
    <w:rsid w:val="005E1CE5"/>
    <w:rsid w:val="005E1FBA"/>
    <w:rsid w:val="005E25E4"/>
    <w:rsid w:val="005E2D78"/>
    <w:rsid w:val="005E323A"/>
    <w:rsid w:val="005E3776"/>
    <w:rsid w:val="005E3E7D"/>
    <w:rsid w:val="005E490A"/>
    <w:rsid w:val="005E4DF3"/>
    <w:rsid w:val="005E5C1C"/>
    <w:rsid w:val="005E5E97"/>
    <w:rsid w:val="005E5EED"/>
    <w:rsid w:val="005E62F8"/>
    <w:rsid w:val="005E6870"/>
    <w:rsid w:val="005E7008"/>
    <w:rsid w:val="005E78D5"/>
    <w:rsid w:val="005E78DC"/>
    <w:rsid w:val="005E79A4"/>
    <w:rsid w:val="005E7F03"/>
    <w:rsid w:val="005E7F46"/>
    <w:rsid w:val="005F00AD"/>
    <w:rsid w:val="005F02E9"/>
    <w:rsid w:val="005F0363"/>
    <w:rsid w:val="005F0494"/>
    <w:rsid w:val="005F054E"/>
    <w:rsid w:val="005F0CFD"/>
    <w:rsid w:val="005F15BC"/>
    <w:rsid w:val="005F18A9"/>
    <w:rsid w:val="005F18B3"/>
    <w:rsid w:val="005F1B6E"/>
    <w:rsid w:val="005F1B75"/>
    <w:rsid w:val="005F1BBF"/>
    <w:rsid w:val="005F2CE8"/>
    <w:rsid w:val="005F35D1"/>
    <w:rsid w:val="005F3655"/>
    <w:rsid w:val="005F3FE3"/>
    <w:rsid w:val="005F4AA2"/>
    <w:rsid w:val="005F4B30"/>
    <w:rsid w:val="005F4D3C"/>
    <w:rsid w:val="005F50D1"/>
    <w:rsid w:val="005F5AA3"/>
    <w:rsid w:val="005F689A"/>
    <w:rsid w:val="005F6A87"/>
    <w:rsid w:val="005F6C75"/>
    <w:rsid w:val="005F6EF9"/>
    <w:rsid w:val="005F6FA2"/>
    <w:rsid w:val="005F7902"/>
    <w:rsid w:val="005F7A9A"/>
    <w:rsid w:val="0060018B"/>
    <w:rsid w:val="006005FC"/>
    <w:rsid w:val="00600A7F"/>
    <w:rsid w:val="0060121A"/>
    <w:rsid w:val="006012B2"/>
    <w:rsid w:val="00601444"/>
    <w:rsid w:val="00601529"/>
    <w:rsid w:val="00601795"/>
    <w:rsid w:val="00601E04"/>
    <w:rsid w:val="006024A3"/>
    <w:rsid w:val="00602884"/>
    <w:rsid w:val="00602AC1"/>
    <w:rsid w:val="00602AD8"/>
    <w:rsid w:val="00602CFA"/>
    <w:rsid w:val="00602EB8"/>
    <w:rsid w:val="00603C24"/>
    <w:rsid w:val="00603C89"/>
    <w:rsid w:val="00603CA4"/>
    <w:rsid w:val="006044E7"/>
    <w:rsid w:val="00604872"/>
    <w:rsid w:val="00604974"/>
    <w:rsid w:val="00605534"/>
    <w:rsid w:val="00605565"/>
    <w:rsid w:val="0060584E"/>
    <w:rsid w:val="00605AB0"/>
    <w:rsid w:val="006064D8"/>
    <w:rsid w:val="006067E1"/>
    <w:rsid w:val="0060686F"/>
    <w:rsid w:val="00606871"/>
    <w:rsid w:val="00606B49"/>
    <w:rsid w:val="00606DA5"/>
    <w:rsid w:val="00606E4C"/>
    <w:rsid w:val="00607279"/>
    <w:rsid w:val="00607489"/>
    <w:rsid w:val="00607806"/>
    <w:rsid w:val="00607C55"/>
    <w:rsid w:val="00607EF2"/>
    <w:rsid w:val="00610265"/>
    <w:rsid w:val="00610547"/>
    <w:rsid w:val="00611494"/>
    <w:rsid w:val="006122D5"/>
    <w:rsid w:val="006128D3"/>
    <w:rsid w:val="00612C4E"/>
    <w:rsid w:val="00612D85"/>
    <w:rsid w:val="0061340C"/>
    <w:rsid w:val="006136FD"/>
    <w:rsid w:val="0061454D"/>
    <w:rsid w:val="00614885"/>
    <w:rsid w:val="00615646"/>
    <w:rsid w:val="00615D40"/>
    <w:rsid w:val="00615F8A"/>
    <w:rsid w:val="00615F94"/>
    <w:rsid w:val="00616024"/>
    <w:rsid w:val="00616376"/>
    <w:rsid w:val="00616AC0"/>
    <w:rsid w:val="00616EF5"/>
    <w:rsid w:val="006170C9"/>
    <w:rsid w:val="006174C2"/>
    <w:rsid w:val="00617705"/>
    <w:rsid w:val="00617857"/>
    <w:rsid w:val="00617968"/>
    <w:rsid w:val="00617A6E"/>
    <w:rsid w:val="0062029B"/>
    <w:rsid w:val="00621081"/>
    <w:rsid w:val="00621550"/>
    <w:rsid w:val="0062172A"/>
    <w:rsid w:val="006218E8"/>
    <w:rsid w:val="0062273C"/>
    <w:rsid w:val="006228EF"/>
    <w:rsid w:val="00622C41"/>
    <w:rsid w:val="006233BC"/>
    <w:rsid w:val="00623C03"/>
    <w:rsid w:val="0062421B"/>
    <w:rsid w:val="00624C0E"/>
    <w:rsid w:val="00625535"/>
    <w:rsid w:val="006255AC"/>
    <w:rsid w:val="00625657"/>
    <w:rsid w:val="00625C1B"/>
    <w:rsid w:val="00625CB6"/>
    <w:rsid w:val="00625F0D"/>
    <w:rsid w:val="0062649F"/>
    <w:rsid w:val="006264A0"/>
    <w:rsid w:val="00626ACC"/>
    <w:rsid w:val="00626D7F"/>
    <w:rsid w:val="00627BDC"/>
    <w:rsid w:val="00627C17"/>
    <w:rsid w:val="006308C6"/>
    <w:rsid w:val="0063090B"/>
    <w:rsid w:val="00630BBB"/>
    <w:rsid w:val="00630DFB"/>
    <w:rsid w:val="00630ED1"/>
    <w:rsid w:val="006310A8"/>
    <w:rsid w:val="00631B67"/>
    <w:rsid w:val="00631BCF"/>
    <w:rsid w:val="00631E0D"/>
    <w:rsid w:val="00631E9B"/>
    <w:rsid w:val="00632934"/>
    <w:rsid w:val="006330E6"/>
    <w:rsid w:val="00633228"/>
    <w:rsid w:val="006333D0"/>
    <w:rsid w:val="006336A8"/>
    <w:rsid w:val="006342B2"/>
    <w:rsid w:val="00635E5F"/>
    <w:rsid w:val="00635E90"/>
    <w:rsid w:val="006364DD"/>
    <w:rsid w:val="006366CD"/>
    <w:rsid w:val="00636B11"/>
    <w:rsid w:val="00636B8B"/>
    <w:rsid w:val="0063718B"/>
    <w:rsid w:val="0063745D"/>
    <w:rsid w:val="00637484"/>
    <w:rsid w:val="006377A8"/>
    <w:rsid w:val="00637D4D"/>
    <w:rsid w:val="006400B6"/>
    <w:rsid w:val="006401B5"/>
    <w:rsid w:val="006401CF"/>
    <w:rsid w:val="00640528"/>
    <w:rsid w:val="006405DC"/>
    <w:rsid w:val="00640666"/>
    <w:rsid w:val="00640AAB"/>
    <w:rsid w:val="00640E65"/>
    <w:rsid w:val="00640FC5"/>
    <w:rsid w:val="006410F6"/>
    <w:rsid w:val="0064128F"/>
    <w:rsid w:val="0064174E"/>
    <w:rsid w:val="006419B0"/>
    <w:rsid w:val="00641A89"/>
    <w:rsid w:val="00641AAC"/>
    <w:rsid w:val="00641EBF"/>
    <w:rsid w:val="0064223F"/>
    <w:rsid w:val="00642B5E"/>
    <w:rsid w:val="00643843"/>
    <w:rsid w:val="00643DCA"/>
    <w:rsid w:val="00643E04"/>
    <w:rsid w:val="0064406A"/>
    <w:rsid w:val="00644488"/>
    <w:rsid w:val="006449E5"/>
    <w:rsid w:val="00644AAD"/>
    <w:rsid w:val="00644DC0"/>
    <w:rsid w:val="00644FBB"/>
    <w:rsid w:val="006453B1"/>
    <w:rsid w:val="00645456"/>
    <w:rsid w:val="00645589"/>
    <w:rsid w:val="00645E3B"/>
    <w:rsid w:val="006461D8"/>
    <w:rsid w:val="00646353"/>
    <w:rsid w:val="0064636F"/>
    <w:rsid w:val="00646383"/>
    <w:rsid w:val="00646B47"/>
    <w:rsid w:val="00647046"/>
    <w:rsid w:val="0064713B"/>
    <w:rsid w:val="00647347"/>
    <w:rsid w:val="006478D1"/>
    <w:rsid w:val="00647A9D"/>
    <w:rsid w:val="00647B09"/>
    <w:rsid w:val="00647E11"/>
    <w:rsid w:val="00650513"/>
    <w:rsid w:val="00650873"/>
    <w:rsid w:val="00650BB7"/>
    <w:rsid w:val="00650D3A"/>
    <w:rsid w:val="006518EE"/>
    <w:rsid w:val="00651ADA"/>
    <w:rsid w:val="00651CCE"/>
    <w:rsid w:val="00651D43"/>
    <w:rsid w:val="00651FEA"/>
    <w:rsid w:val="0065204B"/>
    <w:rsid w:val="0065240D"/>
    <w:rsid w:val="006527F1"/>
    <w:rsid w:val="00652874"/>
    <w:rsid w:val="00652AA3"/>
    <w:rsid w:val="00652C2E"/>
    <w:rsid w:val="00652E86"/>
    <w:rsid w:val="006532F1"/>
    <w:rsid w:val="00653650"/>
    <w:rsid w:val="0065385A"/>
    <w:rsid w:val="00653B3F"/>
    <w:rsid w:val="00653F83"/>
    <w:rsid w:val="00654600"/>
    <w:rsid w:val="00654A30"/>
    <w:rsid w:val="00654DE4"/>
    <w:rsid w:val="00655074"/>
    <w:rsid w:val="00655303"/>
    <w:rsid w:val="00655AFF"/>
    <w:rsid w:val="00655E38"/>
    <w:rsid w:val="00655EE2"/>
    <w:rsid w:val="006560D2"/>
    <w:rsid w:val="0065618E"/>
    <w:rsid w:val="006561B4"/>
    <w:rsid w:val="00656A2C"/>
    <w:rsid w:val="006575AF"/>
    <w:rsid w:val="00657793"/>
    <w:rsid w:val="006602D5"/>
    <w:rsid w:val="006607CC"/>
    <w:rsid w:val="00660838"/>
    <w:rsid w:val="00660A0E"/>
    <w:rsid w:val="00660C72"/>
    <w:rsid w:val="00660D46"/>
    <w:rsid w:val="00661036"/>
    <w:rsid w:val="006615A4"/>
    <w:rsid w:val="0066198D"/>
    <w:rsid w:val="00662205"/>
    <w:rsid w:val="00662DF9"/>
    <w:rsid w:val="00662EC2"/>
    <w:rsid w:val="00662FAA"/>
    <w:rsid w:val="00663398"/>
    <w:rsid w:val="0066344E"/>
    <w:rsid w:val="00663A79"/>
    <w:rsid w:val="00663BC1"/>
    <w:rsid w:val="00663C1C"/>
    <w:rsid w:val="00663D36"/>
    <w:rsid w:val="00664426"/>
    <w:rsid w:val="00664B2D"/>
    <w:rsid w:val="00664DF7"/>
    <w:rsid w:val="006650CD"/>
    <w:rsid w:val="00665107"/>
    <w:rsid w:val="006667FA"/>
    <w:rsid w:val="00666AD0"/>
    <w:rsid w:val="00666B2F"/>
    <w:rsid w:val="00666F6B"/>
    <w:rsid w:val="00666FB3"/>
    <w:rsid w:val="0066738D"/>
    <w:rsid w:val="0066739F"/>
    <w:rsid w:val="0066789C"/>
    <w:rsid w:val="00667947"/>
    <w:rsid w:val="00670140"/>
    <w:rsid w:val="0067056A"/>
    <w:rsid w:val="00670597"/>
    <w:rsid w:val="00670F5A"/>
    <w:rsid w:val="00670FA7"/>
    <w:rsid w:val="00671406"/>
    <w:rsid w:val="00671473"/>
    <w:rsid w:val="006718EF"/>
    <w:rsid w:val="0067285D"/>
    <w:rsid w:val="00672F78"/>
    <w:rsid w:val="006731FC"/>
    <w:rsid w:val="006733A1"/>
    <w:rsid w:val="00673571"/>
    <w:rsid w:val="0067393D"/>
    <w:rsid w:val="0067454C"/>
    <w:rsid w:val="0067471C"/>
    <w:rsid w:val="00674FB5"/>
    <w:rsid w:val="00675B73"/>
    <w:rsid w:val="00676350"/>
    <w:rsid w:val="00676F49"/>
    <w:rsid w:val="00677677"/>
    <w:rsid w:val="00677FAA"/>
    <w:rsid w:val="006800E6"/>
    <w:rsid w:val="0068109B"/>
    <w:rsid w:val="00681415"/>
    <w:rsid w:val="0068244B"/>
    <w:rsid w:val="00682A9B"/>
    <w:rsid w:val="0068386A"/>
    <w:rsid w:val="00683BB1"/>
    <w:rsid w:val="00684112"/>
    <w:rsid w:val="00684979"/>
    <w:rsid w:val="00684A77"/>
    <w:rsid w:val="00684FA6"/>
    <w:rsid w:val="00685511"/>
    <w:rsid w:val="00685777"/>
    <w:rsid w:val="00685799"/>
    <w:rsid w:val="006857FD"/>
    <w:rsid w:val="00685D92"/>
    <w:rsid w:val="00686933"/>
    <w:rsid w:val="00686C51"/>
    <w:rsid w:val="0069018B"/>
    <w:rsid w:val="006902EE"/>
    <w:rsid w:val="00690552"/>
    <w:rsid w:val="006905BA"/>
    <w:rsid w:val="00690654"/>
    <w:rsid w:val="0069083C"/>
    <w:rsid w:val="006910D6"/>
    <w:rsid w:val="00691525"/>
    <w:rsid w:val="00691778"/>
    <w:rsid w:val="006918EC"/>
    <w:rsid w:val="00691C02"/>
    <w:rsid w:val="00692001"/>
    <w:rsid w:val="00692031"/>
    <w:rsid w:val="0069212E"/>
    <w:rsid w:val="006925CC"/>
    <w:rsid w:val="0069261D"/>
    <w:rsid w:val="00693274"/>
    <w:rsid w:val="006932E1"/>
    <w:rsid w:val="0069341E"/>
    <w:rsid w:val="00693B1A"/>
    <w:rsid w:val="00694340"/>
    <w:rsid w:val="0069448E"/>
    <w:rsid w:val="00694835"/>
    <w:rsid w:val="00694E08"/>
    <w:rsid w:val="00695682"/>
    <w:rsid w:val="00695A81"/>
    <w:rsid w:val="00696734"/>
    <w:rsid w:val="00696A6F"/>
    <w:rsid w:val="006976E4"/>
    <w:rsid w:val="00697AF9"/>
    <w:rsid w:val="006A0159"/>
    <w:rsid w:val="006A019A"/>
    <w:rsid w:val="006A01A8"/>
    <w:rsid w:val="006A01C9"/>
    <w:rsid w:val="006A024C"/>
    <w:rsid w:val="006A0365"/>
    <w:rsid w:val="006A0CA3"/>
    <w:rsid w:val="006A112F"/>
    <w:rsid w:val="006A1232"/>
    <w:rsid w:val="006A1CBB"/>
    <w:rsid w:val="006A1F7F"/>
    <w:rsid w:val="006A21A7"/>
    <w:rsid w:val="006A24EB"/>
    <w:rsid w:val="006A26B3"/>
    <w:rsid w:val="006A2B0F"/>
    <w:rsid w:val="006A36D5"/>
    <w:rsid w:val="006A375A"/>
    <w:rsid w:val="006A3B44"/>
    <w:rsid w:val="006A3D74"/>
    <w:rsid w:val="006A4AEC"/>
    <w:rsid w:val="006A4BC0"/>
    <w:rsid w:val="006A54C2"/>
    <w:rsid w:val="006A5675"/>
    <w:rsid w:val="006A5DA6"/>
    <w:rsid w:val="006A6070"/>
    <w:rsid w:val="006A6213"/>
    <w:rsid w:val="006A6319"/>
    <w:rsid w:val="006A642C"/>
    <w:rsid w:val="006A65C2"/>
    <w:rsid w:val="006A757D"/>
    <w:rsid w:val="006B052E"/>
    <w:rsid w:val="006B08CC"/>
    <w:rsid w:val="006B09B5"/>
    <w:rsid w:val="006B0E80"/>
    <w:rsid w:val="006B15C8"/>
    <w:rsid w:val="006B1882"/>
    <w:rsid w:val="006B2255"/>
    <w:rsid w:val="006B252C"/>
    <w:rsid w:val="006B285F"/>
    <w:rsid w:val="006B2C60"/>
    <w:rsid w:val="006B34BD"/>
    <w:rsid w:val="006B41C8"/>
    <w:rsid w:val="006B41D5"/>
    <w:rsid w:val="006B4260"/>
    <w:rsid w:val="006B42DC"/>
    <w:rsid w:val="006B4669"/>
    <w:rsid w:val="006B4A4C"/>
    <w:rsid w:val="006B4A54"/>
    <w:rsid w:val="006B4D92"/>
    <w:rsid w:val="006B553C"/>
    <w:rsid w:val="006B56F3"/>
    <w:rsid w:val="006B5814"/>
    <w:rsid w:val="006B58B1"/>
    <w:rsid w:val="006B61C6"/>
    <w:rsid w:val="006B7229"/>
    <w:rsid w:val="006B7238"/>
    <w:rsid w:val="006B7C64"/>
    <w:rsid w:val="006B7D79"/>
    <w:rsid w:val="006C04DE"/>
    <w:rsid w:val="006C05A6"/>
    <w:rsid w:val="006C0ADA"/>
    <w:rsid w:val="006C0D7B"/>
    <w:rsid w:val="006C0EFD"/>
    <w:rsid w:val="006C0FA9"/>
    <w:rsid w:val="006C1234"/>
    <w:rsid w:val="006C1D03"/>
    <w:rsid w:val="006C1D4B"/>
    <w:rsid w:val="006C1DF7"/>
    <w:rsid w:val="006C1E91"/>
    <w:rsid w:val="006C2AD7"/>
    <w:rsid w:val="006C31A0"/>
    <w:rsid w:val="006C3B78"/>
    <w:rsid w:val="006C41E4"/>
    <w:rsid w:val="006C48E8"/>
    <w:rsid w:val="006C4935"/>
    <w:rsid w:val="006C4BA2"/>
    <w:rsid w:val="006C4C87"/>
    <w:rsid w:val="006C4DD1"/>
    <w:rsid w:val="006C4F37"/>
    <w:rsid w:val="006C5432"/>
    <w:rsid w:val="006C5EFC"/>
    <w:rsid w:val="006C600D"/>
    <w:rsid w:val="006C68CD"/>
    <w:rsid w:val="006C6989"/>
    <w:rsid w:val="006C6BB5"/>
    <w:rsid w:val="006C6EB0"/>
    <w:rsid w:val="006C6F64"/>
    <w:rsid w:val="006C71F6"/>
    <w:rsid w:val="006C77A3"/>
    <w:rsid w:val="006C7B4D"/>
    <w:rsid w:val="006C7F82"/>
    <w:rsid w:val="006D07BD"/>
    <w:rsid w:val="006D11A9"/>
    <w:rsid w:val="006D135D"/>
    <w:rsid w:val="006D2304"/>
    <w:rsid w:val="006D2386"/>
    <w:rsid w:val="006D27AF"/>
    <w:rsid w:val="006D2898"/>
    <w:rsid w:val="006D2B6C"/>
    <w:rsid w:val="006D37B0"/>
    <w:rsid w:val="006D3857"/>
    <w:rsid w:val="006D3B06"/>
    <w:rsid w:val="006D3BCA"/>
    <w:rsid w:val="006D411B"/>
    <w:rsid w:val="006D4F88"/>
    <w:rsid w:val="006D52C0"/>
    <w:rsid w:val="006D5410"/>
    <w:rsid w:val="006D5699"/>
    <w:rsid w:val="006D5F22"/>
    <w:rsid w:val="006D64B0"/>
    <w:rsid w:val="006D66B6"/>
    <w:rsid w:val="006D6ACC"/>
    <w:rsid w:val="006D6C11"/>
    <w:rsid w:val="006D6E7D"/>
    <w:rsid w:val="006D7217"/>
    <w:rsid w:val="006D7898"/>
    <w:rsid w:val="006D7CD6"/>
    <w:rsid w:val="006D7D44"/>
    <w:rsid w:val="006E0024"/>
    <w:rsid w:val="006E0ED8"/>
    <w:rsid w:val="006E0F55"/>
    <w:rsid w:val="006E15FB"/>
    <w:rsid w:val="006E1711"/>
    <w:rsid w:val="006E192E"/>
    <w:rsid w:val="006E199C"/>
    <w:rsid w:val="006E1B23"/>
    <w:rsid w:val="006E1FB7"/>
    <w:rsid w:val="006E213C"/>
    <w:rsid w:val="006E2E50"/>
    <w:rsid w:val="006E2EE2"/>
    <w:rsid w:val="006E31D0"/>
    <w:rsid w:val="006E337D"/>
    <w:rsid w:val="006E3710"/>
    <w:rsid w:val="006E37C4"/>
    <w:rsid w:val="006E38CB"/>
    <w:rsid w:val="006E3BF9"/>
    <w:rsid w:val="006E3C57"/>
    <w:rsid w:val="006E42E8"/>
    <w:rsid w:val="006E4390"/>
    <w:rsid w:val="006E45EB"/>
    <w:rsid w:val="006E477B"/>
    <w:rsid w:val="006E5533"/>
    <w:rsid w:val="006E56CF"/>
    <w:rsid w:val="006E5D66"/>
    <w:rsid w:val="006E601F"/>
    <w:rsid w:val="006E6534"/>
    <w:rsid w:val="006E6A0D"/>
    <w:rsid w:val="006E7906"/>
    <w:rsid w:val="006E7A8D"/>
    <w:rsid w:val="006E7DBB"/>
    <w:rsid w:val="006F0305"/>
    <w:rsid w:val="006F04BF"/>
    <w:rsid w:val="006F05B3"/>
    <w:rsid w:val="006F0BF2"/>
    <w:rsid w:val="006F0C73"/>
    <w:rsid w:val="006F0CBD"/>
    <w:rsid w:val="006F0CE7"/>
    <w:rsid w:val="006F12AC"/>
    <w:rsid w:val="006F1BB0"/>
    <w:rsid w:val="006F1F9E"/>
    <w:rsid w:val="006F20EF"/>
    <w:rsid w:val="006F249E"/>
    <w:rsid w:val="006F266A"/>
    <w:rsid w:val="006F2C6B"/>
    <w:rsid w:val="006F3116"/>
    <w:rsid w:val="006F37D7"/>
    <w:rsid w:val="006F38FE"/>
    <w:rsid w:val="006F3C45"/>
    <w:rsid w:val="006F4033"/>
    <w:rsid w:val="006F5478"/>
    <w:rsid w:val="006F5CDF"/>
    <w:rsid w:val="006F6304"/>
    <w:rsid w:val="006F68CC"/>
    <w:rsid w:val="006F6DC5"/>
    <w:rsid w:val="006F7356"/>
    <w:rsid w:val="006F7412"/>
    <w:rsid w:val="006F74E8"/>
    <w:rsid w:val="006F7F20"/>
    <w:rsid w:val="006F7F8B"/>
    <w:rsid w:val="00700219"/>
    <w:rsid w:val="0070139F"/>
    <w:rsid w:val="007019EC"/>
    <w:rsid w:val="007019EE"/>
    <w:rsid w:val="00702069"/>
    <w:rsid w:val="0070232E"/>
    <w:rsid w:val="00702465"/>
    <w:rsid w:val="00702560"/>
    <w:rsid w:val="00703000"/>
    <w:rsid w:val="007037BE"/>
    <w:rsid w:val="00703B1A"/>
    <w:rsid w:val="00703B7F"/>
    <w:rsid w:val="00703E92"/>
    <w:rsid w:val="0070450D"/>
    <w:rsid w:val="00704529"/>
    <w:rsid w:val="00705004"/>
    <w:rsid w:val="00705A00"/>
    <w:rsid w:val="00705CCD"/>
    <w:rsid w:val="007065AB"/>
    <w:rsid w:val="00706924"/>
    <w:rsid w:val="00706B44"/>
    <w:rsid w:val="00707225"/>
    <w:rsid w:val="007073B2"/>
    <w:rsid w:val="00707478"/>
    <w:rsid w:val="00707883"/>
    <w:rsid w:val="00707DDF"/>
    <w:rsid w:val="00710676"/>
    <w:rsid w:val="007106F1"/>
    <w:rsid w:val="00710A62"/>
    <w:rsid w:val="00710BBE"/>
    <w:rsid w:val="00710BEB"/>
    <w:rsid w:val="00711054"/>
    <w:rsid w:val="007117D1"/>
    <w:rsid w:val="00711A75"/>
    <w:rsid w:val="00711D39"/>
    <w:rsid w:val="007120D9"/>
    <w:rsid w:val="00712733"/>
    <w:rsid w:val="0071273A"/>
    <w:rsid w:val="00712825"/>
    <w:rsid w:val="00712CC0"/>
    <w:rsid w:val="00712D83"/>
    <w:rsid w:val="0071308F"/>
    <w:rsid w:val="00713099"/>
    <w:rsid w:val="007138B7"/>
    <w:rsid w:val="00713955"/>
    <w:rsid w:val="00713DEE"/>
    <w:rsid w:val="00713E25"/>
    <w:rsid w:val="00713EF3"/>
    <w:rsid w:val="00713FF6"/>
    <w:rsid w:val="007145C5"/>
    <w:rsid w:val="00714BA5"/>
    <w:rsid w:val="00714CE3"/>
    <w:rsid w:val="00715CD5"/>
    <w:rsid w:val="007169DC"/>
    <w:rsid w:val="00716C4B"/>
    <w:rsid w:val="00716F17"/>
    <w:rsid w:val="00717E61"/>
    <w:rsid w:val="00717E96"/>
    <w:rsid w:val="00720044"/>
    <w:rsid w:val="007206CA"/>
    <w:rsid w:val="007207DA"/>
    <w:rsid w:val="00720B5E"/>
    <w:rsid w:val="00720C3F"/>
    <w:rsid w:val="00720DCB"/>
    <w:rsid w:val="00720F05"/>
    <w:rsid w:val="00720F7A"/>
    <w:rsid w:val="007212FE"/>
    <w:rsid w:val="00721344"/>
    <w:rsid w:val="0072173A"/>
    <w:rsid w:val="00721BFF"/>
    <w:rsid w:val="00721EBF"/>
    <w:rsid w:val="00722254"/>
    <w:rsid w:val="007223BC"/>
    <w:rsid w:val="00722521"/>
    <w:rsid w:val="00722825"/>
    <w:rsid w:val="00722C38"/>
    <w:rsid w:val="00723003"/>
    <w:rsid w:val="0072323E"/>
    <w:rsid w:val="00723621"/>
    <w:rsid w:val="00723CAF"/>
    <w:rsid w:val="00723CC3"/>
    <w:rsid w:val="00724334"/>
    <w:rsid w:val="0072489E"/>
    <w:rsid w:val="007248CE"/>
    <w:rsid w:val="00724940"/>
    <w:rsid w:val="00724E1E"/>
    <w:rsid w:val="00724F25"/>
    <w:rsid w:val="00725420"/>
    <w:rsid w:val="0072621C"/>
    <w:rsid w:val="00726472"/>
    <w:rsid w:val="007265A5"/>
    <w:rsid w:val="00726BDD"/>
    <w:rsid w:val="00726D78"/>
    <w:rsid w:val="00727834"/>
    <w:rsid w:val="007279B8"/>
    <w:rsid w:val="00730851"/>
    <w:rsid w:val="007318D9"/>
    <w:rsid w:val="00731D8B"/>
    <w:rsid w:val="00731E71"/>
    <w:rsid w:val="007323C7"/>
    <w:rsid w:val="007326E8"/>
    <w:rsid w:val="007329B5"/>
    <w:rsid w:val="0073366A"/>
    <w:rsid w:val="00733B03"/>
    <w:rsid w:val="00733C61"/>
    <w:rsid w:val="00733FB3"/>
    <w:rsid w:val="0073451D"/>
    <w:rsid w:val="007347BB"/>
    <w:rsid w:val="00734C0D"/>
    <w:rsid w:val="00734E41"/>
    <w:rsid w:val="007354F3"/>
    <w:rsid w:val="00735C80"/>
    <w:rsid w:val="00736074"/>
    <w:rsid w:val="007365F2"/>
    <w:rsid w:val="00736696"/>
    <w:rsid w:val="007370B9"/>
    <w:rsid w:val="007377B3"/>
    <w:rsid w:val="00737895"/>
    <w:rsid w:val="00737A9A"/>
    <w:rsid w:val="007403E8"/>
    <w:rsid w:val="00740A2D"/>
    <w:rsid w:val="00740D9D"/>
    <w:rsid w:val="00740F6A"/>
    <w:rsid w:val="00741192"/>
    <w:rsid w:val="0074147E"/>
    <w:rsid w:val="007418C6"/>
    <w:rsid w:val="007422EF"/>
    <w:rsid w:val="007424E5"/>
    <w:rsid w:val="00742E3A"/>
    <w:rsid w:val="00742FA1"/>
    <w:rsid w:val="007430C3"/>
    <w:rsid w:val="007431E0"/>
    <w:rsid w:val="007432F6"/>
    <w:rsid w:val="00743394"/>
    <w:rsid w:val="00743EAC"/>
    <w:rsid w:val="0074429F"/>
    <w:rsid w:val="007445F9"/>
    <w:rsid w:val="007448BA"/>
    <w:rsid w:val="00744A45"/>
    <w:rsid w:val="00744BFD"/>
    <w:rsid w:val="00745489"/>
    <w:rsid w:val="007454C9"/>
    <w:rsid w:val="00745962"/>
    <w:rsid w:val="0074608B"/>
    <w:rsid w:val="007462B0"/>
    <w:rsid w:val="00746BB1"/>
    <w:rsid w:val="00746EB3"/>
    <w:rsid w:val="00746F41"/>
    <w:rsid w:val="007474B2"/>
    <w:rsid w:val="00747535"/>
    <w:rsid w:val="007475B8"/>
    <w:rsid w:val="00747648"/>
    <w:rsid w:val="00747B1F"/>
    <w:rsid w:val="00750108"/>
    <w:rsid w:val="0075055D"/>
    <w:rsid w:val="00750A5E"/>
    <w:rsid w:val="00750B5C"/>
    <w:rsid w:val="00751ADF"/>
    <w:rsid w:val="00752574"/>
    <w:rsid w:val="007526C7"/>
    <w:rsid w:val="00752943"/>
    <w:rsid w:val="00752970"/>
    <w:rsid w:val="00752BF5"/>
    <w:rsid w:val="0075333F"/>
    <w:rsid w:val="00753630"/>
    <w:rsid w:val="00753730"/>
    <w:rsid w:val="0075385F"/>
    <w:rsid w:val="00753E65"/>
    <w:rsid w:val="00753EAE"/>
    <w:rsid w:val="007542F0"/>
    <w:rsid w:val="007543C8"/>
    <w:rsid w:val="00754794"/>
    <w:rsid w:val="00754929"/>
    <w:rsid w:val="007549A1"/>
    <w:rsid w:val="00754A8D"/>
    <w:rsid w:val="00754E0C"/>
    <w:rsid w:val="0075539B"/>
    <w:rsid w:val="00755528"/>
    <w:rsid w:val="00755B8C"/>
    <w:rsid w:val="00755C4D"/>
    <w:rsid w:val="00756386"/>
    <w:rsid w:val="007563B6"/>
    <w:rsid w:val="007564F1"/>
    <w:rsid w:val="0075702E"/>
    <w:rsid w:val="007574EE"/>
    <w:rsid w:val="00757530"/>
    <w:rsid w:val="007576ED"/>
    <w:rsid w:val="00757A2F"/>
    <w:rsid w:val="00757CD2"/>
    <w:rsid w:val="00757EC8"/>
    <w:rsid w:val="00760078"/>
    <w:rsid w:val="007601A3"/>
    <w:rsid w:val="007607CD"/>
    <w:rsid w:val="007609FB"/>
    <w:rsid w:val="00760C93"/>
    <w:rsid w:val="00760E49"/>
    <w:rsid w:val="00760F60"/>
    <w:rsid w:val="0076119C"/>
    <w:rsid w:val="007612EC"/>
    <w:rsid w:val="00761445"/>
    <w:rsid w:val="00761802"/>
    <w:rsid w:val="00761D44"/>
    <w:rsid w:val="007625F8"/>
    <w:rsid w:val="007629E1"/>
    <w:rsid w:val="00762F0A"/>
    <w:rsid w:val="00763275"/>
    <w:rsid w:val="0076350E"/>
    <w:rsid w:val="00763582"/>
    <w:rsid w:val="0076376C"/>
    <w:rsid w:val="0076386F"/>
    <w:rsid w:val="007639F5"/>
    <w:rsid w:val="00763FEA"/>
    <w:rsid w:val="00764CB3"/>
    <w:rsid w:val="00764F3C"/>
    <w:rsid w:val="007653C7"/>
    <w:rsid w:val="0076540D"/>
    <w:rsid w:val="00765547"/>
    <w:rsid w:val="00765599"/>
    <w:rsid w:val="00765BB4"/>
    <w:rsid w:val="00766167"/>
    <w:rsid w:val="00766368"/>
    <w:rsid w:val="007664AA"/>
    <w:rsid w:val="00766B58"/>
    <w:rsid w:val="00766C6C"/>
    <w:rsid w:val="00767513"/>
    <w:rsid w:val="00767BAB"/>
    <w:rsid w:val="00767FC0"/>
    <w:rsid w:val="007706C0"/>
    <w:rsid w:val="007709EE"/>
    <w:rsid w:val="00770B74"/>
    <w:rsid w:val="00770B98"/>
    <w:rsid w:val="0077101D"/>
    <w:rsid w:val="00771A51"/>
    <w:rsid w:val="007720AF"/>
    <w:rsid w:val="00772781"/>
    <w:rsid w:val="00772927"/>
    <w:rsid w:val="00772AE6"/>
    <w:rsid w:val="0077314B"/>
    <w:rsid w:val="00773E3D"/>
    <w:rsid w:val="00774058"/>
    <w:rsid w:val="00774BA9"/>
    <w:rsid w:val="00774D4A"/>
    <w:rsid w:val="007753B6"/>
    <w:rsid w:val="007753E1"/>
    <w:rsid w:val="007753F4"/>
    <w:rsid w:val="007757B4"/>
    <w:rsid w:val="007758C9"/>
    <w:rsid w:val="00775DD0"/>
    <w:rsid w:val="007761CF"/>
    <w:rsid w:val="00776A6C"/>
    <w:rsid w:val="00776EC2"/>
    <w:rsid w:val="00777A43"/>
    <w:rsid w:val="00777CEB"/>
    <w:rsid w:val="007800D8"/>
    <w:rsid w:val="00780465"/>
    <w:rsid w:val="00780B5B"/>
    <w:rsid w:val="00780D1F"/>
    <w:rsid w:val="0078107E"/>
    <w:rsid w:val="007815B1"/>
    <w:rsid w:val="0078168A"/>
    <w:rsid w:val="0078226A"/>
    <w:rsid w:val="0078295D"/>
    <w:rsid w:val="00782A7C"/>
    <w:rsid w:val="00782E57"/>
    <w:rsid w:val="00782ECF"/>
    <w:rsid w:val="00783043"/>
    <w:rsid w:val="007834C3"/>
    <w:rsid w:val="0078357B"/>
    <w:rsid w:val="00783825"/>
    <w:rsid w:val="00783858"/>
    <w:rsid w:val="00784040"/>
    <w:rsid w:val="007845D2"/>
    <w:rsid w:val="007846D2"/>
    <w:rsid w:val="00784842"/>
    <w:rsid w:val="0078543B"/>
    <w:rsid w:val="00785445"/>
    <w:rsid w:val="007857E3"/>
    <w:rsid w:val="007859EF"/>
    <w:rsid w:val="00785AEA"/>
    <w:rsid w:val="00786012"/>
    <w:rsid w:val="00786589"/>
    <w:rsid w:val="00786661"/>
    <w:rsid w:val="00786701"/>
    <w:rsid w:val="00787089"/>
    <w:rsid w:val="00787250"/>
    <w:rsid w:val="00787268"/>
    <w:rsid w:val="00787361"/>
    <w:rsid w:val="00787A0A"/>
    <w:rsid w:val="00787C5E"/>
    <w:rsid w:val="00787E89"/>
    <w:rsid w:val="00787FB4"/>
    <w:rsid w:val="0079080C"/>
    <w:rsid w:val="00790D03"/>
    <w:rsid w:val="0079138A"/>
    <w:rsid w:val="00791D3C"/>
    <w:rsid w:val="00791D4A"/>
    <w:rsid w:val="007920D9"/>
    <w:rsid w:val="007929BA"/>
    <w:rsid w:val="00792AE9"/>
    <w:rsid w:val="00792BF2"/>
    <w:rsid w:val="00792FA1"/>
    <w:rsid w:val="0079309B"/>
    <w:rsid w:val="00793AA2"/>
    <w:rsid w:val="00793B22"/>
    <w:rsid w:val="00793BEF"/>
    <w:rsid w:val="00793C09"/>
    <w:rsid w:val="007943EE"/>
    <w:rsid w:val="00794763"/>
    <w:rsid w:val="007950D4"/>
    <w:rsid w:val="007950E4"/>
    <w:rsid w:val="007950EE"/>
    <w:rsid w:val="007951ED"/>
    <w:rsid w:val="007953CD"/>
    <w:rsid w:val="00795B4F"/>
    <w:rsid w:val="007960A7"/>
    <w:rsid w:val="00796273"/>
    <w:rsid w:val="00796304"/>
    <w:rsid w:val="0079645A"/>
    <w:rsid w:val="0079679C"/>
    <w:rsid w:val="00796810"/>
    <w:rsid w:val="00796BA9"/>
    <w:rsid w:val="00796CCC"/>
    <w:rsid w:val="00796E40"/>
    <w:rsid w:val="0079755C"/>
    <w:rsid w:val="007979F4"/>
    <w:rsid w:val="00797C3E"/>
    <w:rsid w:val="00797FD5"/>
    <w:rsid w:val="007A02BF"/>
    <w:rsid w:val="007A0C61"/>
    <w:rsid w:val="007A0D45"/>
    <w:rsid w:val="007A12C7"/>
    <w:rsid w:val="007A150D"/>
    <w:rsid w:val="007A1585"/>
    <w:rsid w:val="007A1AC9"/>
    <w:rsid w:val="007A1D4D"/>
    <w:rsid w:val="007A1FBA"/>
    <w:rsid w:val="007A2514"/>
    <w:rsid w:val="007A2953"/>
    <w:rsid w:val="007A2C91"/>
    <w:rsid w:val="007A2F9A"/>
    <w:rsid w:val="007A3417"/>
    <w:rsid w:val="007A35DA"/>
    <w:rsid w:val="007A3696"/>
    <w:rsid w:val="007A3A2D"/>
    <w:rsid w:val="007A3F40"/>
    <w:rsid w:val="007A4340"/>
    <w:rsid w:val="007A43CA"/>
    <w:rsid w:val="007A4416"/>
    <w:rsid w:val="007A4B61"/>
    <w:rsid w:val="007A4D94"/>
    <w:rsid w:val="007A50CA"/>
    <w:rsid w:val="007A564F"/>
    <w:rsid w:val="007A57FC"/>
    <w:rsid w:val="007A664F"/>
    <w:rsid w:val="007A6F64"/>
    <w:rsid w:val="007A7272"/>
    <w:rsid w:val="007A7500"/>
    <w:rsid w:val="007B05F1"/>
    <w:rsid w:val="007B0B25"/>
    <w:rsid w:val="007B0BE0"/>
    <w:rsid w:val="007B110E"/>
    <w:rsid w:val="007B1503"/>
    <w:rsid w:val="007B1611"/>
    <w:rsid w:val="007B17C3"/>
    <w:rsid w:val="007B1EC1"/>
    <w:rsid w:val="007B2764"/>
    <w:rsid w:val="007B3CF3"/>
    <w:rsid w:val="007B3F7E"/>
    <w:rsid w:val="007B42D9"/>
    <w:rsid w:val="007B4998"/>
    <w:rsid w:val="007B52CC"/>
    <w:rsid w:val="007B53E1"/>
    <w:rsid w:val="007B54E1"/>
    <w:rsid w:val="007B5E1D"/>
    <w:rsid w:val="007B6206"/>
    <w:rsid w:val="007B6968"/>
    <w:rsid w:val="007B6D4E"/>
    <w:rsid w:val="007B7413"/>
    <w:rsid w:val="007B7662"/>
    <w:rsid w:val="007B7AB0"/>
    <w:rsid w:val="007B7ADC"/>
    <w:rsid w:val="007B7C37"/>
    <w:rsid w:val="007C01D0"/>
    <w:rsid w:val="007C021B"/>
    <w:rsid w:val="007C17D8"/>
    <w:rsid w:val="007C1CE8"/>
    <w:rsid w:val="007C1E78"/>
    <w:rsid w:val="007C2AE4"/>
    <w:rsid w:val="007C30B1"/>
    <w:rsid w:val="007C3705"/>
    <w:rsid w:val="007C394C"/>
    <w:rsid w:val="007C3960"/>
    <w:rsid w:val="007C3973"/>
    <w:rsid w:val="007C3FAF"/>
    <w:rsid w:val="007C3FD2"/>
    <w:rsid w:val="007C4400"/>
    <w:rsid w:val="007C4624"/>
    <w:rsid w:val="007C477C"/>
    <w:rsid w:val="007C48A8"/>
    <w:rsid w:val="007C4903"/>
    <w:rsid w:val="007C4E21"/>
    <w:rsid w:val="007C4E5F"/>
    <w:rsid w:val="007C4ED3"/>
    <w:rsid w:val="007C584D"/>
    <w:rsid w:val="007C588C"/>
    <w:rsid w:val="007C5CED"/>
    <w:rsid w:val="007C5DD0"/>
    <w:rsid w:val="007C6C08"/>
    <w:rsid w:val="007C6D32"/>
    <w:rsid w:val="007C7066"/>
    <w:rsid w:val="007C7073"/>
    <w:rsid w:val="007C7584"/>
    <w:rsid w:val="007C7A63"/>
    <w:rsid w:val="007D01AB"/>
    <w:rsid w:val="007D03E1"/>
    <w:rsid w:val="007D0464"/>
    <w:rsid w:val="007D04BC"/>
    <w:rsid w:val="007D05E7"/>
    <w:rsid w:val="007D0623"/>
    <w:rsid w:val="007D097E"/>
    <w:rsid w:val="007D0C09"/>
    <w:rsid w:val="007D15E2"/>
    <w:rsid w:val="007D1C2F"/>
    <w:rsid w:val="007D2A68"/>
    <w:rsid w:val="007D2A97"/>
    <w:rsid w:val="007D31BC"/>
    <w:rsid w:val="007D355D"/>
    <w:rsid w:val="007D3A1F"/>
    <w:rsid w:val="007D3A61"/>
    <w:rsid w:val="007D57E6"/>
    <w:rsid w:val="007D59AB"/>
    <w:rsid w:val="007D6246"/>
    <w:rsid w:val="007D687F"/>
    <w:rsid w:val="007D6B2A"/>
    <w:rsid w:val="007D74A3"/>
    <w:rsid w:val="007D7A86"/>
    <w:rsid w:val="007D7F7E"/>
    <w:rsid w:val="007E0022"/>
    <w:rsid w:val="007E0A63"/>
    <w:rsid w:val="007E0A7D"/>
    <w:rsid w:val="007E0B0D"/>
    <w:rsid w:val="007E0C82"/>
    <w:rsid w:val="007E0CC5"/>
    <w:rsid w:val="007E0CD6"/>
    <w:rsid w:val="007E133E"/>
    <w:rsid w:val="007E135D"/>
    <w:rsid w:val="007E141D"/>
    <w:rsid w:val="007E192B"/>
    <w:rsid w:val="007E1CE0"/>
    <w:rsid w:val="007E1E5B"/>
    <w:rsid w:val="007E24E6"/>
    <w:rsid w:val="007E25D6"/>
    <w:rsid w:val="007E2B3E"/>
    <w:rsid w:val="007E3319"/>
    <w:rsid w:val="007E3642"/>
    <w:rsid w:val="007E3A32"/>
    <w:rsid w:val="007E3B97"/>
    <w:rsid w:val="007E3F9E"/>
    <w:rsid w:val="007E404B"/>
    <w:rsid w:val="007E500D"/>
    <w:rsid w:val="007E5115"/>
    <w:rsid w:val="007E591E"/>
    <w:rsid w:val="007E66F3"/>
    <w:rsid w:val="007E729C"/>
    <w:rsid w:val="007E782C"/>
    <w:rsid w:val="007E7A52"/>
    <w:rsid w:val="007F07DF"/>
    <w:rsid w:val="007F0AD6"/>
    <w:rsid w:val="007F12B7"/>
    <w:rsid w:val="007F14C9"/>
    <w:rsid w:val="007F1675"/>
    <w:rsid w:val="007F1A19"/>
    <w:rsid w:val="007F1AFB"/>
    <w:rsid w:val="007F2151"/>
    <w:rsid w:val="007F246B"/>
    <w:rsid w:val="007F2D2F"/>
    <w:rsid w:val="007F340F"/>
    <w:rsid w:val="007F394C"/>
    <w:rsid w:val="007F3BF2"/>
    <w:rsid w:val="007F3EFE"/>
    <w:rsid w:val="007F4069"/>
    <w:rsid w:val="007F498B"/>
    <w:rsid w:val="007F503E"/>
    <w:rsid w:val="007F5970"/>
    <w:rsid w:val="007F61A9"/>
    <w:rsid w:val="007F65FA"/>
    <w:rsid w:val="007F694A"/>
    <w:rsid w:val="007F6A24"/>
    <w:rsid w:val="007F75EE"/>
    <w:rsid w:val="007F7DAC"/>
    <w:rsid w:val="007F7DFC"/>
    <w:rsid w:val="008003AB"/>
    <w:rsid w:val="00800530"/>
    <w:rsid w:val="008005CF"/>
    <w:rsid w:val="00800747"/>
    <w:rsid w:val="00800B55"/>
    <w:rsid w:val="00800F16"/>
    <w:rsid w:val="0080133C"/>
    <w:rsid w:val="008016CB"/>
    <w:rsid w:val="00801C18"/>
    <w:rsid w:val="00801EF2"/>
    <w:rsid w:val="00801F7E"/>
    <w:rsid w:val="008021F3"/>
    <w:rsid w:val="0080239C"/>
    <w:rsid w:val="00802592"/>
    <w:rsid w:val="00802960"/>
    <w:rsid w:val="00802D5F"/>
    <w:rsid w:val="00802EBB"/>
    <w:rsid w:val="00803163"/>
    <w:rsid w:val="008032A7"/>
    <w:rsid w:val="0080335E"/>
    <w:rsid w:val="00803596"/>
    <w:rsid w:val="00803EA7"/>
    <w:rsid w:val="008040C4"/>
    <w:rsid w:val="00804391"/>
    <w:rsid w:val="00804520"/>
    <w:rsid w:val="00804A0B"/>
    <w:rsid w:val="00804A98"/>
    <w:rsid w:val="008056B0"/>
    <w:rsid w:val="0080573F"/>
    <w:rsid w:val="00805C4D"/>
    <w:rsid w:val="0080661E"/>
    <w:rsid w:val="00806A83"/>
    <w:rsid w:val="00806C99"/>
    <w:rsid w:val="00807913"/>
    <w:rsid w:val="00807ACD"/>
    <w:rsid w:val="00807B7F"/>
    <w:rsid w:val="00807B8F"/>
    <w:rsid w:val="00807EAF"/>
    <w:rsid w:val="0081033F"/>
    <w:rsid w:val="00810735"/>
    <w:rsid w:val="00810D11"/>
    <w:rsid w:val="00811093"/>
    <w:rsid w:val="00811165"/>
    <w:rsid w:val="008117C1"/>
    <w:rsid w:val="00811BB8"/>
    <w:rsid w:val="00811C2A"/>
    <w:rsid w:val="00811C93"/>
    <w:rsid w:val="00811CF6"/>
    <w:rsid w:val="00811FD3"/>
    <w:rsid w:val="00812140"/>
    <w:rsid w:val="00812510"/>
    <w:rsid w:val="00813043"/>
    <w:rsid w:val="00813846"/>
    <w:rsid w:val="00813FF8"/>
    <w:rsid w:val="0081431C"/>
    <w:rsid w:val="008144B2"/>
    <w:rsid w:val="0081470F"/>
    <w:rsid w:val="008147BB"/>
    <w:rsid w:val="00814A2A"/>
    <w:rsid w:val="00814DBB"/>
    <w:rsid w:val="00815C74"/>
    <w:rsid w:val="00815D03"/>
    <w:rsid w:val="00816104"/>
    <w:rsid w:val="00816401"/>
    <w:rsid w:val="00816E03"/>
    <w:rsid w:val="00817040"/>
    <w:rsid w:val="00817628"/>
    <w:rsid w:val="008178B8"/>
    <w:rsid w:val="00817F1A"/>
    <w:rsid w:val="00820409"/>
    <w:rsid w:val="0082073D"/>
    <w:rsid w:val="00820782"/>
    <w:rsid w:val="008208EC"/>
    <w:rsid w:val="00820B43"/>
    <w:rsid w:val="00820B49"/>
    <w:rsid w:val="00820BD0"/>
    <w:rsid w:val="00820C3F"/>
    <w:rsid w:val="00820D91"/>
    <w:rsid w:val="00821742"/>
    <w:rsid w:val="00821FB5"/>
    <w:rsid w:val="00822114"/>
    <w:rsid w:val="00822278"/>
    <w:rsid w:val="00822D59"/>
    <w:rsid w:val="00822E81"/>
    <w:rsid w:val="0082317E"/>
    <w:rsid w:val="00823256"/>
    <w:rsid w:val="008234E1"/>
    <w:rsid w:val="00823529"/>
    <w:rsid w:val="008247F6"/>
    <w:rsid w:val="0082483C"/>
    <w:rsid w:val="008249F6"/>
    <w:rsid w:val="00825036"/>
    <w:rsid w:val="00825643"/>
    <w:rsid w:val="008259F2"/>
    <w:rsid w:val="00825CA2"/>
    <w:rsid w:val="00825CD7"/>
    <w:rsid w:val="008267DB"/>
    <w:rsid w:val="008269B2"/>
    <w:rsid w:val="00827170"/>
    <w:rsid w:val="0082721B"/>
    <w:rsid w:val="008273E8"/>
    <w:rsid w:val="00827837"/>
    <w:rsid w:val="00830FE5"/>
    <w:rsid w:val="00831383"/>
    <w:rsid w:val="00831AB6"/>
    <w:rsid w:val="00831E5B"/>
    <w:rsid w:val="00831ED0"/>
    <w:rsid w:val="008321F1"/>
    <w:rsid w:val="00832BA5"/>
    <w:rsid w:val="00832DB7"/>
    <w:rsid w:val="0083374B"/>
    <w:rsid w:val="00833D86"/>
    <w:rsid w:val="008340B4"/>
    <w:rsid w:val="008340E4"/>
    <w:rsid w:val="00834312"/>
    <w:rsid w:val="008344F6"/>
    <w:rsid w:val="008345B9"/>
    <w:rsid w:val="008348A9"/>
    <w:rsid w:val="0083593E"/>
    <w:rsid w:val="00835A6C"/>
    <w:rsid w:val="0083620F"/>
    <w:rsid w:val="00836273"/>
    <w:rsid w:val="00836C64"/>
    <w:rsid w:val="00836F82"/>
    <w:rsid w:val="00837836"/>
    <w:rsid w:val="00840000"/>
    <w:rsid w:val="008403F3"/>
    <w:rsid w:val="0084053E"/>
    <w:rsid w:val="0084064F"/>
    <w:rsid w:val="008408EA"/>
    <w:rsid w:val="00840AFE"/>
    <w:rsid w:val="00840D6E"/>
    <w:rsid w:val="00840F18"/>
    <w:rsid w:val="00840FA1"/>
    <w:rsid w:val="008411B1"/>
    <w:rsid w:val="00841873"/>
    <w:rsid w:val="008418EC"/>
    <w:rsid w:val="00841D16"/>
    <w:rsid w:val="00842BEE"/>
    <w:rsid w:val="00842F65"/>
    <w:rsid w:val="00843D9A"/>
    <w:rsid w:val="00844AB8"/>
    <w:rsid w:val="00844B67"/>
    <w:rsid w:val="00844F40"/>
    <w:rsid w:val="008452CA"/>
    <w:rsid w:val="0084533C"/>
    <w:rsid w:val="008454D6"/>
    <w:rsid w:val="00845DDC"/>
    <w:rsid w:val="008460EB"/>
    <w:rsid w:val="00846174"/>
    <w:rsid w:val="0084625D"/>
    <w:rsid w:val="00846C5E"/>
    <w:rsid w:val="00850526"/>
    <w:rsid w:val="00850F6B"/>
    <w:rsid w:val="00851395"/>
    <w:rsid w:val="008515BF"/>
    <w:rsid w:val="00851A94"/>
    <w:rsid w:val="00851CEB"/>
    <w:rsid w:val="00852033"/>
    <w:rsid w:val="00852106"/>
    <w:rsid w:val="008521C7"/>
    <w:rsid w:val="008522F4"/>
    <w:rsid w:val="00852602"/>
    <w:rsid w:val="00852943"/>
    <w:rsid w:val="008529C8"/>
    <w:rsid w:val="00852D5D"/>
    <w:rsid w:val="008531CB"/>
    <w:rsid w:val="008535C1"/>
    <w:rsid w:val="00853A3D"/>
    <w:rsid w:val="00853DF6"/>
    <w:rsid w:val="00854422"/>
    <w:rsid w:val="00854E8A"/>
    <w:rsid w:val="008551C2"/>
    <w:rsid w:val="00855468"/>
    <w:rsid w:val="0085546D"/>
    <w:rsid w:val="008554C9"/>
    <w:rsid w:val="008557DC"/>
    <w:rsid w:val="00855C68"/>
    <w:rsid w:val="00856C10"/>
    <w:rsid w:val="00857C8D"/>
    <w:rsid w:val="00857E61"/>
    <w:rsid w:val="00860165"/>
    <w:rsid w:val="00860317"/>
    <w:rsid w:val="00860712"/>
    <w:rsid w:val="00860830"/>
    <w:rsid w:val="00860AE1"/>
    <w:rsid w:val="00860C46"/>
    <w:rsid w:val="00861400"/>
    <w:rsid w:val="00861759"/>
    <w:rsid w:val="008617AD"/>
    <w:rsid w:val="00861D18"/>
    <w:rsid w:val="00862616"/>
    <w:rsid w:val="00862E0A"/>
    <w:rsid w:val="00862F01"/>
    <w:rsid w:val="0086308C"/>
    <w:rsid w:val="00863F97"/>
    <w:rsid w:val="008644EF"/>
    <w:rsid w:val="0086465D"/>
    <w:rsid w:val="00864705"/>
    <w:rsid w:val="0086540D"/>
    <w:rsid w:val="00865505"/>
    <w:rsid w:val="008656BA"/>
    <w:rsid w:val="00865B93"/>
    <w:rsid w:val="00865DC4"/>
    <w:rsid w:val="00865FC7"/>
    <w:rsid w:val="008666B2"/>
    <w:rsid w:val="008669EE"/>
    <w:rsid w:val="00866A82"/>
    <w:rsid w:val="00866FCF"/>
    <w:rsid w:val="00866FD4"/>
    <w:rsid w:val="00867FF0"/>
    <w:rsid w:val="00870731"/>
    <w:rsid w:val="00870904"/>
    <w:rsid w:val="00870E79"/>
    <w:rsid w:val="00870FF0"/>
    <w:rsid w:val="00871500"/>
    <w:rsid w:val="00871976"/>
    <w:rsid w:val="00872345"/>
    <w:rsid w:val="0087249F"/>
    <w:rsid w:val="00872C1E"/>
    <w:rsid w:val="00872FA6"/>
    <w:rsid w:val="00873087"/>
    <w:rsid w:val="008731BA"/>
    <w:rsid w:val="00873584"/>
    <w:rsid w:val="00873615"/>
    <w:rsid w:val="00874639"/>
    <w:rsid w:val="00874689"/>
    <w:rsid w:val="008748A7"/>
    <w:rsid w:val="00875362"/>
    <w:rsid w:val="00875436"/>
    <w:rsid w:val="00875449"/>
    <w:rsid w:val="008754CE"/>
    <w:rsid w:val="00875964"/>
    <w:rsid w:val="00875A38"/>
    <w:rsid w:val="00875A71"/>
    <w:rsid w:val="00876456"/>
    <w:rsid w:val="00876C19"/>
    <w:rsid w:val="0087783F"/>
    <w:rsid w:val="00877B58"/>
    <w:rsid w:val="00880473"/>
    <w:rsid w:val="0088049F"/>
    <w:rsid w:val="0088094A"/>
    <w:rsid w:val="00880A6B"/>
    <w:rsid w:val="00880C54"/>
    <w:rsid w:val="00880C74"/>
    <w:rsid w:val="00880E01"/>
    <w:rsid w:val="008814CC"/>
    <w:rsid w:val="00881500"/>
    <w:rsid w:val="00881C7A"/>
    <w:rsid w:val="00881DA2"/>
    <w:rsid w:val="00881E1D"/>
    <w:rsid w:val="00881F2F"/>
    <w:rsid w:val="008820FA"/>
    <w:rsid w:val="008827EF"/>
    <w:rsid w:val="00882B25"/>
    <w:rsid w:val="00882FD5"/>
    <w:rsid w:val="0088352C"/>
    <w:rsid w:val="00883A03"/>
    <w:rsid w:val="00883BDF"/>
    <w:rsid w:val="008840E7"/>
    <w:rsid w:val="008845EF"/>
    <w:rsid w:val="00885097"/>
    <w:rsid w:val="00885600"/>
    <w:rsid w:val="0088611D"/>
    <w:rsid w:val="008862D1"/>
    <w:rsid w:val="0088656D"/>
    <w:rsid w:val="008865F0"/>
    <w:rsid w:val="00886C7E"/>
    <w:rsid w:val="0088710E"/>
    <w:rsid w:val="00887858"/>
    <w:rsid w:val="00887860"/>
    <w:rsid w:val="00887AD0"/>
    <w:rsid w:val="00887D77"/>
    <w:rsid w:val="008900EF"/>
    <w:rsid w:val="00890A5D"/>
    <w:rsid w:val="008911C7"/>
    <w:rsid w:val="00891238"/>
    <w:rsid w:val="008925F4"/>
    <w:rsid w:val="008928C5"/>
    <w:rsid w:val="00893569"/>
    <w:rsid w:val="0089374B"/>
    <w:rsid w:val="00893A5F"/>
    <w:rsid w:val="00893FA5"/>
    <w:rsid w:val="00894756"/>
    <w:rsid w:val="0089483A"/>
    <w:rsid w:val="00894C92"/>
    <w:rsid w:val="008951F4"/>
    <w:rsid w:val="00895C65"/>
    <w:rsid w:val="00895FA4"/>
    <w:rsid w:val="00896181"/>
    <w:rsid w:val="00896341"/>
    <w:rsid w:val="00896A6D"/>
    <w:rsid w:val="00896D5B"/>
    <w:rsid w:val="00897575"/>
    <w:rsid w:val="008A012F"/>
    <w:rsid w:val="008A0230"/>
    <w:rsid w:val="008A0900"/>
    <w:rsid w:val="008A197A"/>
    <w:rsid w:val="008A1DD8"/>
    <w:rsid w:val="008A2336"/>
    <w:rsid w:val="008A240F"/>
    <w:rsid w:val="008A242E"/>
    <w:rsid w:val="008A2EBF"/>
    <w:rsid w:val="008A3569"/>
    <w:rsid w:val="008A383C"/>
    <w:rsid w:val="008A503D"/>
    <w:rsid w:val="008A5EA2"/>
    <w:rsid w:val="008A62E4"/>
    <w:rsid w:val="008A6CBA"/>
    <w:rsid w:val="008A750C"/>
    <w:rsid w:val="008A784C"/>
    <w:rsid w:val="008A7CD1"/>
    <w:rsid w:val="008B0133"/>
    <w:rsid w:val="008B049C"/>
    <w:rsid w:val="008B0783"/>
    <w:rsid w:val="008B1D97"/>
    <w:rsid w:val="008B20EE"/>
    <w:rsid w:val="008B2590"/>
    <w:rsid w:val="008B25CC"/>
    <w:rsid w:val="008B28F0"/>
    <w:rsid w:val="008B326D"/>
    <w:rsid w:val="008B3AF3"/>
    <w:rsid w:val="008B409F"/>
    <w:rsid w:val="008B4823"/>
    <w:rsid w:val="008B4B3F"/>
    <w:rsid w:val="008B4FAA"/>
    <w:rsid w:val="008B5A4A"/>
    <w:rsid w:val="008B659A"/>
    <w:rsid w:val="008B677A"/>
    <w:rsid w:val="008B682C"/>
    <w:rsid w:val="008B6C36"/>
    <w:rsid w:val="008B70FE"/>
    <w:rsid w:val="008B7269"/>
    <w:rsid w:val="008B7850"/>
    <w:rsid w:val="008B7A8A"/>
    <w:rsid w:val="008B7BB6"/>
    <w:rsid w:val="008C0D52"/>
    <w:rsid w:val="008C0DA1"/>
    <w:rsid w:val="008C0E1E"/>
    <w:rsid w:val="008C1AAC"/>
    <w:rsid w:val="008C25BB"/>
    <w:rsid w:val="008C284F"/>
    <w:rsid w:val="008C2968"/>
    <w:rsid w:val="008C2FDC"/>
    <w:rsid w:val="008C378F"/>
    <w:rsid w:val="008C3B94"/>
    <w:rsid w:val="008C42D3"/>
    <w:rsid w:val="008C4459"/>
    <w:rsid w:val="008C47E7"/>
    <w:rsid w:val="008C48BE"/>
    <w:rsid w:val="008C49AB"/>
    <w:rsid w:val="008C4D66"/>
    <w:rsid w:val="008C650F"/>
    <w:rsid w:val="008C65D8"/>
    <w:rsid w:val="008C662F"/>
    <w:rsid w:val="008C6734"/>
    <w:rsid w:val="008C6746"/>
    <w:rsid w:val="008C6817"/>
    <w:rsid w:val="008C69AB"/>
    <w:rsid w:val="008C6D05"/>
    <w:rsid w:val="008C7080"/>
    <w:rsid w:val="008C7208"/>
    <w:rsid w:val="008C7E6D"/>
    <w:rsid w:val="008C7F4E"/>
    <w:rsid w:val="008C7F5D"/>
    <w:rsid w:val="008D072F"/>
    <w:rsid w:val="008D0D41"/>
    <w:rsid w:val="008D0E07"/>
    <w:rsid w:val="008D0E4F"/>
    <w:rsid w:val="008D14C1"/>
    <w:rsid w:val="008D1A08"/>
    <w:rsid w:val="008D1A29"/>
    <w:rsid w:val="008D25B4"/>
    <w:rsid w:val="008D273F"/>
    <w:rsid w:val="008D34FA"/>
    <w:rsid w:val="008D3987"/>
    <w:rsid w:val="008D3BCC"/>
    <w:rsid w:val="008D40A8"/>
    <w:rsid w:val="008D44E2"/>
    <w:rsid w:val="008D486A"/>
    <w:rsid w:val="008D5028"/>
    <w:rsid w:val="008D54CE"/>
    <w:rsid w:val="008D59F5"/>
    <w:rsid w:val="008D5E84"/>
    <w:rsid w:val="008D6221"/>
    <w:rsid w:val="008D62D1"/>
    <w:rsid w:val="008D68F6"/>
    <w:rsid w:val="008D6E7F"/>
    <w:rsid w:val="008D79AD"/>
    <w:rsid w:val="008D7A5E"/>
    <w:rsid w:val="008D7CA1"/>
    <w:rsid w:val="008D7DD2"/>
    <w:rsid w:val="008E05F5"/>
    <w:rsid w:val="008E0C86"/>
    <w:rsid w:val="008E0C8F"/>
    <w:rsid w:val="008E0EDF"/>
    <w:rsid w:val="008E1B8B"/>
    <w:rsid w:val="008E1CBD"/>
    <w:rsid w:val="008E235C"/>
    <w:rsid w:val="008E2723"/>
    <w:rsid w:val="008E3BBA"/>
    <w:rsid w:val="008E3BD2"/>
    <w:rsid w:val="008E47E3"/>
    <w:rsid w:val="008E4887"/>
    <w:rsid w:val="008E4B52"/>
    <w:rsid w:val="008E4D4B"/>
    <w:rsid w:val="008E5722"/>
    <w:rsid w:val="008E5B42"/>
    <w:rsid w:val="008E6327"/>
    <w:rsid w:val="008E649E"/>
    <w:rsid w:val="008E6617"/>
    <w:rsid w:val="008E67F1"/>
    <w:rsid w:val="008E7252"/>
    <w:rsid w:val="008E7A87"/>
    <w:rsid w:val="008F0226"/>
    <w:rsid w:val="008F10A6"/>
    <w:rsid w:val="008F10CC"/>
    <w:rsid w:val="008F1E10"/>
    <w:rsid w:val="008F1E29"/>
    <w:rsid w:val="008F20C2"/>
    <w:rsid w:val="008F245E"/>
    <w:rsid w:val="008F2B97"/>
    <w:rsid w:val="008F2BDB"/>
    <w:rsid w:val="008F2D70"/>
    <w:rsid w:val="008F2DDB"/>
    <w:rsid w:val="008F2F78"/>
    <w:rsid w:val="008F34C4"/>
    <w:rsid w:val="008F3BFB"/>
    <w:rsid w:val="008F3DB3"/>
    <w:rsid w:val="008F43F7"/>
    <w:rsid w:val="008F470A"/>
    <w:rsid w:val="008F485E"/>
    <w:rsid w:val="008F48A7"/>
    <w:rsid w:val="008F4F1F"/>
    <w:rsid w:val="008F55AC"/>
    <w:rsid w:val="008F56FF"/>
    <w:rsid w:val="008F5D86"/>
    <w:rsid w:val="008F623C"/>
    <w:rsid w:val="008F656B"/>
    <w:rsid w:val="008F68E8"/>
    <w:rsid w:val="008F6E91"/>
    <w:rsid w:val="008F74A8"/>
    <w:rsid w:val="00900589"/>
    <w:rsid w:val="0090077E"/>
    <w:rsid w:val="009008E5"/>
    <w:rsid w:val="009009AA"/>
    <w:rsid w:val="00900BAE"/>
    <w:rsid w:val="00901114"/>
    <w:rsid w:val="0090164F"/>
    <w:rsid w:val="0090190E"/>
    <w:rsid w:val="00901E90"/>
    <w:rsid w:val="00902813"/>
    <w:rsid w:val="0090324A"/>
    <w:rsid w:val="0090341A"/>
    <w:rsid w:val="00903523"/>
    <w:rsid w:val="00903657"/>
    <w:rsid w:val="009039A0"/>
    <w:rsid w:val="00903D23"/>
    <w:rsid w:val="00903F68"/>
    <w:rsid w:val="009043F5"/>
    <w:rsid w:val="00904896"/>
    <w:rsid w:val="0090493C"/>
    <w:rsid w:val="00904E2C"/>
    <w:rsid w:val="00904FFA"/>
    <w:rsid w:val="0090526C"/>
    <w:rsid w:val="00905309"/>
    <w:rsid w:val="00906067"/>
    <w:rsid w:val="00906097"/>
    <w:rsid w:val="009067EA"/>
    <w:rsid w:val="00907264"/>
    <w:rsid w:val="0090780C"/>
    <w:rsid w:val="009102B1"/>
    <w:rsid w:val="0091047A"/>
    <w:rsid w:val="0091089F"/>
    <w:rsid w:val="0091091B"/>
    <w:rsid w:val="009110C8"/>
    <w:rsid w:val="00911D0C"/>
    <w:rsid w:val="00911D6D"/>
    <w:rsid w:val="00911F3C"/>
    <w:rsid w:val="00912145"/>
    <w:rsid w:val="00912494"/>
    <w:rsid w:val="009125FA"/>
    <w:rsid w:val="009128B9"/>
    <w:rsid w:val="00912C9F"/>
    <w:rsid w:val="009131D6"/>
    <w:rsid w:val="009139B0"/>
    <w:rsid w:val="00913DCE"/>
    <w:rsid w:val="009142BB"/>
    <w:rsid w:val="009147C9"/>
    <w:rsid w:val="00914876"/>
    <w:rsid w:val="00914B36"/>
    <w:rsid w:val="00914E48"/>
    <w:rsid w:val="00914F3C"/>
    <w:rsid w:val="00915C88"/>
    <w:rsid w:val="00915F38"/>
    <w:rsid w:val="009163F1"/>
    <w:rsid w:val="00916692"/>
    <w:rsid w:val="0091707C"/>
    <w:rsid w:val="009175B0"/>
    <w:rsid w:val="00917695"/>
    <w:rsid w:val="00917AAC"/>
    <w:rsid w:val="00917B45"/>
    <w:rsid w:val="00920907"/>
    <w:rsid w:val="00920A29"/>
    <w:rsid w:val="00921161"/>
    <w:rsid w:val="009231B8"/>
    <w:rsid w:val="009233E5"/>
    <w:rsid w:val="00923B83"/>
    <w:rsid w:val="009244C8"/>
    <w:rsid w:val="0092464E"/>
    <w:rsid w:val="00924BA1"/>
    <w:rsid w:val="009257BD"/>
    <w:rsid w:val="00926626"/>
    <w:rsid w:val="00926896"/>
    <w:rsid w:val="00926B58"/>
    <w:rsid w:val="00926FAF"/>
    <w:rsid w:val="00927753"/>
    <w:rsid w:val="00927FC7"/>
    <w:rsid w:val="00930031"/>
    <w:rsid w:val="0093003B"/>
    <w:rsid w:val="00930320"/>
    <w:rsid w:val="009304B0"/>
    <w:rsid w:val="00930574"/>
    <w:rsid w:val="0093093A"/>
    <w:rsid w:val="00930974"/>
    <w:rsid w:val="009309BA"/>
    <w:rsid w:val="00930BE5"/>
    <w:rsid w:val="00931EFB"/>
    <w:rsid w:val="009320B0"/>
    <w:rsid w:val="00932DB6"/>
    <w:rsid w:val="00932FA1"/>
    <w:rsid w:val="009333EA"/>
    <w:rsid w:val="00933757"/>
    <w:rsid w:val="00933CD9"/>
    <w:rsid w:val="00934167"/>
    <w:rsid w:val="009343E3"/>
    <w:rsid w:val="009358EB"/>
    <w:rsid w:val="00935964"/>
    <w:rsid w:val="009359AE"/>
    <w:rsid w:val="00935C73"/>
    <w:rsid w:val="00935E60"/>
    <w:rsid w:val="009363CA"/>
    <w:rsid w:val="00936DA5"/>
    <w:rsid w:val="009375F3"/>
    <w:rsid w:val="009379D3"/>
    <w:rsid w:val="00937F30"/>
    <w:rsid w:val="009409AC"/>
    <w:rsid w:val="00940DDF"/>
    <w:rsid w:val="00940E31"/>
    <w:rsid w:val="00941554"/>
    <w:rsid w:val="00942203"/>
    <w:rsid w:val="0094245A"/>
    <w:rsid w:val="00942D14"/>
    <w:rsid w:val="00943381"/>
    <w:rsid w:val="00943D61"/>
    <w:rsid w:val="009443D2"/>
    <w:rsid w:val="0094449E"/>
    <w:rsid w:val="00944AFB"/>
    <w:rsid w:val="00944C48"/>
    <w:rsid w:val="00945BA8"/>
    <w:rsid w:val="00945CAD"/>
    <w:rsid w:val="0094678E"/>
    <w:rsid w:val="0094745D"/>
    <w:rsid w:val="00947633"/>
    <w:rsid w:val="00947D2F"/>
    <w:rsid w:val="00951AC9"/>
    <w:rsid w:val="0095206D"/>
    <w:rsid w:val="009520CB"/>
    <w:rsid w:val="00952356"/>
    <w:rsid w:val="00952AA0"/>
    <w:rsid w:val="00952B65"/>
    <w:rsid w:val="00952C8A"/>
    <w:rsid w:val="009533B2"/>
    <w:rsid w:val="00953557"/>
    <w:rsid w:val="00954380"/>
    <w:rsid w:val="00954431"/>
    <w:rsid w:val="00954ECC"/>
    <w:rsid w:val="00954F80"/>
    <w:rsid w:val="0095528D"/>
    <w:rsid w:val="0095574E"/>
    <w:rsid w:val="00955956"/>
    <w:rsid w:val="00956211"/>
    <w:rsid w:val="00956413"/>
    <w:rsid w:val="0095695E"/>
    <w:rsid w:val="00956A75"/>
    <w:rsid w:val="00956D34"/>
    <w:rsid w:val="00957714"/>
    <w:rsid w:val="00957AAE"/>
    <w:rsid w:val="00957C5A"/>
    <w:rsid w:val="00957DF1"/>
    <w:rsid w:val="0096003A"/>
    <w:rsid w:val="00960734"/>
    <w:rsid w:val="00960B9A"/>
    <w:rsid w:val="00961607"/>
    <w:rsid w:val="00962543"/>
    <w:rsid w:val="009625FE"/>
    <w:rsid w:val="00962864"/>
    <w:rsid w:val="00962B32"/>
    <w:rsid w:val="00963E38"/>
    <w:rsid w:val="00964222"/>
    <w:rsid w:val="0096444A"/>
    <w:rsid w:val="0096491A"/>
    <w:rsid w:val="00964E32"/>
    <w:rsid w:val="0096558F"/>
    <w:rsid w:val="00965595"/>
    <w:rsid w:val="00965AB6"/>
    <w:rsid w:val="009660B6"/>
    <w:rsid w:val="0096642F"/>
    <w:rsid w:val="0096697D"/>
    <w:rsid w:val="009669F4"/>
    <w:rsid w:val="00966E96"/>
    <w:rsid w:val="00967413"/>
    <w:rsid w:val="00967637"/>
    <w:rsid w:val="00967F8A"/>
    <w:rsid w:val="00970025"/>
    <w:rsid w:val="0097063D"/>
    <w:rsid w:val="00970914"/>
    <w:rsid w:val="009709D0"/>
    <w:rsid w:val="00971CBA"/>
    <w:rsid w:val="00971E41"/>
    <w:rsid w:val="00971ED0"/>
    <w:rsid w:val="00972527"/>
    <w:rsid w:val="0097277B"/>
    <w:rsid w:val="00972826"/>
    <w:rsid w:val="00972C31"/>
    <w:rsid w:val="00972C88"/>
    <w:rsid w:val="00972E2F"/>
    <w:rsid w:val="00972EDC"/>
    <w:rsid w:val="0097341C"/>
    <w:rsid w:val="00973665"/>
    <w:rsid w:val="00973689"/>
    <w:rsid w:val="00973B56"/>
    <w:rsid w:val="00974168"/>
    <w:rsid w:val="009747D7"/>
    <w:rsid w:val="00974BB0"/>
    <w:rsid w:val="00974CDB"/>
    <w:rsid w:val="00974D38"/>
    <w:rsid w:val="00974F44"/>
    <w:rsid w:val="0097509F"/>
    <w:rsid w:val="009755D0"/>
    <w:rsid w:val="0097589D"/>
    <w:rsid w:val="0097591C"/>
    <w:rsid w:val="00975964"/>
    <w:rsid w:val="00975EC5"/>
    <w:rsid w:val="0097627D"/>
    <w:rsid w:val="009764C2"/>
    <w:rsid w:val="009767ED"/>
    <w:rsid w:val="00976A56"/>
    <w:rsid w:val="009770FC"/>
    <w:rsid w:val="00977656"/>
    <w:rsid w:val="009778B7"/>
    <w:rsid w:val="009778FC"/>
    <w:rsid w:val="00977CD3"/>
    <w:rsid w:val="00977D2B"/>
    <w:rsid w:val="009800DB"/>
    <w:rsid w:val="009803B4"/>
    <w:rsid w:val="00980E13"/>
    <w:rsid w:val="00980F44"/>
    <w:rsid w:val="00981053"/>
    <w:rsid w:val="0098155C"/>
    <w:rsid w:val="00981B3B"/>
    <w:rsid w:val="009827CD"/>
    <w:rsid w:val="00982A3C"/>
    <w:rsid w:val="00982B63"/>
    <w:rsid w:val="00982F02"/>
    <w:rsid w:val="009832DF"/>
    <w:rsid w:val="009837AF"/>
    <w:rsid w:val="009837F6"/>
    <w:rsid w:val="00983A12"/>
    <w:rsid w:val="00983E8E"/>
    <w:rsid w:val="00984196"/>
    <w:rsid w:val="00985512"/>
    <w:rsid w:val="00985B8F"/>
    <w:rsid w:val="00985D23"/>
    <w:rsid w:val="00986198"/>
    <w:rsid w:val="00986863"/>
    <w:rsid w:val="0098688E"/>
    <w:rsid w:val="00986906"/>
    <w:rsid w:val="00986C20"/>
    <w:rsid w:val="00986CB4"/>
    <w:rsid w:val="00987785"/>
    <w:rsid w:val="00987F33"/>
    <w:rsid w:val="009900D8"/>
    <w:rsid w:val="00990551"/>
    <w:rsid w:val="00990748"/>
    <w:rsid w:val="009907A1"/>
    <w:rsid w:val="009907C8"/>
    <w:rsid w:val="00990860"/>
    <w:rsid w:val="00990DF4"/>
    <w:rsid w:val="00990E20"/>
    <w:rsid w:val="0099109C"/>
    <w:rsid w:val="0099247D"/>
    <w:rsid w:val="009924B5"/>
    <w:rsid w:val="00992CAC"/>
    <w:rsid w:val="00992E06"/>
    <w:rsid w:val="00992FC1"/>
    <w:rsid w:val="0099351D"/>
    <w:rsid w:val="00993613"/>
    <w:rsid w:val="00994A38"/>
    <w:rsid w:val="00995274"/>
    <w:rsid w:val="00995B74"/>
    <w:rsid w:val="00996062"/>
    <w:rsid w:val="009968D2"/>
    <w:rsid w:val="00996DF0"/>
    <w:rsid w:val="0099750A"/>
    <w:rsid w:val="0099773C"/>
    <w:rsid w:val="00997919"/>
    <w:rsid w:val="009A0221"/>
    <w:rsid w:val="009A04A0"/>
    <w:rsid w:val="009A07AC"/>
    <w:rsid w:val="009A0CEF"/>
    <w:rsid w:val="009A0F2B"/>
    <w:rsid w:val="009A0F79"/>
    <w:rsid w:val="009A1096"/>
    <w:rsid w:val="009A11B0"/>
    <w:rsid w:val="009A1BF0"/>
    <w:rsid w:val="009A1F35"/>
    <w:rsid w:val="009A227D"/>
    <w:rsid w:val="009A22AE"/>
    <w:rsid w:val="009A22F6"/>
    <w:rsid w:val="009A25F1"/>
    <w:rsid w:val="009A3130"/>
    <w:rsid w:val="009A3466"/>
    <w:rsid w:val="009A3A77"/>
    <w:rsid w:val="009A43B1"/>
    <w:rsid w:val="009A446E"/>
    <w:rsid w:val="009A5DFA"/>
    <w:rsid w:val="009A5E5D"/>
    <w:rsid w:val="009A5E75"/>
    <w:rsid w:val="009A6182"/>
    <w:rsid w:val="009A6527"/>
    <w:rsid w:val="009A6BF0"/>
    <w:rsid w:val="009A7138"/>
    <w:rsid w:val="009A7671"/>
    <w:rsid w:val="009A791C"/>
    <w:rsid w:val="009A79E5"/>
    <w:rsid w:val="009B0482"/>
    <w:rsid w:val="009B07CD"/>
    <w:rsid w:val="009B0FE9"/>
    <w:rsid w:val="009B1267"/>
    <w:rsid w:val="009B28A6"/>
    <w:rsid w:val="009B2D0C"/>
    <w:rsid w:val="009B2D30"/>
    <w:rsid w:val="009B2E7C"/>
    <w:rsid w:val="009B484C"/>
    <w:rsid w:val="009B4D9A"/>
    <w:rsid w:val="009B4F5E"/>
    <w:rsid w:val="009B52A4"/>
    <w:rsid w:val="009B5703"/>
    <w:rsid w:val="009B5919"/>
    <w:rsid w:val="009B5A74"/>
    <w:rsid w:val="009B5FEE"/>
    <w:rsid w:val="009B6640"/>
    <w:rsid w:val="009B6871"/>
    <w:rsid w:val="009B6964"/>
    <w:rsid w:val="009B6EAD"/>
    <w:rsid w:val="009B76BD"/>
    <w:rsid w:val="009B7A6B"/>
    <w:rsid w:val="009B7C10"/>
    <w:rsid w:val="009C03D0"/>
    <w:rsid w:val="009C0983"/>
    <w:rsid w:val="009C0C48"/>
    <w:rsid w:val="009C0D5C"/>
    <w:rsid w:val="009C0FBF"/>
    <w:rsid w:val="009C12A8"/>
    <w:rsid w:val="009C1A97"/>
    <w:rsid w:val="009C1D38"/>
    <w:rsid w:val="009C1F4E"/>
    <w:rsid w:val="009C203D"/>
    <w:rsid w:val="009C232B"/>
    <w:rsid w:val="009C23B8"/>
    <w:rsid w:val="009C243F"/>
    <w:rsid w:val="009C288D"/>
    <w:rsid w:val="009C3002"/>
    <w:rsid w:val="009C340E"/>
    <w:rsid w:val="009C3BD5"/>
    <w:rsid w:val="009C3C6E"/>
    <w:rsid w:val="009C4089"/>
    <w:rsid w:val="009C42BB"/>
    <w:rsid w:val="009C4E08"/>
    <w:rsid w:val="009C57E5"/>
    <w:rsid w:val="009C5C2A"/>
    <w:rsid w:val="009C5D23"/>
    <w:rsid w:val="009C5E7A"/>
    <w:rsid w:val="009C60A6"/>
    <w:rsid w:val="009C6577"/>
    <w:rsid w:val="009C6595"/>
    <w:rsid w:val="009C6770"/>
    <w:rsid w:val="009C6FD4"/>
    <w:rsid w:val="009C709B"/>
    <w:rsid w:val="009C753A"/>
    <w:rsid w:val="009C7A54"/>
    <w:rsid w:val="009C7E2B"/>
    <w:rsid w:val="009D0C1B"/>
    <w:rsid w:val="009D10AF"/>
    <w:rsid w:val="009D1644"/>
    <w:rsid w:val="009D1A32"/>
    <w:rsid w:val="009D201C"/>
    <w:rsid w:val="009D203D"/>
    <w:rsid w:val="009D2D61"/>
    <w:rsid w:val="009D2FD6"/>
    <w:rsid w:val="009D30C6"/>
    <w:rsid w:val="009D326E"/>
    <w:rsid w:val="009D3FB2"/>
    <w:rsid w:val="009D44A6"/>
    <w:rsid w:val="009D44FF"/>
    <w:rsid w:val="009D57C5"/>
    <w:rsid w:val="009D5C32"/>
    <w:rsid w:val="009D665B"/>
    <w:rsid w:val="009D6877"/>
    <w:rsid w:val="009D6CF7"/>
    <w:rsid w:val="009D6DDF"/>
    <w:rsid w:val="009D6E89"/>
    <w:rsid w:val="009D7049"/>
    <w:rsid w:val="009D78FA"/>
    <w:rsid w:val="009D79A0"/>
    <w:rsid w:val="009D7ABE"/>
    <w:rsid w:val="009E046F"/>
    <w:rsid w:val="009E0AAF"/>
    <w:rsid w:val="009E11B7"/>
    <w:rsid w:val="009E1DF5"/>
    <w:rsid w:val="009E2760"/>
    <w:rsid w:val="009E3134"/>
    <w:rsid w:val="009E338D"/>
    <w:rsid w:val="009E37E3"/>
    <w:rsid w:val="009E38C6"/>
    <w:rsid w:val="009E39BA"/>
    <w:rsid w:val="009E3F34"/>
    <w:rsid w:val="009E43F6"/>
    <w:rsid w:val="009E4726"/>
    <w:rsid w:val="009E4857"/>
    <w:rsid w:val="009E48BF"/>
    <w:rsid w:val="009E48C6"/>
    <w:rsid w:val="009E4AA3"/>
    <w:rsid w:val="009E4BBE"/>
    <w:rsid w:val="009E51DB"/>
    <w:rsid w:val="009E5281"/>
    <w:rsid w:val="009E5DED"/>
    <w:rsid w:val="009E61D5"/>
    <w:rsid w:val="009E6295"/>
    <w:rsid w:val="009E6D18"/>
    <w:rsid w:val="009E715F"/>
    <w:rsid w:val="009E73C1"/>
    <w:rsid w:val="009E73FF"/>
    <w:rsid w:val="009E7B6D"/>
    <w:rsid w:val="009E7D41"/>
    <w:rsid w:val="009F02F9"/>
    <w:rsid w:val="009F0322"/>
    <w:rsid w:val="009F0884"/>
    <w:rsid w:val="009F0A75"/>
    <w:rsid w:val="009F0AD0"/>
    <w:rsid w:val="009F0C71"/>
    <w:rsid w:val="009F0F26"/>
    <w:rsid w:val="009F1218"/>
    <w:rsid w:val="009F1B47"/>
    <w:rsid w:val="009F2687"/>
    <w:rsid w:val="009F2AC7"/>
    <w:rsid w:val="009F310E"/>
    <w:rsid w:val="009F345E"/>
    <w:rsid w:val="009F361D"/>
    <w:rsid w:val="009F3AE2"/>
    <w:rsid w:val="009F3F67"/>
    <w:rsid w:val="009F3F7A"/>
    <w:rsid w:val="009F40DD"/>
    <w:rsid w:val="009F4C2B"/>
    <w:rsid w:val="009F4C6A"/>
    <w:rsid w:val="009F5096"/>
    <w:rsid w:val="009F50F2"/>
    <w:rsid w:val="009F683D"/>
    <w:rsid w:val="009F72ED"/>
    <w:rsid w:val="009F786B"/>
    <w:rsid w:val="009F7E3B"/>
    <w:rsid w:val="009F7F61"/>
    <w:rsid w:val="00A00550"/>
    <w:rsid w:val="00A0110C"/>
    <w:rsid w:val="00A02137"/>
    <w:rsid w:val="00A02416"/>
    <w:rsid w:val="00A02B9F"/>
    <w:rsid w:val="00A02BAD"/>
    <w:rsid w:val="00A0384C"/>
    <w:rsid w:val="00A03AE4"/>
    <w:rsid w:val="00A03C31"/>
    <w:rsid w:val="00A03C42"/>
    <w:rsid w:val="00A03D4E"/>
    <w:rsid w:val="00A047C9"/>
    <w:rsid w:val="00A051F7"/>
    <w:rsid w:val="00A054D5"/>
    <w:rsid w:val="00A058C1"/>
    <w:rsid w:val="00A059FE"/>
    <w:rsid w:val="00A063BB"/>
    <w:rsid w:val="00A0668A"/>
    <w:rsid w:val="00A07098"/>
    <w:rsid w:val="00A0758F"/>
    <w:rsid w:val="00A07BDA"/>
    <w:rsid w:val="00A07F1F"/>
    <w:rsid w:val="00A10951"/>
    <w:rsid w:val="00A10C03"/>
    <w:rsid w:val="00A10DAB"/>
    <w:rsid w:val="00A10F9F"/>
    <w:rsid w:val="00A111B9"/>
    <w:rsid w:val="00A11324"/>
    <w:rsid w:val="00A11785"/>
    <w:rsid w:val="00A11EEF"/>
    <w:rsid w:val="00A12861"/>
    <w:rsid w:val="00A12941"/>
    <w:rsid w:val="00A12E73"/>
    <w:rsid w:val="00A12FAA"/>
    <w:rsid w:val="00A1360F"/>
    <w:rsid w:val="00A139BC"/>
    <w:rsid w:val="00A13A2D"/>
    <w:rsid w:val="00A13A73"/>
    <w:rsid w:val="00A13F68"/>
    <w:rsid w:val="00A14980"/>
    <w:rsid w:val="00A14B39"/>
    <w:rsid w:val="00A14D8F"/>
    <w:rsid w:val="00A15810"/>
    <w:rsid w:val="00A15C92"/>
    <w:rsid w:val="00A16773"/>
    <w:rsid w:val="00A16A0D"/>
    <w:rsid w:val="00A17757"/>
    <w:rsid w:val="00A20232"/>
    <w:rsid w:val="00A20580"/>
    <w:rsid w:val="00A20842"/>
    <w:rsid w:val="00A208F2"/>
    <w:rsid w:val="00A20D59"/>
    <w:rsid w:val="00A21104"/>
    <w:rsid w:val="00A213EC"/>
    <w:rsid w:val="00A21568"/>
    <w:rsid w:val="00A219A0"/>
    <w:rsid w:val="00A21B79"/>
    <w:rsid w:val="00A227E2"/>
    <w:rsid w:val="00A2297A"/>
    <w:rsid w:val="00A22C4C"/>
    <w:rsid w:val="00A22D43"/>
    <w:rsid w:val="00A236C9"/>
    <w:rsid w:val="00A239D6"/>
    <w:rsid w:val="00A23C14"/>
    <w:rsid w:val="00A23D74"/>
    <w:rsid w:val="00A24B47"/>
    <w:rsid w:val="00A24F83"/>
    <w:rsid w:val="00A25039"/>
    <w:rsid w:val="00A25621"/>
    <w:rsid w:val="00A25B84"/>
    <w:rsid w:val="00A25BB4"/>
    <w:rsid w:val="00A25CE2"/>
    <w:rsid w:val="00A25E98"/>
    <w:rsid w:val="00A25EB3"/>
    <w:rsid w:val="00A2605F"/>
    <w:rsid w:val="00A26097"/>
    <w:rsid w:val="00A264B0"/>
    <w:rsid w:val="00A2655D"/>
    <w:rsid w:val="00A26A65"/>
    <w:rsid w:val="00A26B90"/>
    <w:rsid w:val="00A272E6"/>
    <w:rsid w:val="00A27CC7"/>
    <w:rsid w:val="00A27D3D"/>
    <w:rsid w:val="00A312B1"/>
    <w:rsid w:val="00A31825"/>
    <w:rsid w:val="00A32297"/>
    <w:rsid w:val="00A324CB"/>
    <w:rsid w:val="00A3298F"/>
    <w:rsid w:val="00A32FC0"/>
    <w:rsid w:val="00A332F9"/>
    <w:rsid w:val="00A33372"/>
    <w:rsid w:val="00A335EA"/>
    <w:rsid w:val="00A33B6A"/>
    <w:rsid w:val="00A33F1D"/>
    <w:rsid w:val="00A34516"/>
    <w:rsid w:val="00A345E6"/>
    <w:rsid w:val="00A34EB1"/>
    <w:rsid w:val="00A35276"/>
    <w:rsid w:val="00A35CA5"/>
    <w:rsid w:val="00A35ED1"/>
    <w:rsid w:val="00A360B9"/>
    <w:rsid w:val="00A36B04"/>
    <w:rsid w:val="00A3707C"/>
    <w:rsid w:val="00A37385"/>
    <w:rsid w:val="00A377C5"/>
    <w:rsid w:val="00A378D5"/>
    <w:rsid w:val="00A378E4"/>
    <w:rsid w:val="00A37A3B"/>
    <w:rsid w:val="00A37FC7"/>
    <w:rsid w:val="00A4041F"/>
    <w:rsid w:val="00A405E4"/>
    <w:rsid w:val="00A40E6D"/>
    <w:rsid w:val="00A41FB8"/>
    <w:rsid w:val="00A42500"/>
    <w:rsid w:val="00A42802"/>
    <w:rsid w:val="00A42973"/>
    <w:rsid w:val="00A430AE"/>
    <w:rsid w:val="00A440A1"/>
    <w:rsid w:val="00A44115"/>
    <w:rsid w:val="00A44A49"/>
    <w:rsid w:val="00A44BAF"/>
    <w:rsid w:val="00A44FB1"/>
    <w:rsid w:val="00A4511F"/>
    <w:rsid w:val="00A453FE"/>
    <w:rsid w:val="00A45497"/>
    <w:rsid w:val="00A45703"/>
    <w:rsid w:val="00A4576E"/>
    <w:rsid w:val="00A45DFD"/>
    <w:rsid w:val="00A466DC"/>
    <w:rsid w:val="00A46731"/>
    <w:rsid w:val="00A472A9"/>
    <w:rsid w:val="00A47474"/>
    <w:rsid w:val="00A47570"/>
    <w:rsid w:val="00A47669"/>
    <w:rsid w:val="00A478F1"/>
    <w:rsid w:val="00A47F0F"/>
    <w:rsid w:val="00A5043F"/>
    <w:rsid w:val="00A505B5"/>
    <w:rsid w:val="00A5122D"/>
    <w:rsid w:val="00A516A6"/>
    <w:rsid w:val="00A5174E"/>
    <w:rsid w:val="00A51805"/>
    <w:rsid w:val="00A51D6D"/>
    <w:rsid w:val="00A52070"/>
    <w:rsid w:val="00A52582"/>
    <w:rsid w:val="00A525EA"/>
    <w:rsid w:val="00A52A98"/>
    <w:rsid w:val="00A52B38"/>
    <w:rsid w:val="00A52D1C"/>
    <w:rsid w:val="00A531D6"/>
    <w:rsid w:val="00A536B9"/>
    <w:rsid w:val="00A53D02"/>
    <w:rsid w:val="00A53DF5"/>
    <w:rsid w:val="00A541FF"/>
    <w:rsid w:val="00A544E8"/>
    <w:rsid w:val="00A54570"/>
    <w:rsid w:val="00A5462E"/>
    <w:rsid w:val="00A55257"/>
    <w:rsid w:val="00A55266"/>
    <w:rsid w:val="00A553A1"/>
    <w:rsid w:val="00A55772"/>
    <w:rsid w:val="00A55B79"/>
    <w:rsid w:val="00A55BEF"/>
    <w:rsid w:val="00A55C20"/>
    <w:rsid w:val="00A55E99"/>
    <w:rsid w:val="00A56354"/>
    <w:rsid w:val="00A564F7"/>
    <w:rsid w:val="00A56F83"/>
    <w:rsid w:val="00A57555"/>
    <w:rsid w:val="00A576EF"/>
    <w:rsid w:val="00A5790E"/>
    <w:rsid w:val="00A57A99"/>
    <w:rsid w:val="00A57E68"/>
    <w:rsid w:val="00A60E39"/>
    <w:rsid w:val="00A61106"/>
    <w:rsid w:val="00A62433"/>
    <w:rsid w:val="00A62FF6"/>
    <w:rsid w:val="00A63148"/>
    <w:rsid w:val="00A6314E"/>
    <w:rsid w:val="00A63301"/>
    <w:rsid w:val="00A634E2"/>
    <w:rsid w:val="00A64195"/>
    <w:rsid w:val="00A64812"/>
    <w:rsid w:val="00A64828"/>
    <w:rsid w:val="00A64B9B"/>
    <w:rsid w:val="00A64CFE"/>
    <w:rsid w:val="00A659F6"/>
    <w:rsid w:val="00A6620A"/>
    <w:rsid w:val="00A6628E"/>
    <w:rsid w:val="00A668F6"/>
    <w:rsid w:val="00A66B33"/>
    <w:rsid w:val="00A66F22"/>
    <w:rsid w:val="00A66F39"/>
    <w:rsid w:val="00A67292"/>
    <w:rsid w:val="00A6786F"/>
    <w:rsid w:val="00A67BDE"/>
    <w:rsid w:val="00A7012F"/>
    <w:rsid w:val="00A7049B"/>
    <w:rsid w:val="00A7059D"/>
    <w:rsid w:val="00A708A6"/>
    <w:rsid w:val="00A7093A"/>
    <w:rsid w:val="00A71530"/>
    <w:rsid w:val="00A72074"/>
    <w:rsid w:val="00A729A4"/>
    <w:rsid w:val="00A74136"/>
    <w:rsid w:val="00A7430C"/>
    <w:rsid w:val="00A74D4D"/>
    <w:rsid w:val="00A75160"/>
    <w:rsid w:val="00A75336"/>
    <w:rsid w:val="00A756C9"/>
    <w:rsid w:val="00A75935"/>
    <w:rsid w:val="00A76151"/>
    <w:rsid w:val="00A7688D"/>
    <w:rsid w:val="00A7697C"/>
    <w:rsid w:val="00A76E99"/>
    <w:rsid w:val="00A77780"/>
    <w:rsid w:val="00A7790E"/>
    <w:rsid w:val="00A77972"/>
    <w:rsid w:val="00A800D9"/>
    <w:rsid w:val="00A804B9"/>
    <w:rsid w:val="00A808A7"/>
    <w:rsid w:val="00A80E3B"/>
    <w:rsid w:val="00A80F7E"/>
    <w:rsid w:val="00A81874"/>
    <w:rsid w:val="00A81E08"/>
    <w:rsid w:val="00A82343"/>
    <w:rsid w:val="00A8296F"/>
    <w:rsid w:val="00A830DF"/>
    <w:rsid w:val="00A834C3"/>
    <w:rsid w:val="00A836FF"/>
    <w:rsid w:val="00A8391E"/>
    <w:rsid w:val="00A83B6C"/>
    <w:rsid w:val="00A83C7D"/>
    <w:rsid w:val="00A83D3B"/>
    <w:rsid w:val="00A83E93"/>
    <w:rsid w:val="00A84014"/>
    <w:rsid w:val="00A84773"/>
    <w:rsid w:val="00A8563F"/>
    <w:rsid w:val="00A85E99"/>
    <w:rsid w:val="00A85EA9"/>
    <w:rsid w:val="00A85FC7"/>
    <w:rsid w:val="00A85FF7"/>
    <w:rsid w:val="00A862D6"/>
    <w:rsid w:val="00A86D5E"/>
    <w:rsid w:val="00A86FDA"/>
    <w:rsid w:val="00A87309"/>
    <w:rsid w:val="00A8739B"/>
    <w:rsid w:val="00A8790F"/>
    <w:rsid w:val="00A87D50"/>
    <w:rsid w:val="00A90209"/>
    <w:rsid w:val="00A90A97"/>
    <w:rsid w:val="00A90BE9"/>
    <w:rsid w:val="00A90CDC"/>
    <w:rsid w:val="00A90D4E"/>
    <w:rsid w:val="00A90D4F"/>
    <w:rsid w:val="00A90F5E"/>
    <w:rsid w:val="00A90F97"/>
    <w:rsid w:val="00A912CB"/>
    <w:rsid w:val="00A913D6"/>
    <w:rsid w:val="00A914AC"/>
    <w:rsid w:val="00A91510"/>
    <w:rsid w:val="00A916C3"/>
    <w:rsid w:val="00A919B3"/>
    <w:rsid w:val="00A91C6C"/>
    <w:rsid w:val="00A91FF5"/>
    <w:rsid w:val="00A93F44"/>
    <w:rsid w:val="00A94E31"/>
    <w:rsid w:val="00A951C0"/>
    <w:rsid w:val="00A95276"/>
    <w:rsid w:val="00A95794"/>
    <w:rsid w:val="00A95881"/>
    <w:rsid w:val="00A95C9D"/>
    <w:rsid w:val="00A95E4B"/>
    <w:rsid w:val="00A95E8E"/>
    <w:rsid w:val="00A95F7C"/>
    <w:rsid w:val="00A9679E"/>
    <w:rsid w:val="00A9698A"/>
    <w:rsid w:val="00A9709F"/>
    <w:rsid w:val="00A97701"/>
    <w:rsid w:val="00A97B0D"/>
    <w:rsid w:val="00AA08A3"/>
    <w:rsid w:val="00AA09A0"/>
    <w:rsid w:val="00AA0C34"/>
    <w:rsid w:val="00AA0D0A"/>
    <w:rsid w:val="00AA0F60"/>
    <w:rsid w:val="00AA1054"/>
    <w:rsid w:val="00AA126C"/>
    <w:rsid w:val="00AA1861"/>
    <w:rsid w:val="00AA1DF2"/>
    <w:rsid w:val="00AA222A"/>
    <w:rsid w:val="00AA2259"/>
    <w:rsid w:val="00AA2623"/>
    <w:rsid w:val="00AA2671"/>
    <w:rsid w:val="00AA3023"/>
    <w:rsid w:val="00AA3180"/>
    <w:rsid w:val="00AA3591"/>
    <w:rsid w:val="00AA3972"/>
    <w:rsid w:val="00AA407F"/>
    <w:rsid w:val="00AA40DF"/>
    <w:rsid w:val="00AA5375"/>
    <w:rsid w:val="00AA5D41"/>
    <w:rsid w:val="00AA5D82"/>
    <w:rsid w:val="00AA5F49"/>
    <w:rsid w:val="00AA60E5"/>
    <w:rsid w:val="00AA65D4"/>
    <w:rsid w:val="00AA67BA"/>
    <w:rsid w:val="00AA67BF"/>
    <w:rsid w:val="00AA71AD"/>
    <w:rsid w:val="00AA75FF"/>
    <w:rsid w:val="00AA7732"/>
    <w:rsid w:val="00AA7905"/>
    <w:rsid w:val="00AA7B8F"/>
    <w:rsid w:val="00AA7DDC"/>
    <w:rsid w:val="00AB0835"/>
    <w:rsid w:val="00AB1346"/>
    <w:rsid w:val="00AB1803"/>
    <w:rsid w:val="00AB1CE3"/>
    <w:rsid w:val="00AB20EB"/>
    <w:rsid w:val="00AB22C4"/>
    <w:rsid w:val="00AB231E"/>
    <w:rsid w:val="00AB2C8E"/>
    <w:rsid w:val="00AB34ED"/>
    <w:rsid w:val="00AB36BF"/>
    <w:rsid w:val="00AB4776"/>
    <w:rsid w:val="00AB4946"/>
    <w:rsid w:val="00AB4B1F"/>
    <w:rsid w:val="00AB52E6"/>
    <w:rsid w:val="00AB5512"/>
    <w:rsid w:val="00AB5E6E"/>
    <w:rsid w:val="00AB5F89"/>
    <w:rsid w:val="00AB60DD"/>
    <w:rsid w:val="00AB63D7"/>
    <w:rsid w:val="00AB654E"/>
    <w:rsid w:val="00AB6883"/>
    <w:rsid w:val="00AB6F1D"/>
    <w:rsid w:val="00AB7843"/>
    <w:rsid w:val="00AB7916"/>
    <w:rsid w:val="00AC0222"/>
    <w:rsid w:val="00AC0235"/>
    <w:rsid w:val="00AC0285"/>
    <w:rsid w:val="00AC0B49"/>
    <w:rsid w:val="00AC0EF7"/>
    <w:rsid w:val="00AC10B1"/>
    <w:rsid w:val="00AC15A3"/>
    <w:rsid w:val="00AC1697"/>
    <w:rsid w:val="00AC1D4F"/>
    <w:rsid w:val="00AC1F10"/>
    <w:rsid w:val="00AC215E"/>
    <w:rsid w:val="00AC24D2"/>
    <w:rsid w:val="00AC259F"/>
    <w:rsid w:val="00AC279F"/>
    <w:rsid w:val="00AC2A7A"/>
    <w:rsid w:val="00AC3176"/>
    <w:rsid w:val="00AC3B6A"/>
    <w:rsid w:val="00AC3B95"/>
    <w:rsid w:val="00AC44F6"/>
    <w:rsid w:val="00AC460F"/>
    <w:rsid w:val="00AC4724"/>
    <w:rsid w:val="00AC49D5"/>
    <w:rsid w:val="00AC4EB3"/>
    <w:rsid w:val="00AC515F"/>
    <w:rsid w:val="00AC51CB"/>
    <w:rsid w:val="00AC569F"/>
    <w:rsid w:val="00AC5A0E"/>
    <w:rsid w:val="00AC711E"/>
    <w:rsid w:val="00AD0203"/>
    <w:rsid w:val="00AD08C7"/>
    <w:rsid w:val="00AD0BE8"/>
    <w:rsid w:val="00AD0C9C"/>
    <w:rsid w:val="00AD0F2A"/>
    <w:rsid w:val="00AD0FD4"/>
    <w:rsid w:val="00AD15D4"/>
    <w:rsid w:val="00AD1675"/>
    <w:rsid w:val="00AD199B"/>
    <w:rsid w:val="00AD19DE"/>
    <w:rsid w:val="00AD1B23"/>
    <w:rsid w:val="00AD27EB"/>
    <w:rsid w:val="00AD3505"/>
    <w:rsid w:val="00AD38A9"/>
    <w:rsid w:val="00AD3B22"/>
    <w:rsid w:val="00AD4275"/>
    <w:rsid w:val="00AD4485"/>
    <w:rsid w:val="00AD465C"/>
    <w:rsid w:val="00AD4725"/>
    <w:rsid w:val="00AD4AF2"/>
    <w:rsid w:val="00AD4C16"/>
    <w:rsid w:val="00AD4EDE"/>
    <w:rsid w:val="00AD5636"/>
    <w:rsid w:val="00AD59BF"/>
    <w:rsid w:val="00AD5D73"/>
    <w:rsid w:val="00AD5E20"/>
    <w:rsid w:val="00AD61DE"/>
    <w:rsid w:val="00AD671E"/>
    <w:rsid w:val="00AD6868"/>
    <w:rsid w:val="00AD6D7E"/>
    <w:rsid w:val="00AD6FC2"/>
    <w:rsid w:val="00AD705D"/>
    <w:rsid w:val="00AD7239"/>
    <w:rsid w:val="00AD786F"/>
    <w:rsid w:val="00AD78B8"/>
    <w:rsid w:val="00AD7960"/>
    <w:rsid w:val="00AD7B47"/>
    <w:rsid w:val="00AD7B8E"/>
    <w:rsid w:val="00AE0418"/>
    <w:rsid w:val="00AE0700"/>
    <w:rsid w:val="00AE11FE"/>
    <w:rsid w:val="00AE18BB"/>
    <w:rsid w:val="00AE1A16"/>
    <w:rsid w:val="00AE1C76"/>
    <w:rsid w:val="00AE1DC8"/>
    <w:rsid w:val="00AE1EEB"/>
    <w:rsid w:val="00AE1FFE"/>
    <w:rsid w:val="00AE2E5E"/>
    <w:rsid w:val="00AE3973"/>
    <w:rsid w:val="00AE431E"/>
    <w:rsid w:val="00AE479D"/>
    <w:rsid w:val="00AE5131"/>
    <w:rsid w:val="00AE5C91"/>
    <w:rsid w:val="00AE6E48"/>
    <w:rsid w:val="00AE7959"/>
    <w:rsid w:val="00AF06D5"/>
    <w:rsid w:val="00AF08EF"/>
    <w:rsid w:val="00AF0D0D"/>
    <w:rsid w:val="00AF0F16"/>
    <w:rsid w:val="00AF14FF"/>
    <w:rsid w:val="00AF1995"/>
    <w:rsid w:val="00AF1A46"/>
    <w:rsid w:val="00AF224D"/>
    <w:rsid w:val="00AF29F7"/>
    <w:rsid w:val="00AF3161"/>
    <w:rsid w:val="00AF31EA"/>
    <w:rsid w:val="00AF36D8"/>
    <w:rsid w:val="00AF3759"/>
    <w:rsid w:val="00AF379E"/>
    <w:rsid w:val="00AF3C77"/>
    <w:rsid w:val="00AF3CEB"/>
    <w:rsid w:val="00AF4256"/>
    <w:rsid w:val="00AF45AC"/>
    <w:rsid w:val="00AF4A2E"/>
    <w:rsid w:val="00AF4C7C"/>
    <w:rsid w:val="00AF5A24"/>
    <w:rsid w:val="00AF62F0"/>
    <w:rsid w:val="00AF63ED"/>
    <w:rsid w:val="00AF6503"/>
    <w:rsid w:val="00AF661A"/>
    <w:rsid w:val="00AF6734"/>
    <w:rsid w:val="00AF6EA9"/>
    <w:rsid w:val="00AF7326"/>
    <w:rsid w:val="00AF768F"/>
    <w:rsid w:val="00AF7B7E"/>
    <w:rsid w:val="00B005E2"/>
    <w:rsid w:val="00B00841"/>
    <w:rsid w:val="00B01804"/>
    <w:rsid w:val="00B02693"/>
    <w:rsid w:val="00B028CF"/>
    <w:rsid w:val="00B03091"/>
    <w:rsid w:val="00B0314D"/>
    <w:rsid w:val="00B03554"/>
    <w:rsid w:val="00B03A1F"/>
    <w:rsid w:val="00B040D2"/>
    <w:rsid w:val="00B04F6A"/>
    <w:rsid w:val="00B04FAE"/>
    <w:rsid w:val="00B05D9B"/>
    <w:rsid w:val="00B05F3D"/>
    <w:rsid w:val="00B0660B"/>
    <w:rsid w:val="00B066B4"/>
    <w:rsid w:val="00B06AA3"/>
    <w:rsid w:val="00B073B2"/>
    <w:rsid w:val="00B078D9"/>
    <w:rsid w:val="00B07AC4"/>
    <w:rsid w:val="00B07B22"/>
    <w:rsid w:val="00B07C8A"/>
    <w:rsid w:val="00B07D90"/>
    <w:rsid w:val="00B07F7C"/>
    <w:rsid w:val="00B1007E"/>
    <w:rsid w:val="00B10277"/>
    <w:rsid w:val="00B10398"/>
    <w:rsid w:val="00B10793"/>
    <w:rsid w:val="00B10C1D"/>
    <w:rsid w:val="00B11932"/>
    <w:rsid w:val="00B11C07"/>
    <w:rsid w:val="00B11D54"/>
    <w:rsid w:val="00B11DB7"/>
    <w:rsid w:val="00B123C1"/>
    <w:rsid w:val="00B12CA9"/>
    <w:rsid w:val="00B13279"/>
    <w:rsid w:val="00B13329"/>
    <w:rsid w:val="00B133B9"/>
    <w:rsid w:val="00B133E6"/>
    <w:rsid w:val="00B13AF7"/>
    <w:rsid w:val="00B13BB6"/>
    <w:rsid w:val="00B13F07"/>
    <w:rsid w:val="00B152CD"/>
    <w:rsid w:val="00B152DE"/>
    <w:rsid w:val="00B15511"/>
    <w:rsid w:val="00B15D4A"/>
    <w:rsid w:val="00B15EDD"/>
    <w:rsid w:val="00B164F8"/>
    <w:rsid w:val="00B16AA8"/>
    <w:rsid w:val="00B16AA9"/>
    <w:rsid w:val="00B16AF3"/>
    <w:rsid w:val="00B17346"/>
    <w:rsid w:val="00B1754B"/>
    <w:rsid w:val="00B17960"/>
    <w:rsid w:val="00B17DE2"/>
    <w:rsid w:val="00B17E4E"/>
    <w:rsid w:val="00B20155"/>
    <w:rsid w:val="00B20238"/>
    <w:rsid w:val="00B20BE5"/>
    <w:rsid w:val="00B20E0C"/>
    <w:rsid w:val="00B20F60"/>
    <w:rsid w:val="00B2102E"/>
    <w:rsid w:val="00B219B9"/>
    <w:rsid w:val="00B21AB9"/>
    <w:rsid w:val="00B21F89"/>
    <w:rsid w:val="00B22C49"/>
    <w:rsid w:val="00B22C6E"/>
    <w:rsid w:val="00B231FE"/>
    <w:rsid w:val="00B23979"/>
    <w:rsid w:val="00B2399F"/>
    <w:rsid w:val="00B23C9E"/>
    <w:rsid w:val="00B23FDE"/>
    <w:rsid w:val="00B240AC"/>
    <w:rsid w:val="00B24277"/>
    <w:rsid w:val="00B24460"/>
    <w:rsid w:val="00B2477E"/>
    <w:rsid w:val="00B24826"/>
    <w:rsid w:val="00B25205"/>
    <w:rsid w:val="00B25826"/>
    <w:rsid w:val="00B25A23"/>
    <w:rsid w:val="00B2610D"/>
    <w:rsid w:val="00B262F2"/>
    <w:rsid w:val="00B26333"/>
    <w:rsid w:val="00B2696C"/>
    <w:rsid w:val="00B26A21"/>
    <w:rsid w:val="00B26F82"/>
    <w:rsid w:val="00B26FAF"/>
    <w:rsid w:val="00B27B57"/>
    <w:rsid w:val="00B27B74"/>
    <w:rsid w:val="00B27BCF"/>
    <w:rsid w:val="00B27BE6"/>
    <w:rsid w:val="00B27DF3"/>
    <w:rsid w:val="00B30111"/>
    <w:rsid w:val="00B304EB"/>
    <w:rsid w:val="00B30B94"/>
    <w:rsid w:val="00B30C47"/>
    <w:rsid w:val="00B30E0D"/>
    <w:rsid w:val="00B317F6"/>
    <w:rsid w:val="00B32303"/>
    <w:rsid w:val="00B324F9"/>
    <w:rsid w:val="00B32E88"/>
    <w:rsid w:val="00B33321"/>
    <w:rsid w:val="00B33471"/>
    <w:rsid w:val="00B3358E"/>
    <w:rsid w:val="00B34021"/>
    <w:rsid w:val="00B34699"/>
    <w:rsid w:val="00B348F7"/>
    <w:rsid w:val="00B34A63"/>
    <w:rsid w:val="00B34B08"/>
    <w:rsid w:val="00B34DA7"/>
    <w:rsid w:val="00B35686"/>
    <w:rsid w:val="00B358FB"/>
    <w:rsid w:val="00B35A0F"/>
    <w:rsid w:val="00B360CA"/>
    <w:rsid w:val="00B37CD5"/>
    <w:rsid w:val="00B40073"/>
    <w:rsid w:val="00B40738"/>
    <w:rsid w:val="00B40ED6"/>
    <w:rsid w:val="00B40FD6"/>
    <w:rsid w:val="00B4106F"/>
    <w:rsid w:val="00B41517"/>
    <w:rsid w:val="00B418EE"/>
    <w:rsid w:val="00B4191C"/>
    <w:rsid w:val="00B41A11"/>
    <w:rsid w:val="00B41BA6"/>
    <w:rsid w:val="00B41E14"/>
    <w:rsid w:val="00B4221C"/>
    <w:rsid w:val="00B423E7"/>
    <w:rsid w:val="00B42417"/>
    <w:rsid w:val="00B42598"/>
    <w:rsid w:val="00B42F06"/>
    <w:rsid w:val="00B430B0"/>
    <w:rsid w:val="00B43121"/>
    <w:rsid w:val="00B43A02"/>
    <w:rsid w:val="00B43A14"/>
    <w:rsid w:val="00B44085"/>
    <w:rsid w:val="00B446A9"/>
    <w:rsid w:val="00B44F6E"/>
    <w:rsid w:val="00B45122"/>
    <w:rsid w:val="00B4526E"/>
    <w:rsid w:val="00B4545C"/>
    <w:rsid w:val="00B454BF"/>
    <w:rsid w:val="00B45756"/>
    <w:rsid w:val="00B45C25"/>
    <w:rsid w:val="00B45CF6"/>
    <w:rsid w:val="00B45D1D"/>
    <w:rsid w:val="00B45FBA"/>
    <w:rsid w:val="00B45FE8"/>
    <w:rsid w:val="00B46839"/>
    <w:rsid w:val="00B468C6"/>
    <w:rsid w:val="00B46DC9"/>
    <w:rsid w:val="00B4790C"/>
    <w:rsid w:val="00B4791B"/>
    <w:rsid w:val="00B5020D"/>
    <w:rsid w:val="00B502A8"/>
    <w:rsid w:val="00B507EE"/>
    <w:rsid w:val="00B5083C"/>
    <w:rsid w:val="00B50CFA"/>
    <w:rsid w:val="00B51356"/>
    <w:rsid w:val="00B51F50"/>
    <w:rsid w:val="00B51FB0"/>
    <w:rsid w:val="00B52AE2"/>
    <w:rsid w:val="00B534A7"/>
    <w:rsid w:val="00B53976"/>
    <w:rsid w:val="00B53C7F"/>
    <w:rsid w:val="00B54875"/>
    <w:rsid w:val="00B54A2B"/>
    <w:rsid w:val="00B54EFA"/>
    <w:rsid w:val="00B55271"/>
    <w:rsid w:val="00B55290"/>
    <w:rsid w:val="00B554C2"/>
    <w:rsid w:val="00B55B1C"/>
    <w:rsid w:val="00B55BCD"/>
    <w:rsid w:val="00B56175"/>
    <w:rsid w:val="00B56EE7"/>
    <w:rsid w:val="00B57090"/>
    <w:rsid w:val="00B571FA"/>
    <w:rsid w:val="00B57C4E"/>
    <w:rsid w:val="00B60129"/>
    <w:rsid w:val="00B60205"/>
    <w:rsid w:val="00B60476"/>
    <w:rsid w:val="00B604AB"/>
    <w:rsid w:val="00B60574"/>
    <w:rsid w:val="00B606DE"/>
    <w:rsid w:val="00B60E51"/>
    <w:rsid w:val="00B611BF"/>
    <w:rsid w:val="00B62444"/>
    <w:rsid w:val="00B62618"/>
    <w:rsid w:val="00B6277E"/>
    <w:rsid w:val="00B627DE"/>
    <w:rsid w:val="00B62D60"/>
    <w:rsid w:val="00B62DDF"/>
    <w:rsid w:val="00B634EB"/>
    <w:rsid w:val="00B6353F"/>
    <w:rsid w:val="00B638E8"/>
    <w:rsid w:val="00B63BF6"/>
    <w:rsid w:val="00B63DCC"/>
    <w:rsid w:val="00B64DB1"/>
    <w:rsid w:val="00B655DE"/>
    <w:rsid w:val="00B657DB"/>
    <w:rsid w:val="00B65B1A"/>
    <w:rsid w:val="00B65D4F"/>
    <w:rsid w:val="00B66484"/>
    <w:rsid w:val="00B6664A"/>
    <w:rsid w:val="00B66D18"/>
    <w:rsid w:val="00B6796B"/>
    <w:rsid w:val="00B67F70"/>
    <w:rsid w:val="00B70013"/>
    <w:rsid w:val="00B70334"/>
    <w:rsid w:val="00B7042F"/>
    <w:rsid w:val="00B7109F"/>
    <w:rsid w:val="00B7110E"/>
    <w:rsid w:val="00B71C58"/>
    <w:rsid w:val="00B71E9E"/>
    <w:rsid w:val="00B7299C"/>
    <w:rsid w:val="00B73117"/>
    <w:rsid w:val="00B7315B"/>
    <w:rsid w:val="00B73182"/>
    <w:rsid w:val="00B73546"/>
    <w:rsid w:val="00B7361A"/>
    <w:rsid w:val="00B738B4"/>
    <w:rsid w:val="00B7419A"/>
    <w:rsid w:val="00B74391"/>
    <w:rsid w:val="00B74BFD"/>
    <w:rsid w:val="00B74D4C"/>
    <w:rsid w:val="00B75273"/>
    <w:rsid w:val="00B754D4"/>
    <w:rsid w:val="00B75B3C"/>
    <w:rsid w:val="00B75C8E"/>
    <w:rsid w:val="00B76047"/>
    <w:rsid w:val="00B76368"/>
    <w:rsid w:val="00B763D6"/>
    <w:rsid w:val="00B76762"/>
    <w:rsid w:val="00B7676F"/>
    <w:rsid w:val="00B76CD3"/>
    <w:rsid w:val="00B77146"/>
    <w:rsid w:val="00B77458"/>
    <w:rsid w:val="00B8024A"/>
    <w:rsid w:val="00B806EE"/>
    <w:rsid w:val="00B80C4D"/>
    <w:rsid w:val="00B80E50"/>
    <w:rsid w:val="00B81119"/>
    <w:rsid w:val="00B81238"/>
    <w:rsid w:val="00B815D5"/>
    <w:rsid w:val="00B81696"/>
    <w:rsid w:val="00B81D74"/>
    <w:rsid w:val="00B821AB"/>
    <w:rsid w:val="00B8240D"/>
    <w:rsid w:val="00B8255A"/>
    <w:rsid w:val="00B82746"/>
    <w:rsid w:val="00B8274B"/>
    <w:rsid w:val="00B82938"/>
    <w:rsid w:val="00B8294C"/>
    <w:rsid w:val="00B834E2"/>
    <w:rsid w:val="00B83C88"/>
    <w:rsid w:val="00B83E25"/>
    <w:rsid w:val="00B840A9"/>
    <w:rsid w:val="00B8410C"/>
    <w:rsid w:val="00B8487C"/>
    <w:rsid w:val="00B84B9C"/>
    <w:rsid w:val="00B84DAF"/>
    <w:rsid w:val="00B85415"/>
    <w:rsid w:val="00B856B0"/>
    <w:rsid w:val="00B85DEA"/>
    <w:rsid w:val="00B86061"/>
    <w:rsid w:val="00B8657D"/>
    <w:rsid w:val="00B86E99"/>
    <w:rsid w:val="00B86FE6"/>
    <w:rsid w:val="00B87757"/>
    <w:rsid w:val="00B8789B"/>
    <w:rsid w:val="00B87B1C"/>
    <w:rsid w:val="00B87B98"/>
    <w:rsid w:val="00B87D03"/>
    <w:rsid w:val="00B901BB"/>
    <w:rsid w:val="00B91417"/>
    <w:rsid w:val="00B91C21"/>
    <w:rsid w:val="00B91E5E"/>
    <w:rsid w:val="00B920DC"/>
    <w:rsid w:val="00B92111"/>
    <w:rsid w:val="00B92AF1"/>
    <w:rsid w:val="00B92CEB"/>
    <w:rsid w:val="00B93694"/>
    <w:rsid w:val="00B93E27"/>
    <w:rsid w:val="00B94337"/>
    <w:rsid w:val="00B94A67"/>
    <w:rsid w:val="00B9584A"/>
    <w:rsid w:val="00B958E8"/>
    <w:rsid w:val="00B95DB9"/>
    <w:rsid w:val="00B95F9B"/>
    <w:rsid w:val="00B96AF0"/>
    <w:rsid w:val="00B97045"/>
    <w:rsid w:val="00B971B9"/>
    <w:rsid w:val="00B973C6"/>
    <w:rsid w:val="00B9744C"/>
    <w:rsid w:val="00B9780E"/>
    <w:rsid w:val="00B9782A"/>
    <w:rsid w:val="00B978C1"/>
    <w:rsid w:val="00BA0118"/>
    <w:rsid w:val="00BA0373"/>
    <w:rsid w:val="00BA102D"/>
    <w:rsid w:val="00BA12D6"/>
    <w:rsid w:val="00BA16B6"/>
    <w:rsid w:val="00BA18F3"/>
    <w:rsid w:val="00BA23A8"/>
    <w:rsid w:val="00BA248A"/>
    <w:rsid w:val="00BA25D5"/>
    <w:rsid w:val="00BA277E"/>
    <w:rsid w:val="00BA291F"/>
    <w:rsid w:val="00BA292C"/>
    <w:rsid w:val="00BA299C"/>
    <w:rsid w:val="00BA2AD8"/>
    <w:rsid w:val="00BA2B2E"/>
    <w:rsid w:val="00BA338F"/>
    <w:rsid w:val="00BA385A"/>
    <w:rsid w:val="00BA393F"/>
    <w:rsid w:val="00BA3977"/>
    <w:rsid w:val="00BA3B6C"/>
    <w:rsid w:val="00BA44E2"/>
    <w:rsid w:val="00BA4CF4"/>
    <w:rsid w:val="00BA56BA"/>
    <w:rsid w:val="00BA5B10"/>
    <w:rsid w:val="00BA633C"/>
    <w:rsid w:val="00BA65A5"/>
    <w:rsid w:val="00BA6A6B"/>
    <w:rsid w:val="00BA764A"/>
    <w:rsid w:val="00BA7696"/>
    <w:rsid w:val="00BB005B"/>
    <w:rsid w:val="00BB082D"/>
    <w:rsid w:val="00BB08E9"/>
    <w:rsid w:val="00BB0B08"/>
    <w:rsid w:val="00BB115D"/>
    <w:rsid w:val="00BB130B"/>
    <w:rsid w:val="00BB14FB"/>
    <w:rsid w:val="00BB1A1B"/>
    <w:rsid w:val="00BB1DD6"/>
    <w:rsid w:val="00BB20B1"/>
    <w:rsid w:val="00BB2197"/>
    <w:rsid w:val="00BB277C"/>
    <w:rsid w:val="00BB28D2"/>
    <w:rsid w:val="00BB2D87"/>
    <w:rsid w:val="00BB2DA2"/>
    <w:rsid w:val="00BB3011"/>
    <w:rsid w:val="00BB3795"/>
    <w:rsid w:val="00BB3DE7"/>
    <w:rsid w:val="00BB444B"/>
    <w:rsid w:val="00BB4A71"/>
    <w:rsid w:val="00BB4A78"/>
    <w:rsid w:val="00BB563F"/>
    <w:rsid w:val="00BB5D5F"/>
    <w:rsid w:val="00BB5F08"/>
    <w:rsid w:val="00BB5F82"/>
    <w:rsid w:val="00BB6A22"/>
    <w:rsid w:val="00BB6AA8"/>
    <w:rsid w:val="00BB6C47"/>
    <w:rsid w:val="00BB7345"/>
    <w:rsid w:val="00BB75E3"/>
    <w:rsid w:val="00BB7B9C"/>
    <w:rsid w:val="00BB7E43"/>
    <w:rsid w:val="00BB7ED8"/>
    <w:rsid w:val="00BC022C"/>
    <w:rsid w:val="00BC0661"/>
    <w:rsid w:val="00BC0BA4"/>
    <w:rsid w:val="00BC1580"/>
    <w:rsid w:val="00BC15D9"/>
    <w:rsid w:val="00BC16F8"/>
    <w:rsid w:val="00BC1BF6"/>
    <w:rsid w:val="00BC295B"/>
    <w:rsid w:val="00BC354A"/>
    <w:rsid w:val="00BC3625"/>
    <w:rsid w:val="00BC3672"/>
    <w:rsid w:val="00BC3673"/>
    <w:rsid w:val="00BC4361"/>
    <w:rsid w:val="00BC4370"/>
    <w:rsid w:val="00BC46BD"/>
    <w:rsid w:val="00BC4B35"/>
    <w:rsid w:val="00BC511E"/>
    <w:rsid w:val="00BC552B"/>
    <w:rsid w:val="00BC5A60"/>
    <w:rsid w:val="00BC6163"/>
    <w:rsid w:val="00BC64F0"/>
    <w:rsid w:val="00BC68FB"/>
    <w:rsid w:val="00BC7423"/>
    <w:rsid w:val="00BD00EA"/>
    <w:rsid w:val="00BD0152"/>
    <w:rsid w:val="00BD04FA"/>
    <w:rsid w:val="00BD0569"/>
    <w:rsid w:val="00BD0CF4"/>
    <w:rsid w:val="00BD122D"/>
    <w:rsid w:val="00BD1741"/>
    <w:rsid w:val="00BD259F"/>
    <w:rsid w:val="00BD383C"/>
    <w:rsid w:val="00BD3D71"/>
    <w:rsid w:val="00BD46ED"/>
    <w:rsid w:val="00BD4966"/>
    <w:rsid w:val="00BD4A01"/>
    <w:rsid w:val="00BD4BA0"/>
    <w:rsid w:val="00BD4C3D"/>
    <w:rsid w:val="00BD4D9C"/>
    <w:rsid w:val="00BD50BB"/>
    <w:rsid w:val="00BD5261"/>
    <w:rsid w:val="00BD5998"/>
    <w:rsid w:val="00BD5A5E"/>
    <w:rsid w:val="00BD6128"/>
    <w:rsid w:val="00BD6852"/>
    <w:rsid w:val="00BD6D80"/>
    <w:rsid w:val="00BD710A"/>
    <w:rsid w:val="00BD72E0"/>
    <w:rsid w:val="00BD7E4F"/>
    <w:rsid w:val="00BD7F6E"/>
    <w:rsid w:val="00BE042E"/>
    <w:rsid w:val="00BE089F"/>
    <w:rsid w:val="00BE0C24"/>
    <w:rsid w:val="00BE0DB5"/>
    <w:rsid w:val="00BE1197"/>
    <w:rsid w:val="00BE1EA2"/>
    <w:rsid w:val="00BE22BC"/>
    <w:rsid w:val="00BE2452"/>
    <w:rsid w:val="00BE2AD5"/>
    <w:rsid w:val="00BE2E0E"/>
    <w:rsid w:val="00BE30BB"/>
    <w:rsid w:val="00BE34D3"/>
    <w:rsid w:val="00BE3C28"/>
    <w:rsid w:val="00BE41E1"/>
    <w:rsid w:val="00BE4463"/>
    <w:rsid w:val="00BE45AE"/>
    <w:rsid w:val="00BE4CE0"/>
    <w:rsid w:val="00BE506F"/>
    <w:rsid w:val="00BE54C3"/>
    <w:rsid w:val="00BE5564"/>
    <w:rsid w:val="00BE56D4"/>
    <w:rsid w:val="00BE59A5"/>
    <w:rsid w:val="00BE6A4C"/>
    <w:rsid w:val="00BE7746"/>
    <w:rsid w:val="00BF0004"/>
    <w:rsid w:val="00BF07B1"/>
    <w:rsid w:val="00BF0C01"/>
    <w:rsid w:val="00BF11D2"/>
    <w:rsid w:val="00BF1253"/>
    <w:rsid w:val="00BF1373"/>
    <w:rsid w:val="00BF14B2"/>
    <w:rsid w:val="00BF159F"/>
    <w:rsid w:val="00BF1D36"/>
    <w:rsid w:val="00BF1E23"/>
    <w:rsid w:val="00BF2696"/>
    <w:rsid w:val="00BF2747"/>
    <w:rsid w:val="00BF2901"/>
    <w:rsid w:val="00BF2912"/>
    <w:rsid w:val="00BF321F"/>
    <w:rsid w:val="00BF3C43"/>
    <w:rsid w:val="00BF3D23"/>
    <w:rsid w:val="00BF4380"/>
    <w:rsid w:val="00BF4661"/>
    <w:rsid w:val="00BF4C73"/>
    <w:rsid w:val="00BF4D1C"/>
    <w:rsid w:val="00BF5672"/>
    <w:rsid w:val="00BF57E2"/>
    <w:rsid w:val="00BF62E3"/>
    <w:rsid w:val="00BF6A13"/>
    <w:rsid w:val="00BF711F"/>
    <w:rsid w:val="00BF7386"/>
    <w:rsid w:val="00BF7667"/>
    <w:rsid w:val="00BF76ED"/>
    <w:rsid w:val="00BF7B17"/>
    <w:rsid w:val="00C0035E"/>
    <w:rsid w:val="00C00676"/>
    <w:rsid w:val="00C00680"/>
    <w:rsid w:val="00C00C16"/>
    <w:rsid w:val="00C010A0"/>
    <w:rsid w:val="00C013BD"/>
    <w:rsid w:val="00C01837"/>
    <w:rsid w:val="00C01AF3"/>
    <w:rsid w:val="00C02036"/>
    <w:rsid w:val="00C0219C"/>
    <w:rsid w:val="00C02ABC"/>
    <w:rsid w:val="00C032EA"/>
    <w:rsid w:val="00C03447"/>
    <w:rsid w:val="00C039B4"/>
    <w:rsid w:val="00C03C44"/>
    <w:rsid w:val="00C03EA0"/>
    <w:rsid w:val="00C04234"/>
    <w:rsid w:val="00C04247"/>
    <w:rsid w:val="00C04B6F"/>
    <w:rsid w:val="00C04C48"/>
    <w:rsid w:val="00C056AE"/>
    <w:rsid w:val="00C0665F"/>
    <w:rsid w:val="00C069BE"/>
    <w:rsid w:val="00C06F78"/>
    <w:rsid w:val="00C07072"/>
    <w:rsid w:val="00C070D0"/>
    <w:rsid w:val="00C07184"/>
    <w:rsid w:val="00C0758B"/>
    <w:rsid w:val="00C07A5F"/>
    <w:rsid w:val="00C1025F"/>
    <w:rsid w:val="00C1029F"/>
    <w:rsid w:val="00C10739"/>
    <w:rsid w:val="00C107C9"/>
    <w:rsid w:val="00C10E22"/>
    <w:rsid w:val="00C112F5"/>
    <w:rsid w:val="00C11447"/>
    <w:rsid w:val="00C118B0"/>
    <w:rsid w:val="00C11C87"/>
    <w:rsid w:val="00C11E3E"/>
    <w:rsid w:val="00C11F81"/>
    <w:rsid w:val="00C1220A"/>
    <w:rsid w:val="00C124B9"/>
    <w:rsid w:val="00C13007"/>
    <w:rsid w:val="00C1346D"/>
    <w:rsid w:val="00C13E37"/>
    <w:rsid w:val="00C13ECC"/>
    <w:rsid w:val="00C13F0A"/>
    <w:rsid w:val="00C1411D"/>
    <w:rsid w:val="00C142D0"/>
    <w:rsid w:val="00C1475B"/>
    <w:rsid w:val="00C14F3D"/>
    <w:rsid w:val="00C1514A"/>
    <w:rsid w:val="00C15273"/>
    <w:rsid w:val="00C1535E"/>
    <w:rsid w:val="00C155F5"/>
    <w:rsid w:val="00C15CA1"/>
    <w:rsid w:val="00C16A5C"/>
    <w:rsid w:val="00C177AA"/>
    <w:rsid w:val="00C201FE"/>
    <w:rsid w:val="00C205CE"/>
    <w:rsid w:val="00C20C0B"/>
    <w:rsid w:val="00C20E89"/>
    <w:rsid w:val="00C214D3"/>
    <w:rsid w:val="00C21C1A"/>
    <w:rsid w:val="00C21E88"/>
    <w:rsid w:val="00C21EEB"/>
    <w:rsid w:val="00C2243C"/>
    <w:rsid w:val="00C227AF"/>
    <w:rsid w:val="00C22837"/>
    <w:rsid w:val="00C22BD6"/>
    <w:rsid w:val="00C23008"/>
    <w:rsid w:val="00C23170"/>
    <w:rsid w:val="00C23906"/>
    <w:rsid w:val="00C23BFA"/>
    <w:rsid w:val="00C23CAA"/>
    <w:rsid w:val="00C23D26"/>
    <w:rsid w:val="00C246A1"/>
    <w:rsid w:val="00C247DC"/>
    <w:rsid w:val="00C24B11"/>
    <w:rsid w:val="00C24BF0"/>
    <w:rsid w:val="00C24F96"/>
    <w:rsid w:val="00C25151"/>
    <w:rsid w:val="00C2618D"/>
    <w:rsid w:val="00C26401"/>
    <w:rsid w:val="00C264BA"/>
    <w:rsid w:val="00C26BAE"/>
    <w:rsid w:val="00C26F02"/>
    <w:rsid w:val="00C27B64"/>
    <w:rsid w:val="00C3011B"/>
    <w:rsid w:val="00C3039C"/>
    <w:rsid w:val="00C30795"/>
    <w:rsid w:val="00C311E4"/>
    <w:rsid w:val="00C314BB"/>
    <w:rsid w:val="00C31ED3"/>
    <w:rsid w:val="00C321FD"/>
    <w:rsid w:val="00C32605"/>
    <w:rsid w:val="00C328DF"/>
    <w:rsid w:val="00C32D0D"/>
    <w:rsid w:val="00C32E14"/>
    <w:rsid w:val="00C330B5"/>
    <w:rsid w:val="00C330EE"/>
    <w:rsid w:val="00C33690"/>
    <w:rsid w:val="00C33FD6"/>
    <w:rsid w:val="00C34BF8"/>
    <w:rsid w:val="00C3517E"/>
    <w:rsid w:val="00C352EE"/>
    <w:rsid w:val="00C368C0"/>
    <w:rsid w:val="00C36952"/>
    <w:rsid w:val="00C369A5"/>
    <w:rsid w:val="00C36A0A"/>
    <w:rsid w:val="00C36A58"/>
    <w:rsid w:val="00C376DE"/>
    <w:rsid w:val="00C3789A"/>
    <w:rsid w:val="00C3798C"/>
    <w:rsid w:val="00C40055"/>
    <w:rsid w:val="00C40464"/>
    <w:rsid w:val="00C4076E"/>
    <w:rsid w:val="00C40AE1"/>
    <w:rsid w:val="00C41388"/>
    <w:rsid w:val="00C41994"/>
    <w:rsid w:val="00C41A88"/>
    <w:rsid w:val="00C42493"/>
    <w:rsid w:val="00C4289B"/>
    <w:rsid w:val="00C42A43"/>
    <w:rsid w:val="00C42C53"/>
    <w:rsid w:val="00C431A5"/>
    <w:rsid w:val="00C434CA"/>
    <w:rsid w:val="00C43A7D"/>
    <w:rsid w:val="00C43B4C"/>
    <w:rsid w:val="00C440A2"/>
    <w:rsid w:val="00C44160"/>
    <w:rsid w:val="00C442E8"/>
    <w:rsid w:val="00C444F2"/>
    <w:rsid w:val="00C4455B"/>
    <w:rsid w:val="00C4491B"/>
    <w:rsid w:val="00C44A46"/>
    <w:rsid w:val="00C44C8D"/>
    <w:rsid w:val="00C44C9D"/>
    <w:rsid w:val="00C4523C"/>
    <w:rsid w:val="00C45359"/>
    <w:rsid w:val="00C45CA0"/>
    <w:rsid w:val="00C45FCD"/>
    <w:rsid w:val="00C4617F"/>
    <w:rsid w:val="00C4619D"/>
    <w:rsid w:val="00C4629A"/>
    <w:rsid w:val="00C469BB"/>
    <w:rsid w:val="00C47030"/>
    <w:rsid w:val="00C470FF"/>
    <w:rsid w:val="00C47201"/>
    <w:rsid w:val="00C4728A"/>
    <w:rsid w:val="00C47306"/>
    <w:rsid w:val="00C4735C"/>
    <w:rsid w:val="00C4758A"/>
    <w:rsid w:val="00C4773F"/>
    <w:rsid w:val="00C478BF"/>
    <w:rsid w:val="00C47966"/>
    <w:rsid w:val="00C47FE5"/>
    <w:rsid w:val="00C500D1"/>
    <w:rsid w:val="00C50AF2"/>
    <w:rsid w:val="00C50B16"/>
    <w:rsid w:val="00C5126F"/>
    <w:rsid w:val="00C516C8"/>
    <w:rsid w:val="00C5171F"/>
    <w:rsid w:val="00C51B50"/>
    <w:rsid w:val="00C51F47"/>
    <w:rsid w:val="00C51F95"/>
    <w:rsid w:val="00C52821"/>
    <w:rsid w:val="00C5339B"/>
    <w:rsid w:val="00C536AD"/>
    <w:rsid w:val="00C53AC6"/>
    <w:rsid w:val="00C5408E"/>
    <w:rsid w:val="00C542B4"/>
    <w:rsid w:val="00C54305"/>
    <w:rsid w:val="00C544CE"/>
    <w:rsid w:val="00C544D2"/>
    <w:rsid w:val="00C5468F"/>
    <w:rsid w:val="00C55380"/>
    <w:rsid w:val="00C5582F"/>
    <w:rsid w:val="00C56302"/>
    <w:rsid w:val="00C563BE"/>
    <w:rsid w:val="00C564F5"/>
    <w:rsid w:val="00C569F2"/>
    <w:rsid w:val="00C56DE3"/>
    <w:rsid w:val="00C5728A"/>
    <w:rsid w:val="00C57694"/>
    <w:rsid w:val="00C57831"/>
    <w:rsid w:val="00C57C9E"/>
    <w:rsid w:val="00C57CFD"/>
    <w:rsid w:val="00C60272"/>
    <w:rsid w:val="00C60F73"/>
    <w:rsid w:val="00C611C7"/>
    <w:rsid w:val="00C61BD6"/>
    <w:rsid w:val="00C61D48"/>
    <w:rsid w:val="00C62103"/>
    <w:rsid w:val="00C62224"/>
    <w:rsid w:val="00C62388"/>
    <w:rsid w:val="00C627C0"/>
    <w:rsid w:val="00C62DAC"/>
    <w:rsid w:val="00C6327D"/>
    <w:rsid w:val="00C634E4"/>
    <w:rsid w:val="00C63917"/>
    <w:rsid w:val="00C63C6C"/>
    <w:rsid w:val="00C64A14"/>
    <w:rsid w:val="00C65B8E"/>
    <w:rsid w:val="00C65E86"/>
    <w:rsid w:val="00C66CF8"/>
    <w:rsid w:val="00C675A5"/>
    <w:rsid w:val="00C67D8A"/>
    <w:rsid w:val="00C70159"/>
    <w:rsid w:val="00C702DB"/>
    <w:rsid w:val="00C70521"/>
    <w:rsid w:val="00C710AF"/>
    <w:rsid w:val="00C71359"/>
    <w:rsid w:val="00C71370"/>
    <w:rsid w:val="00C716C3"/>
    <w:rsid w:val="00C724EF"/>
    <w:rsid w:val="00C72650"/>
    <w:rsid w:val="00C7294A"/>
    <w:rsid w:val="00C72FA5"/>
    <w:rsid w:val="00C7353E"/>
    <w:rsid w:val="00C7376D"/>
    <w:rsid w:val="00C73AAA"/>
    <w:rsid w:val="00C74934"/>
    <w:rsid w:val="00C74B6A"/>
    <w:rsid w:val="00C74E1C"/>
    <w:rsid w:val="00C75650"/>
    <w:rsid w:val="00C76511"/>
    <w:rsid w:val="00C76720"/>
    <w:rsid w:val="00C768BE"/>
    <w:rsid w:val="00C76A3C"/>
    <w:rsid w:val="00C76CC1"/>
    <w:rsid w:val="00C77832"/>
    <w:rsid w:val="00C802F5"/>
    <w:rsid w:val="00C8067D"/>
    <w:rsid w:val="00C8093C"/>
    <w:rsid w:val="00C80FC7"/>
    <w:rsid w:val="00C810D3"/>
    <w:rsid w:val="00C81114"/>
    <w:rsid w:val="00C824F4"/>
    <w:rsid w:val="00C82C35"/>
    <w:rsid w:val="00C83327"/>
    <w:rsid w:val="00C834BE"/>
    <w:rsid w:val="00C83971"/>
    <w:rsid w:val="00C8459F"/>
    <w:rsid w:val="00C845B1"/>
    <w:rsid w:val="00C8473C"/>
    <w:rsid w:val="00C85537"/>
    <w:rsid w:val="00C85780"/>
    <w:rsid w:val="00C86157"/>
    <w:rsid w:val="00C86158"/>
    <w:rsid w:val="00C862B0"/>
    <w:rsid w:val="00C8654D"/>
    <w:rsid w:val="00C867A6"/>
    <w:rsid w:val="00C8720B"/>
    <w:rsid w:val="00C87321"/>
    <w:rsid w:val="00C900D3"/>
    <w:rsid w:val="00C9063A"/>
    <w:rsid w:val="00C9090D"/>
    <w:rsid w:val="00C90E4B"/>
    <w:rsid w:val="00C91536"/>
    <w:rsid w:val="00C91828"/>
    <w:rsid w:val="00C91EF4"/>
    <w:rsid w:val="00C91F15"/>
    <w:rsid w:val="00C91F65"/>
    <w:rsid w:val="00C925FE"/>
    <w:rsid w:val="00C92A5F"/>
    <w:rsid w:val="00C93240"/>
    <w:rsid w:val="00C93650"/>
    <w:rsid w:val="00C936B9"/>
    <w:rsid w:val="00C93E5B"/>
    <w:rsid w:val="00C93E8F"/>
    <w:rsid w:val="00C943C4"/>
    <w:rsid w:val="00C946F5"/>
    <w:rsid w:val="00C951E0"/>
    <w:rsid w:val="00C95271"/>
    <w:rsid w:val="00C95316"/>
    <w:rsid w:val="00C959AF"/>
    <w:rsid w:val="00C95CD1"/>
    <w:rsid w:val="00C963F7"/>
    <w:rsid w:val="00C96583"/>
    <w:rsid w:val="00C966AE"/>
    <w:rsid w:val="00C96874"/>
    <w:rsid w:val="00C96946"/>
    <w:rsid w:val="00C96972"/>
    <w:rsid w:val="00C96A82"/>
    <w:rsid w:val="00C96B34"/>
    <w:rsid w:val="00C9731C"/>
    <w:rsid w:val="00C978F8"/>
    <w:rsid w:val="00C97A10"/>
    <w:rsid w:val="00C97E11"/>
    <w:rsid w:val="00CA0238"/>
    <w:rsid w:val="00CA0307"/>
    <w:rsid w:val="00CA1D36"/>
    <w:rsid w:val="00CA1E8C"/>
    <w:rsid w:val="00CA2AA8"/>
    <w:rsid w:val="00CA37E1"/>
    <w:rsid w:val="00CA4FA7"/>
    <w:rsid w:val="00CA5044"/>
    <w:rsid w:val="00CA5173"/>
    <w:rsid w:val="00CA5515"/>
    <w:rsid w:val="00CA5B00"/>
    <w:rsid w:val="00CA5C37"/>
    <w:rsid w:val="00CA61F7"/>
    <w:rsid w:val="00CA6230"/>
    <w:rsid w:val="00CA664C"/>
    <w:rsid w:val="00CA67B7"/>
    <w:rsid w:val="00CA6E50"/>
    <w:rsid w:val="00CA7390"/>
    <w:rsid w:val="00CA780C"/>
    <w:rsid w:val="00CA7FE3"/>
    <w:rsid w:val="00CB03C2"/>
    <w:rsid w:val="00CB0644"/>
    <w:rsid w:val="00CB0AC2"/>
    <w:rsid w:val="00CB0CF5"/>
    <w:rsid w:val="00CB17DA"/>
    <w:rsid w:val="00CB2296"/>
    <w:rsid w:val="00CB25B3"/>
    <w:rsid w:val="00CB29A9"/>
    <w:rsid w:val="00CB2E44"/>
    <w:rsid w:val="00CB2E53"/>
    <w:rsid w:val="00CB3574"/>
    <w:rsid w:val="00CB3C4E"/>
    <w:rsid w:val="00CB40CC"/>
    <w:rsid w:val="00CB552F"/>
    <w:rsid w:val="00CB574B"/>
    <w:rsid w:val="00CB5EB2"/>
    <w:rsid w:val="00CB5F7E"/>
    <w:rsid w:val="00CB60BC"/>
    <w:rsid w:val="00CB6224"/>
    <w:rsid w:val="00CB64ED"/>
    <w:rsid w:val="00CB7068"/>
    <w:rsid w:val="00CB74CE"/>
    <w:rsid w:val="00CB766C"/>
    <w:rsid w:val="00CB7A73"/>
    <w:rsid w:val="00CB7FDB"/>
    <w:rsid w:val="00CC008B"/>
    <w:rsid w:val="00CC00B0"/>
    <w:rsid w:val="00CC00E6"/>
    <w:rsid w:val="00CC01DE"/>
    <w:rsid w:val="00CC0640"/>
    <w:rsid w:val="00CC0B45"/>
    <w:rsid w:val="00CC1004"/>
    <w:rsid w:val="00CC10B5"/>
    <w:rsid w:val="00CC1A66"/>
    <w:rsid w:val="00CC1AD6"/>
    <w:rsid w:val="00CC1EBD"/>
    <w:rsid w:val="00CC27E6"/>
    <w:rsid w:val="00CC2877"/>
    <w:rsid w:val="00CC2D45"/>
    <w:rsid w:val="00CC2E9A"/>
    <w:rsid w:val="00CC3303"/>
    <w:rsid w:val="00CC375F"/>
    <w:rsid w:val="00CC3EC0"/>
    <w:rsid w:val="00CC4362"/>
    <w:rsid w:val="00CC44BC"/>
    <w:rsid w:val="00CC46EE"/>
    <w:rsid w:val="00CC49F7"/>
    <w:rsid w:val="00CC4F9D"/>
    <w:rsid w:val="00CC50E4"/>
    <w:rsid w:val="00CC50FD"/>
    <w:rsid w:val="00CC5178"/>
    <w:rsid w:val="00CC519F"/>
    <w:rsid w:val="00CC51A6"/>
    <w:rsid w:val="00CC5410"/>
    <w:rsid w:val="00CC575C"/>
    <w:rsid w:val="00CC5FAC"/>
    <w:rsid w:val="00CC625E"/>
    <w:rsid w:val="00CC632E"/>
    <w:rsid w:val="00CC6A57"/>
    <w:rsid w:val="00CC6DC2"/>
    <w:rsid w:val="00CC7006"/>
    <w:rsid w:val="00CC7022"/>
    <w:rsid w:val="00CC740A"/>
    <w:rsid w:val="00CC7C17"/>
    <w:rsid w:val="00CC7C4A"/>
    <w:rsid w:val="00CD0049"/>
    <w:rsid w:val="00CD0304"/>
    <w:rsid w:val="00CD05DC"/>
    <w:rsid w:val="00CD0D0E"/>
    <w:rsid w:val="00CD0F90"/>
    <w:rsid w:val="00CD11B5"/>
    <w:rsid w:val="00CD1A67"/>
    <w:rsid w:val="00CD1ECD"/>
    <w:rsid w:val="00CD1F08"/>
    <w:rsid w:val="00CD22CB"/>
    <w:rsid w:val="00CD2CDE"/>
    <w:rsid w:val="00CD2F87"/>
    <w:rsid w:val="00CD3349"/>
    <w:rsid w:val="00CD34C4"/>
    <w:rsid w:val="00CD40E7"/>
    <w:rsid w:val="00CD4288"/>
    <w:rsid w:val="00CD44A1"/>
    <w:rsid w:val="00CD44F8"/>
    <w:rsid w:val="00CD4606"/>
    <w:rsid w:val="00CD477D"/>
    <w:rsid w:val="00CD4850"/>
    <w:rsid w:val="00CD4AC1"/>
    <w:rsid w:val="00CD5290"/>
    <w:rsid w:val="00CD5A5F"/>
    <w:rsid w:val="00CD5C9F"/>
    <w:rsid w:val="00CD61DB"/>
    <w:rsid w:val="00CD64BA"/>
    <w:rsid w:val="00CD70CC"/>
    <w:rsid w:val="00CD76B7"/>
    <w:rsid w:val="00CD76F5"/>
    <w:rsid w:val="00CE07FD"/>
    <w:rsid w:val="00CE0E11"/>
    <w:rsid w:val="00CE12A4"/>
    <w:rsid w:val="00CE17F2"/>
    <w:rsid w:val="00CE1D26"/>
    <w:rsid w:val="00CE23A2"/>
    <w:rsid w:val="00CE257A"/>
    <w:rsid w:val="00CE2800"/>
    <w:rsid w:val="00CE2AD1"/>
    <w:rsid w:val="00CE37E9"/>
    <w:rsid w:val="00CE38CD"/>
    <w:rsid w:val="00CE3E22"/>
    <w:rsid w:val="00CE4968"/>
    <w:rsid w:val="00CE4E11"/>
    <w:rsid w:val="00CE4E6F"/>
    <w:rsid w:val="00CE5583"/>
    <w:rsid w:val="00CE59A8"/>
    <w:rsid w:val="00CE5B34"/>
    <w:rsid w:val="00CE5BDB"/>
    <w:rsid w:val="00CE6013"/>
    <w:rsid w:val="00CE6074"/>
    <w:rsid w:val="00CE60A6"/>
    <w:rsid w:val="00CE6538"/>
    <w:rsid w:val="00CE6B97"/>
    <w:rsid w:val="00CE738E"/>
    <w:rsid w:val="00CE7542"/>
    <w:rsid w:val="00CE7A64"/>
    <w:rsid w:val="00CE7DDF"/>
    <w:rsid w:val="00CF005B"/>
    <w:rsid w:val="00CF03B7"/>
    <w:rsid w:val="00CF0858"/>
    <w:rsid w:val="00CF0E0A"/>
    <w:rsid w:val="00CF130B"/>
    <w:rsid w:val="00CF18A1"/>
    <w:rsid w:val="00CF18E7"/>
    <w:rsid w:val="00CF20B8"/>
    <w:rsid w:val="00CF2516"/>
    <w:rsid w:val="00CF271F"/>
    <w:rsid w:val="00CF2B50"/>
    <w:rsid w:val="00CF3275"/>
    <w:rsid w:val="00CF3520"/>
    <w:rsid w:val="00CF3F2D"/>
    <w:rsid w:val="00CF404D"/>
    <w:rsid w:val="00CF427A"/>
    <w:rsid w:val="00CF43BD"/>
    <w:rsid w:val="00CF4789"/>
    <w:rsid w:val="00CF4AB9"/>
    <w:rsid w:val="00CF5741"/>
    <w:rsid w:val="00CF5D16"/>
    <w:rsid w:val="00CF658C"/>
    <w:rsid w:val="00CF671C"/>
    <w:rsid w:val="00CF6A5E"/>
    <w:rsid w:val="00CF71E2"/>
    <w:rsid w:val="00CF778E"/>
    <w:rsid w:val="00CF7CBB"/>
    <w:rsid w:val="00CF7CD7"/>
    <w:rsid w:val="00CF7E53"/>
    <w:rsid w:val="00D00932"/>
    <w:rsid w:val="00D00D8B"/>
    <w:rsid w:val="00D01711"/>
    <w:rsid w:val="00D0182D"/>
    <w:rsid w:val="00D01B9E"/>
    <w:rsid w:val="00D02297"/>
    <w:rsid w:val="00D022C8"/>
    <w:rsid w:val="00D02623"/>
    <w:rsid w:val="00D02823"/>
    <w:rsid w:val="00D02C13"/>
    <w:rsid w:val="00D02E20"/>
    <w:rsid w:val="00D03034"/>
    <w:rsid w:val="00D030F9"/>
    <w:rsid w:val="00D0317A"/>
    <w:rsid w:val="00D036AD"/>
    <w:rsid w:val="00D0377D"/>
    <w:rsid w:val="00D0383A"/>
    <w:rsid w:val="00D03F59"/>
    <w:rsid w:val="00D04499"/>
    <w:rsid w:val="00D044FB"/>
    <w:rsid w:val="00D04C98"/>
    <w:rsid w:val="00D05043"/>
    <w:rsid w:val="00D05103"/>
    <w:rsid w:val="00D05D51"/>
    <w:rsid w:val="00D0654A"/>
    <w:rsid w:val="00D065EF"/>
    <w:rsid w:val="00D0685A"/>
    <w:rsid w:val="00D06A51"/>
    <w:rsid w:val="00D06DF6"/>
    <w:rsid w:val="00D06EFE"/>
    <w:rsid w:val="00D072B8"/>
    <w:rsid w:val="00D07457"/>
    <w:rsid w:val="00D07924"/>
    <w:rsid w:val="00D0796A"/>
    <w:rsid w:val="00D07CF1"/>
    <w:rsid w:val="00D10555"/>
    <w:rsid w:val="00D107DA"/>
    <w:rsid w:val="00D10896"/>
    <w:rsid w:val="00D10B58"/>
    <w:rsid w:val="00D10D8E"/>
    <w:rsid w:val="00D11C8D"/>
    <w:rsid w:val="00D11EF7"/>
    <w:rsid w:val="00D12450"/>
    <w:rsid w:val="00D12B40"/>
    <w:rsid w:val="00D12BAC"/>
    <w:rsid w:val="00D12D22"/>
    <w:rsid w:val="00D13420"/>
    <w:rsid w:val="00D134BA"/>
    <w:rsid w:val="00D13A5A"/>
    <w:rsid w:val="00D13C3E"/>
    <w:rsid w:val="00D13DC5"/>
    <w:rsid w:val="00D141C5"/>
    <w:rsid w:val="00D15F9D"/>
    <w:rsid w:val="00D1672A"/>
    <w:rsid w:val="00D1694D"/>
    <w:rsid w:val="00D16D8E"/>
    <w:rsid w:val="00D173C4"/>
    <w:rsid w:val="00D17D87"/>
    <w:rsid w:val="00D200FC"/>
    <w:rsid w:val="00D20361"/>
    <w:rsid w:val="00D203F7"/>
    <w:rsid w:val="00D20454"/>
    <w:rsid w:val="00D20B24"/>
    <w:rsid w:val="00D20BD8"/>
    <w:rsid w:val="00D21345"/>
    <w:rsid w:val="00D21C45"/>
    <w:rsid w:val="00D22008"/>
    <w:rsid w:val="00D22659"/>
    <w:rsid w:val="00D2311B"/>
    <w:rsid w:val="00D2383A"/>
    <w:rsid w:val="00D23D9A"/>
    <w:rsid w:val="00D241AE"/>
    <w:rsid w:val="00D244F6"/>
    <w:rsid w:val="00D246EC"/>
    <w:rsid w:val="00D24CC5"/>
    <w:rsid w:val="00D25996"/>
    <w:rsid w:val="00D2659E"/>
    <w:rsid w:val="00D2695E"/>
    <w:rsid w:val="00D270A0"/>
    <w:rsid w:val="00D27B4E"/>
    <w:rsid w:val="00D27CC0"/>
    <w:rsid w:val="00D3031E"/>
    <w:rsid w:val="00D3127E"/>
    <w:rsid w:val="00D31BF2"/>
    <w:rsid w:val="00D31F9C"/>
    <w:rsid w:val="00D32467"/>
    <w:rsid w:val="00D32877"/>
    <w:rsid w:val="00D32B5E"/>
    <w:rsid w:val="00D32BDE"/>
    <w:rsid w:val="00D32E48"/>
    <w:rsid w:val="00D33158"/>
    <w:rsid w:val="00D33C20"/>
    <w:rsid w:val="00D33D27"/>
    <w:rsid w:val="00D342C7"/>
    <w:rsid w:val="00D343B7"/>
    <w:rsid w:val="00D34516"/>
    <w:rsid w:val="00D345F3"/>
    <w:rsid w:val="00D34645"/>
    <w:rsid w:val="00D34A66"/>
    <w:rsid w:val="00D34B5D"/>
    <w:rsid w:val="00D34BBC"/>
    <w:rsid w:val="00D34EE5"/>
    <w:rsid w:val="00D3527A"/>
    <w:rsid w:val="00D355AF"/>
    <w:rsid w:val="00D357A1"/>
    <w:rsid w:val="00D35D49"/>
    <w:rsid w:val="00D35E71"/>
    <w:rsid w:val="00D361D3"/>
    <w:rsid w:val="00D3656A"/>
    <w:rsid w:val="00D36810"/>
    <w:rsid w:val="00D368F6"/>
    <w:rsid w:val="00D36CE8"/>
    <w:rsid w:val="00D373A5"/>
    <w:rsid w:val="00D376D4"/>
    <w:rsid w:val="00D37E79"/>
    <w:rsid w:val="00D40156"/>
    <w:rsid w:val="00D40157"/>
    <w:rsid w:val="00D40300"/>
    <w:rsid w:val="00D40646"/>
    <w:rsid w:val="00D406CD"/>
    <w:rsid w:val="00D4098A"/>
    <w:rsid w:val="00D40AC1"/>
    <w:rsid w:val="00D41509"/>
    <w:rsid w:val="00D4150E"/>
    <w:rsid w:val="00D415E3"/>
    <w:rsid w:val="00D41F93"/>
    <w:rsid w:val="00D422CA"/>
    <w:rsid w:val="00D42BB3"/>
    <w:rsid w:val="00D42EAC"/>
    <w:rsid w:val="00D430E0"/>
    <w:rsid w:val="00D430F4"/>
    <w:rsid w:val="00D432C5"/>
    <w:rsid w:val="00D434CB"/>
    <w:rsid w:val="00D43B4B"/>
    <w:rsid w:val="00D43D2F"/>
    <w:rsid w:val="00D43D7B"/>
    <w:rsid w:val="00D44437"/>
    <w:rsid w:val="00D44778"/>
    <w:rsid w:val="00D45176"/>
    <w:rsid w:val="00D45E7B"/>
    <w:rsid w:val="00D45F7E"/>
    <w:rsid w:val="00D4602F"/>
    <w:rsid w:val="00D46168"/>
    <w:rsid w:val="00D46BE5"/>
    <w:rsid w:val="00D471F8"/>
    <w:rsid w:val="00D47351"/>
    <w:rsid w:val="00D47542"/>
    <w:rsid w:val="00D475FE"/>
    <w:rsid w:val="00D47CA7"/>
    <w:rsid w:val="00D50325"/>
    <w:rsid w:val="00D50431"/>
    <w:rsid w:val="00D506C0"/>
    <w:rsid w:val="00D5118F"/>
    <w:rsid w:val="00D51332"/>
    <w:rsid w:val="00D51653"/>
    <w:rsid w:val="00D517C2"/>
    <w:rsid w:val="00D518AE"/>
    <w:rsid w:val="00D51A69"/>
    <w:rsid w:val="00D51AF0"/>
    <w:rsid w:val="00D522BC"/>
    <w:rsid w:val="00D52CE5"/>
    <w:rsid w:val="00D5364B"/>
    <w:rsid w:val="00D53912"/>
    <w:rsid w:val="00D53E19"/>
    <w:rsid w:val="00D53F20"/>
    <w:rsid w:val="00D5401C"/>
    <w:rsid w:val="00D54A0F"/>
    <w:rsid w:val="00D55884"/>
    <w:rsid w:val="00D55A79"/>
    <w:rsid w:val="00D55C12"/>
    <w:rsid w:val="00D563AF"/>
    <w:rsid w:val="00D56673"/>
    <w:rsid w:val="00D56796"/>
    <w:rsid w:val="00D56A4D"/>
    <w:rsid w:val="00D56F1A"/>
    <w:rsid w:val="00D571E3"/>
    <w:rsid w:val="00D573CD"/>
    <w:rsid w:val="00D579AA"/>
    <w:rsid w:val="00D57DDB"/>
    <w:rsid w:val="00D6067A"/>
    <w:rsid w:val="00D60C41"/>
    <w:rsid w:val="00D6123A"/>
    <w:rsid w:val="00D61260"/>
    <w:rsid w:val="00D6132D"/>
    <w:rsid w:val="00D61975"/>
    <w:rsid w:val="00D61A6F"/>
    <w:rsid w:val="00D62657"/>
    <w:rsid w:val="00D627C7"/>
    <w:rsid w:val="00D637FF"/>
    <w:rsid w:val="00D638F3"/>
    <w:rsid w:val="00D639E4"/>
    <w:rsid w:val="00D6403E"/>
    <w:rsid w:val="00D642E7"/>
    <w:rsid w:val="00D649A7"/>
    <w:rsid w:val="00D64F1B"/>
    <w:rsid w:val="00D654F4"/>
    <w:rsid w:val="00D66225"/>
    <w:rsid w:val="00D66A7A"/>
    <w:rsid w:val="00D67268"/>
    <w:rsid w:val="00D6750A"/>
    <w:rsid w:val="00D67A4C"/>
    <w:rsid w:val="00D7006F"/>
    <w:rsid w:val="00D7018D"/>
    <w:rsid w:val="00D704D0"/>
    <w:rsid w:val="00D70A0A"/>
    <w:rsid w:val="00D716DD"/>
    <w:rsid w:val="00D719DD"/>
    <w:rsid w:val="00D720EA"/>
    <w:rsid w:val="00D72837"/>
    <w:rsid w:val="00D72A24"/>
    <w:rsid w:val="00D7314F"/>
    <w:rsid w:val="00D7323A"/>
    <w:rsid w:val="00D73383"/>
    <w:rsid w:val="00D73388"/>
    <w:rsid w:val="00D744CE"/>
    <w:rsid w:val="00D74F3B"/>
    <w:rsid w:val="00D754CE"/>
    <w:rsid w:val="00D75874"/>
    <w:rsid w:val="00D75AC7"/>
    <w:rsid w:val="00D75C59"/>
    <w:rsid w:val="00D76935"/>
    <w:rsid w:val="00D76F8C"/>
    <w:rsid w:val="00D77042"/>
    <w:rsid w:val="00D77AD4"/>
    <w:rsid w:val="00D8075F"/>
    <w:rsid w:val="00D807EB"/>
    <w:rsid w:val="00D80D0C"/>
    <w:rsid w:val="00D8144C"/>
    <w:rsid w:val="00D8148D"/>
    <w:rsid w:val="00D81A10"/>
    <w:rsid w:val="00D83370"/>
    <w:rsid w:val="00D833E9"/>
    <w:rsid w:val="00D83CDD"/>
    <w:rsid w:val="00D83D35"/>
    <w:rsid w:val="00D83F6D"/>
    <w:rsid w:val="00D84BEB"/>
    <w:rsid w:val="00D856C5"/>
    <w:rsid w:val="00D85E46"/>
    <w:rsid w:val="00D862A8"/>
    <w:rsid w:val="00D866AF"/>
    <w:rsid w:val="00D8673E"/>
    <w:rsid w:val="00D869B1"/>
    <w:rsid w:val="00D86CE1"/>
    <w:rsid w:val="00D8782F"/>
    <w:rsid w:val="00D87B02"/>
    <w:rsid w:val="00D87D3E"/>
    <w:rsid w:val="00D87D9C"/>
    <w:rsid w:val="00D9034F"/>
    <w:rsid w:val="00D90735"/>
    <w:rsid w:val="00D908F9"/>
    <w:rsid w:val="00D909C9"/>
    <w:rsid w:val="00D90DF3"/>
    <w:rsid w:val="00D90EB0"/>
    <w:rsid w:val="00D9145E"/>
    <w:rsid w:val="00D91626"/>
    <w:rsid w:val="00D918BC"/>
    <w:rsid w:val="00D91FF6"/>
    <w:rsid w:val="00D9224C"/>
    <w:rsid w:val="00D9292F"/>
    <w:rsid w:val="00D92E71"/>
    <w:rsid w:val="00D93154"/>
    <w:rsid w:val="00D93265"/>
    <w:rsid w:val="00D93487"/>
    <w:rsid w:val="00D93753"/>
    <w:rsid w:val="00D93CB0"/>
    <w:rsid w:val="00D94037"/>
    <w:rsid w:val="00D94A17"/>
    <w:rsid w:val="00D94E76"/>
    <w:rsid w:val="00D958B7"/>
    <w:rsid w:val="00D95C16"/>
    <w:rsid w:val="00D95F8A"/>
    <w:rsid w:val="00D96EC7"/>
    <w:rsid w:val="00D9751F"/>
    <w:rsid w:val="00D97E58"/>
    <w:rsid w:val="00DA0299"/>
    <w:rsid w:val="00DA0EE6"/>
    <w:rsid w:val="00DA137D"/>
    <w:rsid w:val="00DA1AF7"/>
    <w:rsid w:val="00DA1E7B"/>
    <w:rsid w:val="00DA255A"/>
    <w:rsid w:val="00DA2839"/>
    <w:rsid w:val="00DA2B9B"/>
    <w:rsid w:val="00DA31CD"/>
    <w:rsid w:val="00DA3BE1"/>
    <w:rsid w:val="00DA3EC9"/>
    <w:rsid w:val="00DA46B6"/>
    <w:rsid w:val="00DA46D4"/>
    <w:rsid w:val="00DA4F60"/>
    <w:rsid w:val="00DA663C"/>
    <w:rsid w:val="00DA6DD9"/>
    <w:rsid w:val="00DA6E3C"/>
    <w:rsid w:val="00DA6F33"/>
    <w:rsid w:val="00DA79B8"/>
    <w:rsid w:val="00DA7F69"/>
    <w:rsid w:val="00DB07E2"/>
    <w:rsid w:val="00DB08DA"/>
    <w:rsid w:val="00DB134B"/>
    <w:rsid w:val="00DB16D5"/>
    <w:rsid w:val="00DB1A45"/>
    <w:rsid w:val="00DB1B71"/>
    <w:rsid w:val="00DB1DDA"/>
    <w:rsid w:val="00DB2662"/>
    <w:rsid w:val="00DB2D15"/>
    <w:rsid w:val="00DB32DA"/>
    <w:rsid w:val="00DB3DCD"/>
    <w:rsid w:val="00DB43A5"/>
    <w:rsid w:val="00DB4717"/>
    <w:rsid w:val="00DB4766"/>
    <w:rsid w:val="00DB49A3"/>
    <w:rsid w:val="00DB4D2E"/>
    <w:rsid w:val="00DB4F36"/>
    <w:rsid w:val="00DB5663"/>
    <w:rsid w:val="00DB5664"/>
    <w:rsid w:val="00DB5BEA"/>
    <w:rsid w:val="00DB60E6"/>
    <w:rsid w:val="00DB6145"/>
    <w:rsid w:val="00DB6AC6"/>
    <w:rsid w:val="00DB6D17"/>
    <w:rsid w:val="00DB74AA"/>
    <w:rsid w:val="00DB74F4"/>
    <w:rsid w:val="00DB751F"/>
    <w:rsid w:val="00DB7D8E"/>
    <w:rsid w:val="00DB7E8B"/>
    <w:rsid w:val="00DC00CF"/>
    <w:rsid w:val="00DC038B"/>
    <w:rsid w:val="00DC08E4"/>
    <w:rsid w:val="00DC0CBF"/>
    <w:rsid w:val="00DC0ED9"/>
    <w:rsid w:val="00DC11B0"/>
    <w:rsid w:val="00DC1B46"/>
    <w:rsid w:val="00DC1C45"/>
    <w:rsid w:val="00DC1C70"/>
    <w:rsid w:val="00DC1DAE"/>
    <w:rsid w:val="00DC1E4D"/>
    <w:rsid w:val="00DC2098"/>
    <w:rsid w:val="00DC2969"/>
    <w:rsid w:val="00DC29F8"/>
    <w:rsid w:val="00DC2DDB"/>
    <w:rsid w:val="00DC3326"/>
    <w:rsid w:val="00DC3B67"/>
    <w:rsid w:val="00DC3CBD"/>
    <w:rsid w:val="00DC3D52"/>
    <w:rsid w:val="00DC412D"/>
    <w:rsid w:val="00DC47E3"/>
    <w:rsid w:val="00DC4E9D"/>
    <w:rsid w:val="00DC4EFC"/>
    <w:rsid w:val="00DC509E"/>
    <w:rsid w:val="00DC5123"/>
    <w:rsid w:val="00DC5CAC"/>
    <w:rsid w:val="00DC6715"/>
    <w:rsid w:val="00DC6B92"/>
    <w:rsid w:val="00DC6F5E"/>
    <w:rsid w:val="00DC706C"/>
    <w:rsid w:val="00DC711D"/>
    <w:rsid w:val="00DC7416"/>
    <w:rsid w:val="00DC757C"/>
    <w:rsid w:val="00DC7A71"/>
    <w:rsid w:val="00DC7B6D"/>
    <w:rsid w:val="00DC7BE5"/>
    <w:rsid w:val="00DD033D"/>
    <w:rsid w:val="00DD0503"/>
    <w:rsid w:val="00DD07AE"/>
    <w:rsid w:val="00DD0DEF"/>
    <w:rsid w:val="00DD0E99"/>
    <w:rsid w:val="00DD11C4"/>
    <w:rsid w:val="00DD151E"/>
    <w:rsid w:val="00DD1565"/>
    <w:rsid w:val="00DD1640"/>
    <w:rsid w:val="00DD17E6"/>
    <w:rsid w:val="00DD1F4C"/>
    <w:rsid w:val="00DD2141"/>
    <w:rsid w:val="00DD2166"/>
    <w:rsid w:val="00DD282E"/>
    <w:rsid w:val="00DD3B1B"/>
    <w:rsid w:val="00DD403D"/>
    <w:rsid w:val="00DD430A"/>
    <w:rsid w:val="00DD4434"/>
    <w:rsid w:val="00DD45F1"/>
    <w:rsid w:val="00DD49BD"/>
    <w:rsid w:val="00DD4AB6"/>
    <w:rsid w:val="00DD4C7B"/>
    <w:rsid w:val="00DD4F6A"/>
    <w:rsid w:val="00DD53D6"/>
    <w:rsid w:val="00DD5510"/>
    <w:rsid w:val="00DD5DAA"/>
    <w:rsid w:val="00DD5FEE"/>
    <w:rsid w:val="00DD66EC"/>
    <w:rsid w:val="00DD68FC"/>
    <w:rsid w:val="00DD69D2"/>
    <w:rsid w:val="00DD6A14"/>
    <w:rsid w:val="00DD6DEB"/>
    <w:rsid w:val="00DD6E4C"/>
    <w:rsid w:val="00DD7111"/>
    <w:rsid w:val="00DD7166"/>
    <w:rsid w:val="00DD740E"/>
    <w:rsid w:val="00DD765D"/>
    <w:rsid w:val="00DD78D9"/>
    <w:rsid w:val="00DE00DB"/>
    <w:rsid w:val="00DE0408"/>
    <w:rsid w:val="00DE0727"/>
    <w:rsid w:val="00DE0D92"/>
    <w:rsid w:val="00DE0E90"/>
    <w:rsid w:val="00DE12E5"/>
    <w:rsid w:val="00DE198E"/>
    <w:rsid w:val="00DE1F7B"/>
    <w:rsid w:val="00DE2525"/>
    <w:rsid w:val="00DE2CCC"/>
    <w:rsid w:val="00DE2EF8"/>
    <w:rsid w:val="00DE3111"/>
    <w:rsid w:val="00DE3735"/>
    <w:rsid w:val="00DE3C49"/>
    <w:rsid w:val="00DE3D53"/>
    <w:rsid w:val="00DE4418"/>
    <w:rsid w:val="00DE45D8"/>
    <w:rsid w:val="00DE46EC"/>
    <w:rsid w:val="00DE4BD6"/>
    <w:rsid w:val="00DE4C56"/>
    <w:rsid w:val="00DE51B3"/>
    <w:rsid w:val="00DE5B01"/>
    <w:rsid w:val="00DE5D9D"/>
    <w:rsid w:val="00DE5DE7"/>
    <w:rsid w:val="00DE5EFB"/>
    <w:rsid w:val="00DE6451"/>
    <w:rsid w:val="00DE6728"/>
    <w:rsid w:val="00DE6A1A"/>
    <w:rsid w:val="00DE6F5F"/>
    <w:rsid w:val="00DE6F7C"/>
    <w:rsid w:val="00DE73A6"/>
    <w:rsid w:val="00DE77FF"/>
    <w:rsid w:val="00DE78BC"/>
    <w:rsid w:val="00DE7AB0"/>
    <w:rsid w:val="00DE7D26"/>
    <w:rsid w:val="00DE7DC1"/>
    <w:rsid w:val="00DF0017"/>
    <w:rsid w:val="00DF1741"/>
    <w:rsid w:val="00DF1964"/>
    <w:rsid w:val="00DF1B40"/>
    <w:rsid w:val="00DF1D2E"/>
    <w:rsid w:val="00DF238E"/>
    <w:rsid w:val="00DF2FE7"/>
    <w:rsid w:val="00DF3085"/>
    <w:rsid w:val="00DF3BAF"/>
    <w:rsid w:val="00DF4089"/>
    <w:rsid w:val="00DF44C0"/>
    <w:rsid w:val="00DF47A0"/>
    <w:rsid w:val="00DF47AB"/>
    <w:rsid w:val="00DF4BFE"/>
    <w:rsid w:val="00DF5279"/>
    <w:rsid w:val="00DF56E8"/>
    <w:rsid w:val="00DF599F"/>
    <w:rsid w:val="00DF6028"/>
    <w:rsid w:val="00DF6290"/>
    <w:rsid w:val="00DF69E8"/>
    <w:rsid w:val="00DF6A15"/>
    <w:rsid w:val="00DF76DB"/>
    <w:rsid w:val="00DF76F2"/>
    <w:rsid w:val="00DF77BB"/>
    <w:rsid w:val="00DF78D8"/>
    <w:rsid w:val="00DF7DB3"/>
    <w:rsid w:val="00DF7F1D"/>
    <w:rsid w:val="00DF7F37"/>
    <w:rsid w:val="00E00172"/>
    <w:rsid w:val="00E00181"/>
    <w:rsid w:val="00E0039E"/>
    <w:rsid w:val="00E003B5"/>
    <w:rsid w:val="00E00CEF"/>
    <w:rsid w:val="00E01769"/>
    <w:rsid w:val="00E0189F"/>
    <w:rsid w:val="00E01D35"/>
    <w:rsid w:val="00E02656"/>
    <w:rsid w:val="00E031DD"/>
    <w:rsid w:val="00E033EB"/>
    <w:rsid w:val="00E04124"/>
    <w:rsid w:val="00E0436D"/>
    <w:rsid w:val="00E0512E"/>
    <w:rsid w:val="00E05437"/>
    <w:rsid w:val="00E0548F"/>
    <w:rsid w:val="00E054B1"/>
    <w:rsid w:val="00E05753"/>
    <w:rsid w:val="00E05BA3"/>
    <w:rsid w:val="00E06199"/>
    <w:rsid w:val="00E0648E"/>
    <w:rsid w:val="00E0678E"/>
    <w:rsid w:val="00E06850"/>
    <w:rsid w:val="00E06BEF"/>
    <w:rsid w:val="00E06D2F"/>
    <w:rsid w:val="00E076F1"/>
    <w:rsid w:val="00E07C6E"/>
    <w:rsid w:val="00E07D44"/>
    <w:rsid w:val="00E10ADA"/>
    <w:rsid w:val="00E10C25"/>
    <w:rsid w:val="00E10F2C"/>
    <w:rsid w:val="00E1170B"/>
    <w:rsid w:val="00E12271"/>
    <w:rsid w:val="00E125D4"/>
    <w:rsid w:val="00E127A5"/>
    <w:rsid w:val="00E12A2F"/>
    <w:rsid w:val="00E130B6"/>
    <w:rsid w:val="00E1320E"/>
    <w:rsid w:val="00E13217"/>
    <w:rsid w:val="00E1349E"/>
    <w:rsid w:val="00E135A4"/>
    <w:rsid w:val="00E136AB"/>
    <w:rsid w:val="00E1384B"/>
    <w:rsid w:val="00E13A04"/>
    <w:rsid w:val="00E144F4"/>
    <w:rsid w:val="00E14589"/>
    <w:rsid w:val="00E145E4"/>
    <w:rsid w:val="00E14F69"/>
    <w:rsid w:val="00E1504A"/>
    <w:rsid w:val="00E15116"/>
    <w:rsid w:val="00E153B5"/>
    <w:rsid w:val="00E1547C"/>
    <w:rsid w:val="00E15604"/>
    <w:rsid w:val="00E156EA"/>
    <w:rsid w:val="00E16CAD"/>
    <w:rsid w:val="00E17017"/>
    <w:rsid w:val="00E1717E"/>
    <w:rsid w:val="00E17E49"/>
    <w:rsid w:val="00E17F4F"/>
    <w:rsid w:val="00E201E0"/>
    <w:rsid w:val="00E2021C"/>
    <w:rsid w:val="00E206A6"/>
    <w:rsid w:val="00E20738"/>
    <w:rsid w:val="00E2087A"/>
    <w:rsid w:val="00E20B5C"/>
    <w:rsid w:val="00E20E5A"/>
    <w:rsid w:val="00E20F07"/>
    <w:rsid w:val="00E212B3"/>
    <w:rsid w:val="00E21837"/>
    <w:rsid w:val="00E21A42"/>
    <w:rsid w:val="00E21A6B"/>
    <w:rsid w:val="00E22C8E"/>
    <w:rsid w:val="00E23197"/>
    <w:rsid w:val="00E2321F"/>
    <w:rsid w:val="00E23244"/>
    <w:rsid w:val="00E2363F"/>
    <w:rsid w:val="00E23AF1"/>
    <w:rsid w:val="00E24332"/>
    <w:rsid w:val="00E251A1"/>
    <w:rsid w:val="00E253A0"/>
    <w:rsid w:val="00E25444"/>
    <w:rsid w:val="00E254CF"/>
    <w:rsid w:val="00E255F6"/>
    <w:rsid w:val="00E25DD5"/>
    <w:rsid w:val="00E25FAE"/>
    <w:rsid w:val="00E26194"/>
    <w:rsid w:val="00E26ADF"/>
    <w:rsid w:val="00E27645"/>
    <w:rsid w:val="00E302C3"/>
    <w:rsid w:val="00E302D6"/>
    <w:rsid w:val="00E30364"/>
    <w:rsid w:val="00E30F75"/>
    <w:rsid w:val="00E31ADB"/>
    <w:rsid w:val="00E31C9F"/>
    <w:rsid w:val="00E321D4"/>
    <w:rsid w:val="00E32A6C"/>
    <w:rsid w:val="00E32FBB"/>
    <w:rsid w:val="00E332FD"/>
    <w:rsid w:val="00E336B2"/>
    <w:rsid w:val="00E33C6C"/>
    <w:rsid w:val="00E33F6B"/>
    <w:rsid w:val="00E340D9"/>
    <w:rsid w:val="00E3419B"/>
    <w:rsid w:val="00E34213"/>
    <w:rsid w:val="00E34239"/>
    <w:rsid w:val="00E34727"/>
    <w:rsid w:val="00E34A0A"/>
    <w:rsid w:val="00E34ABD"/>
    <w:rsid w:val="00E34CD3"/>
    <w:rsid w:val="00E352F6"/>
    <w:rsid w:val="00E35AF0"/>
    <w:rsid w:val="00E35FCF"/>
    <w:rsid w:val="00E36407"/>
    <w:rsid w:val="00E365A1"/>
    <w:rsid w:val="00E366FD"/>
    <w:rsid w:val="00E36C11"/>
    <w:rsid w:val="00E36C21"/>
    <w:rsid w:val="00E36C96"/>
    <w:rsid w:val="00E36DBE"/>
    <w:rsid w:val="00E37574"/>
    <w:rsid w:val="00E37943"/>
    <w:rsid w:val="00E37AED"/>
    <w:rsid w:val="00E37D66"/>
    <w:rsid w:val="00E40B58"/>
    <w:rsid w:val="00E40E41"/>
    <w:rsid w:val="00E4101B"/>
    <w:rsid w:val="00E41589"/>
    <w:rsid w:val="00E41F84"/>
    <w:rsid w:val="00E42012"/>
    <w:rsid w:val="00E4213D"/>
    <w:rsid w:val="00E42663"/>
    <w:rsid w:val="00E4359C"/>
    <w:rsid w:val="00E439DE"/>
    <w:rsid w:val="00E43E07"/>
    <w:rsid w:val="00E440FD"/>
    <w:rsid w:val="00E456D3"/>
    <w:rsid w:val="00E459C9"/>
    <w:rsid w:val="00E4621F"/>
    <w:rsid w:val="00E465A3"/>
    <w:rsid w:val="00E46EDE"/>
    <w:rsid w:val="00E46FCF"/>
    <w:rsid w:val="00E47253"/>
    <w:rsid w:val="00E47379"/>
    <w:rsid w:val="00E4755C"/>
    <w:rsid w:val="00E476BA"/>
    <w:rsid w:val="00E50243"/>
    <w:rsid w:val="00E50BA3"/>
    <w:rsid w:val="00E50CC1"/>
    <w:rsid w:val="00E50DB9"/>
    <w:rsid w:val="00E50E87"/>
    <w:rsid w:val="00E50E9C"/>
    <w:rsid w:val="00E50F42"/>
    <w:rsid w:val="00E51154"/>
    <w:rsid w:val="00E513A6"/>
    <w:rsid w:val="00E513CE"/>
    <w:rsid w:val="00E514A0"/>
    <w:rsid w:val="00E519C1"/>
    <w:rsid w:val="00E52074"/>
    <w:rsid w:val="00E5240A"/>
    <w:rsid w:val="00E52EE2"/>
    <w:rsid w:val="00E5318F"/>
    <w:rsid w:val="00E53490"/>
    <w:rsid w:val="00E54375"/>
    <w:rsid w:val="00E545F5"/>
    <w:rsid w:val="00E546E8"/>
    <w:rsid w:val="00E54D13"/>
    <w:rsid w:val="00E54D24"/>
    <w:rsid w:val="00E553CE"/>
    <w:rsid w:val="00E5563B"/>
    <w:rsid w:val="00E557AE"/>
    <w:rsid w:val="00E55C95"/>
    <w:rsid w:val="00E561D6"/>
    <w:rsid w:val="00E56497"/>
    <w:rsid w:val="00E567C0"/>
    <w:rsid w:val="00E56944"/>
    <w:rsid w:val="00E574AD"/>
    <w:rsid w:val="00E57BA6"/>
    <w:rsid w:val="00E57CB9"/>
    <w:rsid w:val="00E60190"/>
    <w:rsid w:val="00E60F98"/>
    <w:rsid w:val="00E613C4"/>
    <w:rsid w:val="00E6174A"/>
    <w:rsid w:val="00E61A8F"/>
    <w:rsid w:val="00E61E82"/>
    <w:rsid w:val="00E61F8F"/>
    <w:rsid w:val="00E6293B"/>
    <w:rsid w:val="00E62E41"/>
    <w:rsid w:val="00E630DD"/>
    <w:rsid w:val="00E63647"/>
    <w:rsid w:val="00E63D1E"/>
    <w:rsid w:val="00E64689"/>
    <w:rsid w:val="00E64FC6"/>
    <w:rsid w:val="00E654A2"/>
    <w:rsid w:val="00E657C0"/>
    <w:rsid w:val="00E65B62"/>
    <w:rsid w:val="00E66427"/>
    <w:rsid w:val="00E665AB"/>
    <w:rsid w:val="00E66D1C"/>
    <w:rsid w:val="00E66E92"/>
    <w:rsid w:val="00E6719C"/>
    <w:rsid w:val="00E67226"/>
    <w:rsid w:val="00E6773A"/>
    <w:rsid w:val="00E6796F"/>
    <w:rsid w:val="00E67BA8"/>
    <w:rsid w:val="00E703C6"/>
    <w:rsid w:val="00E70606"/>
    <w:rsid w:val="00E70616"/>
    <w:rsid w:val="00E70779"/>
    <w:rsid w:val="00E708E1"/>
    <w:rsid w:val="00E70EA7"/>
    <w:rsid w:val="00E70F93"/>
    <w:rsid w:val="00E713B0"/>
    <w:rsid w:val="00E7174C"/>
    <w:rsid w:val="00E722EC"/>
    <w:rsid w:val="00E7285F"/>
    <w:rsid w:val="00E72983"/>
    <w:rsid w:val="00E72D82"/>
    <w:rsid w:val="00E73796"/>
    <w:rsid w:val="00E7394A"/>
    <w:rsid w:val="00E73C95"/>
    <w:rsid w:val="00E73F88"/>
    <w:rsid w:val="00E74A42"/>
    <w:rsid w:val="00E74F87"/>
    <w:rsid w:val="00E754AD"/>
    <w:rsid w:val="00E767F1"/>
    <w:rsid w:val="00E76E28"/>
    <w:rsid w:val="00E76EA0"/>
    <w:rsid w:val="00E774A4"/>
    <w:rsid w:val="00E777E6"/>
    <w:rsid w:val="00E7785C"/>
    <w:rsid w:val="00E77C8E"/>
    <w:rsid w:val="00E802B5"/>
    <w:rsid w:val="00E8063A"/>
    <w:rsid w:val="00E80870"/>
    <w:rsid w:val="00E808A3"/>
    <w:rsid w:val="00E809DF"/>
    <w:rsid w:val="00E80FC7"/>
    <w:rsid w:val="00E8142E"/>
    <w:rsid w:val="00E81DF1"/>
    <w:rsid w:val="00E823CA"/>
    <w:rsid w:val="00E826B7"/>
    <w:rsid w:val="00E8271A"/>
    <w:rsid w:val="00E829A8"/>
    <w:rsid w:val="00E82AEA"/>
    <w:rsid w:val="00E82D03"/>
    <w:rsid w:val="00E82E34"/>
    <w:rsid w:val="00E83106"/>
    <w:rsid w:val="00E83240"/>
    <w:rsid w:val="00E8363B"/>
    <w:rsid w:val="00E83B57"/>
    <w:rsid w:val="00E83B7A"/>
    <w:rsid w:val="00E840F3"/>
    <w:rsid w:val="00E84558"/>
    <w:rsid w:val="00E84727"/>
    <w:rsid w:val="00E84A47"/>
    <w:rsid w:val="00E851C3"/>
    <w:rsid w:val="00E8555F"/>
    <w:rsid w:val="00E85625"/>
    <w:rsid w:val="00E856BF"/>
    <w:rsid w:val="00E85739"/>
    <w:rsid w:val="00E8589C"/>
    <w:rsid w:val="00E858B7"/>
    <w:rsid w:val="00E85CCB"/>
    <w:rsid w:val="00E85EA7"/>
    <w:rsid w:val="00E85F0C"/>
    <w:rsid w:val="00E86062"/>
    <w:rsid w:val="00E86228"/>
    <w:rsid w:val="00E864ED"/>
    <w:rsid w:val="00E87133"/>
    <w:rsid w:val="00E87284"/>
    <w:rsid w:val="00E90067"/>
    <w:rsid w:val="00E902F0"/>
    <w:rsid w:val="00E907F1"/>
    <w:rsid w:val="00E9085D"/>
    <w:rsid w:val="00E91032"/>
    <w:rsid w:val="00E910B2"/>
    <w:rsid w:val="00E91976"/>
    <w:rsid w:val="00E91B11"/>
    <w:rsid w:val="00E91E26"/>
    <w:rsid w:val="00E92545"/>
    <w:rsid w:val="00E9280C"/>
    <w:rsid w:val="00E92B7E"/>
    <w:rsid w:val="00E93A1A"/>
    <w:rsid w:val="00E93C82"/>
    <w:rsid w:val="00E93CA8"/>
    <w:rsid w:val="00E941B7"/>
    <w:rsid w:val="00E944A5"/>
    <w:rsid w:val="00E944AE"/>
    <w:rsid w:val="00E94DFD"/>
    <w:rsid w:val="00E950D8"/>
    <w:rsid w:val="00E956D2"/>
    <w:rsid w:val="00E95795"/>
    <w:rsid w:val="00E95A9C"/>
    <w:rsid w:val="00E95BD6"/>
    <w:rsid w:val="00E96BE2"/>
    <w:rsid w:val="00E9753E"/>
    <w:rsid w:val="00E97549"/>
    <w:rsid w:val="00E97DB8"/>
    <w:rsid w:val="00E97EC2"/>
    <w:rsid w:val="00EA0002"/>
    <w:rsid w:val="00EA0055"/>
    <w:rsid w:val="00EA01CB"/>
    <w:rsid w:val="00EA073A"/>
    <w:rsid w:val="00EA0868"/>
    <w:rsid w:val="00EA0AA8"/>
    <w:rsid w:val="00EA10DC"/>
    <w:rsid w:val="00EA1797"/>
    <w:rsid w:val="00EA17A4"/>
    <w:rsid w:val="00EA1951"/>
    <w:rsid w:val="00EA28ED"/>
    <w:rsid w:val="00EA2A80"/>
    <w:rsid w:val="00EA2E8A"/>
    <w:rsid w:val="00EA2F68"/>
    <w:rsid w:val="00EA33A0"/>
    <w:rsid w:val="00EA33F2"/>
    <w:rsid w:val="00EA37F5"/>
    <w:rsid w:val="00EA3B29"/>
    <w:rsid w:val="00EA45AD"/>
    <w:rsid w:val="00EA4F16"/>
    <w:rsid w:val="00EA550E"/>
    <w:rsid w:val="00EA5806"/>
    <w:rsid w:val="00EA58F3"/>
    <w:rsid w:val="00EA5936"/>
    <w:rsid w:val="00EA653C"/>
    <w:rsid w:val="00EA67C7"/>
    <w:rsid w:val="00EA6C99"/>
    <w:rsid w:val="00EA6EE0"/>
    <w:rsid w:val="00EA6F6B"/>
    <w:rsid w:val="00EA7220"/>
    <w:rsid w:val="00EB008E"/>
    <w:rsid w:val="00EB0DFA"/>
    <w:rsid w:val="00EB0E27"/>
    <w:rsid w:val="00EB1163"/>
    <w:rsid w:val="00EB14BE"/>
    <w:rsid w:val="00EB15F7"/>
    <w:rsid w:val="00EB181B"/>
    <w:rsid w:val="00EB21C1"/>
    <w:rsid w:val="00EB2748"/>
    <w:rsid w:val="00EB2E15"/>
    <w:rsid w:val="00EB2F09"/>
    <w:rsid w:val="00EB31B1"/>
    <w:rsid w:val="00EB3315"/>
    <w:rsid w:val="00EB39E4"/>
    <w:rsid w:val="00EB3CBC"/>
    <w:rsid w:val="00EB4B29"/>
    <w:rsid w:val="00EB4B8F"/>
    <w:rsid w:val="00EB5017"/>
    <w:rsid w:val="00EB51EA"/>
    <w:rsid w:val="00EB51EE"/>
    <w:rsid w:val="00EB5CD8"/>
    <w:rsid w:val="00EB5EC5"/>
    <w:rsid w:val="00EB6167"/>
    <w:rsid w:val="00EB6C83"/>
    <w:rsid w:val="00EB6DC6"/>
    <w:rsid w:val="00EB7269"/>
    <w:rsid w:val="00EB7A86"/>
    <w:rsid w:val="00EB7C2A"/>
    <w:rsid w:val="00EB7F02"/>
    <w:rsid w:val="00EB7F81"/>
    <w:rsid w:val="00EC0521"/>
    <w:rsid w:val="00EC05C7"/>
    <w:rsid w:val="00EC069F"/>
    <w:rsid w:val="00EC085F"/>
    <w:rsid w:val="00EC1094"/>
    <w:rsid w:val="00EC1609"/>
    <w:rsid w:val="00EC18D6"/>
    <w:rsid w:val="00EC21E9"/>
    <w:rsid w:val="00EC2278"/>
    <w:rsid w:val="00EC2C6E"/>
    <w:rsid w:val="00EC2D5D"/>
    <w:rsid w:val="00EC2EAF"/>
    <w:rsid w:val="00EC312E"/>
    <w:rsid w:val="00EC32B9"/>
    <w:rsid w:val="00EC369A"/>
    <w:rsid w:val="00EC3711"/>
    <w:rsid w:val="00EC374C"/>
    <w:rsid w:val="00EC39F8"/>
    <w:rsid w:val="00EC4769"/>
    <w:rsid w:val="00EC5504"/>
    <w:rsid w:val="00EC5961"/>
    <w:rsid w:val="00EC5A5E"/>
    <w:rsid w:val="00EC5CC5"/>
    <w:rsid w:val="00EC5DAA"/>
    <w:rsid w:val="00EC5DC1"/>
    <w:rsid w:val="00EC683E"/>
    <w:rsid w:val="00EC7483"/>
    <w:rsid w:val="00ED05FF"/>
    <w:rsid w:val="00ED0965"/>
    <w:rsid w:val="00ED09CC"/>
    <w:rsid w:val="00ED0A37"/>
    <w:rsid w:val="00ED0E94"/>
    <w:rsid w:val="00ED1220"/>
    <w:rsid w:val="00ED14C9"/>
    <w:rsid w:val="00ED1D7D"/>
    <w:rsid w:val="00ED1E21"/>
    <w:rsid w:val="00ED1F50"/>
    <w:rsid w:val="00ED2432"/>
    <w:rsid w:val="00ED3497"/>
    <w:rsid w:val="00ED5396"/>
    <w:rsid w:val="00ED5832"/>
    <w:rsid w:val="00ED5D3A"/>
    <w:rsid w:val="00ED62BB"/>
    <w:rsid w:val="00ED698F"/>
    <w:rsid w:val="00ED74BA"/>
    <w:rsid w:val="00ED7801"/>
    <w:rsid w:val="00ED7CD0"/>
    <w:rsid w:val="00ED7F88"/>
    <w:rsid w:val="00EE057E"/>
    <w:rsid w:val="00EE05CD"/>
    <w:rsid w:val="00EE0E70"/>
    <w:rsid w:val="00EE0E7E"/>
    <w:rsid w:val="00EE0FF0"/>
    <w:rsid w:val="00EE17C1"/>
    <w:rsid w:val="00EE1BEA"/>
    <w:rsid w:val="00EE24D0"/>
    <w:rsid w:val="00EE2644"/>
    <w:rsid w:val="00EE298A"/>
    <w:rsid w:val="00EE2A8D"/>
    <w:rsid w:val="00EE2F24"/>
    <w:rsid w:val="00EE3300"/>
    <w:rsid w:val="00EE3454"/>
    <w:rsid w:val="00EE348F"/>
    <w:rsid w:val="00EE385B"/>
    <w:rsid w:val="00EE3990"/>
    <w:rsid w:val="00EE3AD5"/>
    <w:rsid w:val="00EE400E"/>
    <w:rsid w:val="00EE436D"/>
    <w:rsid w:val="00EE44F9"/>
    <w:rsid w:val="00EE46DC"/>
    <w:rsid w:val="00EE4BB1"/>
    <w:rsid w:val="00EE4FAB"/>
    <w:rsid w:val="00EE520E"/>
    <w:rsid w:val="00EE53EA"/>
    <w:rsid w:val="00EE5456"/>
    <w:rsid w:val="00EE57FA"/>
    <w:rsid w:val="00EE5AC2"/>
    <w:rsid w:val="00EE634B"/>
    <w:rsid w:val="00EE7116"/>
    <w:rsid w:val="00EE7DE1"/>
    <w:rsid w:val="00EF018A"/>
    <w:rsid w:val="00EF0405"/>
    <w:rsid w:val="00EF0891"/>
    <w:rsid w:val="00EF0DD4"/>
    <w:rsid w:val="00EF1354"/>
    <w:rsid w:val="00EF18B1"/>
    <w:rsid w:val="00EF20CA"/>
    <w:rsid w:val="00EF23CC"/>
    <w:rsid w:val="00EF2603"/>
    <w:rsid w:val="00EF2617"/>
    <w:rsid w:val="00EF26B2"/>
    <w:rsid w:val="00EF28AE"/>
    <w:rsid w:val="00EF2A4D"/>
    <w:rsid w:val="00EF2DE4"/>
    <w:rsid w:val="00EF2EBE"/>
    <w:rsid w:val="00EF2F8C"/>
    <w:rsid w:val="00EF3241"/>
    <w:rsid w:val="00EF389F"/>
    <w:rsid w:val="00EF3E19"/>
    <w:rsid w:val="00EF3F00"/>
    <w:rsid w:val="00EF3F7C"/>
    <w:rsid w:val="00EF4777"/>
    <w:rsid w:val="00EF4787"/>
    <w:rsid w:val="00EF540D"/>
    <w:rsid w:val="00EF5B3B"/>
    <w:rsid w:val="00EF5B99"/>
    <w:rsid w:val="00EF5D18"/>
    <w:rsid w:val="00EF6045"/>
    <w:rsid w:val="00EF6539"/>
    <w:rsid w:val="00EF65E7"/>
    <w:rsid w:val="00EF66DB"/>
    <w:rsid w:val="00EF6BA7"/>
    <w:rsid w:val="00EF6DC2"/>
    <w:rsid w:val="00EF741C"/>
    <w:rsid w:val="00EF7FD3"/>
    <w:rsid w:val="00F003F6"/>
    <w:rsid w:val="00F007A2"/>
    <w:rsid w:val="00F00801"/>
    <w:rsid w:val="00F008E0"/>
    <w:rsid w:val="00F00B67"/>
    <w:rsid w:val="00F00DB8"/>
    <w:rsid w:val="00F0134E"/>
    <w:rsid w:val="00F013B2"/>
    <w:rsid w:val="00F014C8"/>
    <w:rsid w:val="00F017E1"/>
    <w:rsid w:val="00F0192D"/>
    <w:rsid w:val="00F01A69"/>
    <w:rsid w:val="00F01BE3"/>
    <w:rsid w:val="00F01C00"/>
    <w:rsid w:val="00F02600"/>
    <w:rsid w:val="00F02C32"/>
    <w:rsid w:val="00F02D31"/>
    <w:rsid w:val="00F03155"/>
    <w:rsid w:val="00F0362C"/>
    <w:rsid w:val="00F0385E"/>
    <w:rsid w:val="00F03A3A"/>
    <w:rsid w:val="00F041F0"/>
    <w:rsid w:val="00F04D55"/>
    <w:rsid w:val="00F057B9"/>
    <w:rsid w:val="00F060E0"/>
    <w:rsid w:val="00F061B1"/>
    <w:rsid w:val="00F067EA"/>
    <w:rsid w:val="00F0704C"/>
    <w:rsid w:val="00F07792"/>
    <w:rsid w:val="00F07AA8"/>
    <w:rsid w:val="00F07D46"/>
    <w:rsid w:val="00F10265"/>
    <w:rsid w:val="00F102F2"/>
    <w:rsid w:val="00F10301"/>
    <w:rsid w:val="00F10766"/>
    <w:rsid w:val="00F107BD"/>
    <w:rsid w:val="00F10F2F"/>
    <w:rsid w:val="00F11159"/>
    <w:rsid w:val="00F11357"/>
    <w:rsid w:val="00F114B3"/>
    <w:rsid w:val="00F1162A"/>
    <w:rsid w:val="00F11958"/>
    <w:rsid w:val="00F11978"/>
    <w:rsid w:val="00F11B48"/>
    <w:rsid w:val="00F11E03"/>
    <w:rsid w:val="00F120D1"/>
    <w:rsid w:val="00F13E22"/>
    <w:rsid w:val="00F13F69"/>
    <w:rsid w:val="00F1418E"/>
    <w:rsid w:val="00F14B98"/>
    <w:rsid w:val="00F1565A"/>
    <w:rsid w:val="00F15967"/>
    <w:rsid w:val="00F15CAB"/>
    <w:rsid w:val="00F164D4"/>
    <w:rsid w:val="00F168A0"/>
    <w:rsid w:val="00F16E10"/>
    <w:rsid w:val="00F16FF4"/>
    <w:rsid w:val="00F17F7B"/>
    <w:rsid w:val="00F17F8F"/>
    <w:rsid w:val="00F202D6"/>
    <w:rsid w:val="00F20543"/>
    <w:rsid w:val="00F20A32"/>
    <w:rsid w:val="00F20DC5"/>
    <w:rsid w:val="00F20E86"/>
    <w:rsid w:val="00F21463"/>
    <w:rsid w:val="00F2167D"/>
    <w:rsid w:val="00F2173C"/>
    <w:rsid w:val="00F22327"/>
    <w:rsid w:val="00F2241B"/>
    <w:rsid w:val="00F226C7"/>
    <w:rsid w:val="00F2303B"/>
    <w:rsid w:val="00F23777"/>
    <w:rsid w:val="00F23BC4"/>
    <w:rsid w:val="00F24551"/>
    <w:rsid w:val="00F2485C"/>
    <w:rsid w:val="00F25063"/>
    <w:rsid w:val="00F25090"/>
    <w:rsid w:val="00F250DD"/>
    <w:rsid w:val="00F25157"/>
    <w:rsid w:val="00F2599E"/>
    <w:rsid w:val="00F26861"/>
    <w:rsid w:val="00F269B5"/>
    <w:rsid w:val="00F27334"/>
    <w:rsid w:val="00F300A1"/>
    <w:rsid w:val="00F30207"/>
    <w:rsid w:val="00F302E9"/>
    <w:rsid w:val="00F30586"/>
    <w:rsid w:val="00F30AE5"/>
    <w:rsid w:val="00F30AF5"/>
    <w:rsid w:val="00F30D35"/>
    <w:rsid w:val="00F3125A"/>
    <w:rsid w:val="00F3133B"/>
    <w:rsid w:val="00F32094"/>
    <w:rsid w:val="00F32893"/>
    <w:rsid w:val="00F33445"/>
    <w:rsid w:val="00F335AC"/>
    <w:rsid w:val="00F34113"/>
    <w:rsid w:val="00F34509"/>
    <w:rsid w:val="00F34AED"/>
    <w:rsid w:val="00F34E10"/>
    <w:rsid w:val="00F34F17"/>
    <w:rsid w:val="00F359C3"/>
    <w:rsid w:val="00F359FE"/>
    <w:rsid w:val="00F35A3D"/>
    <w:rsid w:val="00F361D2"/>
    <w:rsid w:val="00F37164"/>
    <w:rsid w:val="00F376DB"/>
    <w:rsid w:val="00F37FA9"/>
    <w:rsid w:val="00F40020"/>
    <w:rsid w:val="00F4036F"/>
    <w:rsid w:val="00F40749"/>
    <w:rsid w:val="00F40A4C"/>
    <w:rsid w:val="00F40A50"/>
    <w:rsid w:val="00F40E6D"/>
    <w:rsid w:val="00F40EAB"/>
    <w:rsid w:val="00F41377"/>
    <w:rsid w:val="00F4149A"/>
    <w:rsid w:val="00F41565"/>
    <w:rsid w:val="00F41B4F"/>
    <w:rsid w:val="00F41BD2"/>
    <w:rsid w:val="00F42057"/>
    <w:rsid w:val="00F423FC"/>
    <w:rsid w:val="00F42887"/>
    <w:rsid w:val="00F42A05"/>
    <w:rsid w:val="00F42B01"/>
    <w:rsid w:val="00F42E3B"/>
    <w:rsid w:val="00F435BA"/>
    <w:rsid w:val="00F439DD"/>
    <w:rsid w:val="00F440DD"/>
    <w:rsid w:val="00F4413D"/>
    <w:rsid w:val="00F445B5"/>
    <w:rsid w:val="00F446BE"/>
    <w:rsid w:val="00F450B2"/>
    <w:rsid w:val="00F4589F"/>
    <w:rsid w:val="00F459F2"/>
    <w:rsid w:val="00F45EA9"/>
    <w:rsid w:val="00F46070"/>
    <w:rsid w:val="00F4613B"/>
    <w:rsid w:val="00F477F0"/>
    <w:rsid w:val="00F47F81"/>
    <w:rsid w:val="00F502C4"/>
    <w:rsid w:val="00F506C3"/>
    <w:rsid w:val="00F50D19"/>
    <w:rsid w:val="00F5159C"/>
    <w:rsid w:val="00F520E7"/>
    <w:rsid w:val="00F521A1"/>
    <w:rsid w:val="00F52D99"/>
    <w:rsid w:val="00F53221"/>
    <w:rsid w:val="00F53761"/>
    <w:rsid w:val="00F53C95"/>
    <w:rsid w:val="00F542DA"/>
    <w:rsid w:val="00F5438E"/>
    <w:rsid w:val="00F54A54"/>
    <w:rsid w:val="00F54A8E"/>
    <w:rsid w:val="00F55024"/>
    <w:rsid w:val="00F55074"/>
    <w:rsid w:val="00F55392"/>
    <w:rsid w:val="00F5588A"/>
    <w:rsid w:val="00F55F9E"/>
    <w:rsid w:val="00F56220"/>
    <w:rsid w:val="00F56B9C"/>
    <w:rsid w:val="00F56F61"/>
    <w:rsid w:val="00F571B5"/>
    <w:rsid w:val="00F57451"/>
    <w:rsid w:val="00F57A71"/>
    <w:rsid w:val="00F61A4D"/>
    <w:rsid w:val="00F6212B"/>
    <w:rsid w:val="00F63139"/>
    <w:rsid w:val="00F63638"/>
    <w:rsid w:val="00F642D0"/>
    <w:rsid w:val="00F646DE"/>
    <w:rsid w:val="00F64D6E"/>
    <w:rsid w:val="00F64DA3"/>
    <w:rsid w:val="00F652B9"/>
    <w:rsid w:val="00F65505"/>
    <w:rsid w:val="00F6588E"/>
    <w:rsid w:val="00F65C50"/>
    <w:rsid w:val="00F65DE8"/>
    <w:rsid w:val="00F65DF7"/>
    <w:rsid w:val="00F67276"/>
    <w:rsid w:val="00F67298"/>
    <w:rsid w:val="00F704BC"/>
    <w:rsid w:val="00F708FB"/>
    <w:rsid w:val="00F70E77"/>
    <w:rsid w:val="00F719C5"/>
    <w:rsid w:val="00F71EE4"/>
    <w:rsid w:val="00F71FC9"/>
    <w:rsid w:val="00F722EB"/>
    <w:rsid w:val="00F72B63"/>
    <w:rsid w:val="00F72BEF"/>
    <w:rsid w:val="00F72F73"/>
    <w:rsid w:val="00F7338A"/>
    <w:rsid w:val="00F736E0"/>
    <w:rsid w:val="00F73828"/>
    <w:rsid w:val="00F73A15"/>
    <w:rsid w:val="00F73D64"/>
    <w:rsid w:val="00F73F6E"/>
    <w:rsid w:val="00F744DD"/>
    <w:rsid w:val="00F74649"/>
    <w:rsid w:val="00F7469B"/>
    <w:rsid w:val="00F74915"/>
    <w:rsid w:val="00F75216"/>
    <w:rsid w:val="00F7533A"/>
    <w:rsid w:val="00F75D22"/>
    <w:rsid w:val="00F75DE0"/>
    <w:rsid w:val="00F77E5A"/>
    <w:rsid w:val="00F800E7"/>
    <w:rsid w:val="00F809A9"/>
    <w:rsid w:val="00F80A44"/>
    <w:rsid w:val="00F81C18"/>
    <w:rsid w:val="00F82308"/>
    <w:rsid w:val="00F82B06"/>
    <w:rsid w:val="00F82BEF"/>
    <w:rsid w:val="00F8322D"/>
    <w:rsid w:val="00F83690"/>
    <w:rsid w:val="00F83785"/>
    <w:rsid w:val="00F83DB6"/>
    <w:rsid w:val="00F83F1E"/>
    <w:rsid w:val="00F8427B"/>
    <w:rsid w:val="00F84422"/>
    <w:rsid w:val="00F844E3"/>
    <w:rsid w:val="00F84599"/>
    <w:rsid w:val="00F845C3"/>
    <w:rsid w:val="00F848F1"/>
    <w:rsid w:val="00F848FB"/>
    <w:rsid w:val="00F84C4A"/>
    <w:rsid w:val="00F84F2A"/>
    <w:rsid w:val="00F85348"/>
    <w:rsid w:val="00F85AB1"/>
    <w:rsid w:val="00F85D06"/>
    <w:rsid w:val="00F85E2C"/>
    <w:rsid w:val="00F86471"/>
    <w:rsid w:val="00F86687"/>
    <w:rsid w:val="00F86860"/>
    <w:rsid w:val="00F86D20"/>
    <w:rsid w:val="00F87569"/>
    <w:rsid w:val="00F87D45"/>
    <w:rsid w:val="00F9070D"/>
    <w:rsid w:val="00F90BC0"/>
    <w:rsid w:val="00F90ED7"/>
    <w:rsid w:val="00F9118A"/>
    <w:rsid w:val="00F912D4"/>
    <w:rsid w:val="00F914CA"/>
    <w:rsid w:val="00F917E9"/>
    <w:rsid w:val="00F91D97"/>
    <w:rsid w:val="00F923E6"/>
    <w:rsid w:val="00F9273C"/>
    <w:rsid w:val="00F92BC0"/>
    <w:rsid w:val="00F935B2"/>
    <w:rsid w:val="00F93724"/>
    <w:rsid w:val="00F93CB7"/>
    <w:rsid w:val="00F93E23"/>
    <w:rsid w:val="00F950E2"/>
    <w:rsid w:val="00F956F9"/>
    <w:rsid w:val="00F95861"/>
    <w:rsid w:val="00F962A3"/>
    <w:rsid w:val="00F96468"/>
    <w:rsid w:val="00F9667D"/>
    <w:rsid w:val="00F96918"/>
    <w:rsid w:val="00F976F8"/>
    <w:rsid w:val="00F97E72"/>
    <w:rsid w:val="00FA0028"/>
    <w:rsid w:val="00FA00CD"/>
    <w:rsid w:val="00FA050F"/>
    <w:rsid w:val="00FA06AE"/>
    <w:rsid w:val="00FA07C0"/>
    <w:rsid w:val="00FA0C73"/>
    <w:rsid w:val="00FA0CEF"/>
    <w:rsid w:val="00FA10A5"/>
    <w:rsid w:val="00FA19D5"/>
    <w:rsid w:val="00FA1D05"/>
    <w:rsid w:val="00FA265F"/>
    <w:rsid w:val="00FA269F"/>
    <w:rsid w:val="00FA2A5E"/>
    <w:rsid w:val="00FA2B02"/>
    <w:rsid w:val="00FA2DF5"/>
    <w:rsid w:val="00FA3562"/>
    <w:rsid w:val="00FA3C6D"/>
    <w:rsid w:val="00FA3E5D"/>
    <w:rsid w:val="00FA429B"/>
    <w:rsid w:val="00FA463C"/>
    <w:rsid w:val="00FA4980"/>
    <w:rsid w:val="00FA49AC"/>
    <w:rsid w:val="00FA4EC9"/>
    <w:rsid w:val="00FA4FD1"/>
    <w:rsid w:val="00FA5243"/>
    <w:rsid w:val="00FA5312"/>
    <w:rsid w:val="00FA567C"/>
    <w:rsid w:val="00FA5ACE"/>
    <w:rsid w:val="00FA6087"/>
    <w:rsid w:val="00FA6653"/>
    <w:rsid w:val="00FA66BC"/>
    <w:rsid w:val="00FA6732"/>
    <w:rsid w:val="00FA6E3E"/>
    <w:rsid w:val="00FA709C"/>
    <w:rsid w:val="00FA725D"/>
    <w:rsid w:val="00FA7293"/>
    <w:rsid w:val="00FA72C2"/>
    <w:rsid w:val="00FB0A76"/>
    <w:rsid w:val="00FB137A"/>
    <w:rsid w:val="00FB151A"/>
    <w:rsid w:val="00FB19B1"/>
    <w:rsid w:val="00FB1F1E"/>
    <w:rsid w:val="00FB2489"/>
    <w:rsid w:val="00FB3ABA"/>
    <w:rsid w:val="00FB3B0D"/>
    <w:rsid w:val="00FB3BB5"/>
    <w:rsid w:val="00FB40E3"/>
    <w:rsid w:val="00FB40EB"/>
    <w:rsid w:val="00FB435F"/>
    <w:rsid w:val="00FB4810"/>
    <w:rsid w:val="00FB4AE2"/>
    <w:rsid w:val="00FB51B6"/>
    <w:rsid w:val="00FB58E9"/>
    <w:rsid w:val="00FB5FB3"/>
    <w:rsid w:val="00FB61DA"/>
    <w:rsid w:val="00FB66EB"/>
    <w:rsid w:val="00FB69C0"/>
    <w:rsid w:val="00FB69F2"/>
    <w:rsid w:val="00FB6EF2"/>
    <w:rsid w:val="00FB6F26"/>
    <w:rsid w:val="00FB7A35"/>
    <w:rsid w:val="00FB7F07"/>
    <w:rsid w:val="00FC02A9"/>
    <w:rsid w:val="00FC0564"/>
    <w:rsid w:val="00FC079B"/>
    <w:rsid w:val="00FC14C8"/>
    <w:rsid w:val="00FC15FD"/>
    <w:rsid w:val="00FC177C"/>
    <w:rsid w:val="00FC1C2D"/>
    <w:rsid w:val="00FC2277"/>
    <w:rsid w:val="00FC27CD"/>
    <w:rsid w:val="00FC286D"/>
    <w:rsid w:val="00FC2AD8"/>
    <w:rsid w:val="00FC2FEC"/>
    <w:rsid w:val="00FC31B3"/>
    <w:rsid w:val="00FC3396"/>
    <w:rsid w:val="00FC34B9"/>
    <w:rsid w:val="00FC3B47"/>
    <w:rsid w:val="00FC41F9"/>
    <w:rsid w:val="00FC4B96"/>
    <w:rsid w:val="00FC4CC4"/>
    <w:rsid w:val="00FC543E"/>
    <w:rsid w:val="00FC5487"/>
    <w:rsid w:val="00FC554F"/>
    <w:rsid w:val="00FC573C"/>
    <w:rsid w:val="00FC592B"/>
    <w:rsid w:val="00FC5C49"/>
    <w:rsid w:val="00FC5C97"/>
    <w:rsid w:val="00FC5CB4"/>
    <w:rsid w:val="00FC6435"/>
    <w:rsid w:val="00FC6567"/>
    <w:rsid w:val="00FC6A09"/>
    <w:rsid w:val="00FC6D12"/>
    <w:rsid w:val="00FC6D30"/>
    <w:rsid w:val="00FC6F0F"/>
    <w:rsid w:val="00FC75EF"/>
    <w:rsid w:val="00FC7DF7"/>
    <w:rsid w:val="00FD00A2"/>
    <w:rsid w:val="00FD0104"/>
    <w:rsid w:val="00FD0267"/>
    <w:rsid w:val="00FD0682"/>
    <w:rsid w:val="00FD068D"/>
    <w:rsid w:val="00FD1254"/>
    <w:rsid w:val="00FD1E10"/>
    <w:rsid w:val="00FD1EC8"/>
    <w:rsid w:val="00FD1ED1"/>
    <w:rsid w:val="00FD1EF0"/>
    <w:rsid w:val="00FD270B"/>
    <w:rsid w:val="00FD2D77"/>
    <w:rsid w:val="00FD2E1D"/>
    <w:rsid w:val="00FD2F1B"/>
    <w:rsid w:val="00FD2F33"/>
    <w:rsid w:val="00FD3047"/>
    <w:rsid w:val="00FD30E5"/>
    <w:rsid w:val="00FD44C3"/>
    <w:rsid w:val="00FD4972"/>
    <w:rsid w:val="00FD50C7"/>
    <w:rsid w:val="00FD5BFC"/>
    <w:rsid w:val="00FD5DC2"/>
    <w:rsid w:val="00FD6B31"/>
    <w:rsid w:val="00FD6C4E"/>
    <w:rsid w:val="00FD6EF0"/>
    <w:rsid w:val="00FD6F84"/>
    <w:rsid w:val="00FD6F92"/>
    <w:rsid w:val="00FD719D"/>
    <w:rsid w:val="00FE005D"/>
    <w:rsid w:val="00FE023B"/>
    <w:rsid w:val="00FE0D19"/>
    <w:rsid w:val="00FE0F2C"/>
    <w:rsid w:val="00FE0FD1"/>
    <w:rsid w:val="00FE148D"/>
    <w:rsid w:val="00FE19A1"/>
    <w:rsid w:val="00FE1AF0"/>
    <w:rsid w:val="00FE229D"/>
    <w:rsid w:val="00FE22B8"/>
    <w:rsid w:val="00FE30B4"/>
    <w:rsid w:val="00FE3158"/>
    <w:rsid w:val="00FE3461"/>
    <w:rsid w:val="00FE39C0"/>
    <w:rsid w:val="00FE3E4E"/>
    <w:rsid w:val="00FE4606"/>
    <w:rsid w:val="00FE4706"/>
    <w:rsid w:val="00FE48BE"/>
    <w:rsid w:val="00FE5735"/>
    <w:rsid w:val="00FE5F15"/>
    <w:rsid w:val="00FE6528"/>
    <w:rsid w:val="00FE6A2F"/>
    <w:rsid w:val="00FE6ACF"/>
    <w:rsid w:val="00FF0821"/>
    <w:rsid w:val="00FF1328"/>
    <w:rsid w:val="00FF1628"/>
    <w:rsid w:val="00FF17CF"/>
    <w:rsid w:val="00FF1A37"/>
    <w:rsid w:val="00FF1CB4"/>
    <w:rsid w:val="00FF1EF8"/>
    <w:rsid w:val="00FF2874"/>
    <w:rsid w:val="00FF352E"/>
    <w:rsid w:val="00FF38D1"/>
    <w:rsid w:val="00FF3AC5"/>
    <w:rsid w:val="00FF3C90"/>
    <w:rsid w:val="00FF4240"/>
    <w:rsid w:val="00FF4620"/>
    <w:rsid w:val="00FF49BE"/>
    <w:rsid w:val="00FF4C67"/>
    <w:rsid w:val="00FF4CDE"/>
    <w:rsid w:val="00FF55C4"/>
    <w:rsid w:val="00FF6257"/>
    <w:rsid w:val="00FF7324"/>
    <w:rsid w:val="00FF76FF"/>
    <w:rsid w:val="00FF7BBD"/>
    <w:rsid w:val="00FF7F2B"/>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uiPriority="99"/>
    <w:lsdException w:name="List Bullet 3" w:uiPriority="99"/>
    <w:lsdException w:name="List Number 2" w:uiPriority="99"/>
    <w:lsdException w:name="List Number 3" w:uiPriority="99"/>
    <w:lsdException w:name="Title" w:qFormat="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085A93"/>
    <w:rPr>
      <w:sz w:val="24"/>
      <w:szCs w:val="24"/>
      <w:lang w:bidi="he-IL"/>
    </w:rPr>
  </w:style>
  <w:style w:type="paragraph" w:styleId="Heading1">
    <w:name w:val="heading 1"/>
    <w:next w:val="BodyText"/>
    <w:link w:val="Heading1Char1"/>
    <w:qFormat/>
    <w:rsid w:val="00546129"/>
    <w:pPr>
      <w:keepNext/>
      <w:pageBreakBefore/>
      <w:numPr>
        <w:numId w:val="5"/>
      </w:numPr>
      <w:pBdr>
        <w:bottom w:val="single" w:sz="4" w:space="1" w:color="auto"/>
      </w:pBdr>
      <w:spacing w:before="800" w:after="240"/>
      <w:outlineLvl w:val="0"/>
    </w:pPr>
    <w:rPr>
      <w:rFonts w:ascii="Cambria" w:hAnsi="Cambria"/>
      <w:b/>
      <w:bCs/>
      <w:kern w:val="32"/>
      <w:sz w:val="32"/>
      <w:szCs w:val="32"/>
      <w:lang w:bidi="he-IL"/>
    </w:rPr>
  </w:style>
  <w:style w:type="paragraph" w:styleId="Heading2">
    <w:name w:val="heading 2"/>
    <w:next w:val="BodyText"/>
    <w:link w:val="Heading2Char"/>
    <w:qFormat/>
    <w:rsid w:val="00546129"/>
    <w:pPr>
      <w:keepNext/>
      <w:keepLines/>
      <w:numPr>
        <w:ilvl w:val="1"/>
        <w:numId w:val="5"/>
      </w:numPr>
      <w:spacing w:before="240" w:after="120"/>
      <w:outlineLvl w:val="1"/>
    </w:pPr>
    <w:rPr>
      <w:rFonts w:ascii="Arial" w:hAnsi="Arial"/>
      <w:b/>
      <w:bCs/>
      <w:color w:val="003366"/>
      <w:sz w:val="32"/>
      <w:szCs w:val="32"/>
      <w:lang w:bidi="he-IL"/>
    </w:rPr>
  </w:style>
  <w:style w:type="paragraph" w:styleId="Heading3">
    <w:name w:val="heading 3"/>
    <w:next w:val="BodyText"/>
    <w:link w:val="Heading3Char"/>
    <w:qFormat/>
    <w:rsid w:val="00546129"/>
    <w:pPr>
      <w:keepNext/>
      <w:keepLines/>
      <w:numPr>
        <w:ilvl w:val="2"/>
        <w:numId w:val="5"/>
      </w:numPr>
      <w:spacing w:before="160" w:after="80"/>
      <w:outlineLvl w:val="2"/>
    </w:pPr>
    <w:rPr>
      <w:rFonts w:ascii="Arial" w:hAnsi="Arial"/>
      <w:b/>
      <w:bCs/>
      <w:color w:val="336699"/>
      <w:sz w:val="28"/>
      <w:szCs w:val="28"/>
      <w:lang w:bidi="he-IL"/>
    </w:rPr>
  </w:style>
  <w:style w:type="paragraph" w:styleId="Heading4">
    <w:name w:val="heading 4"/>
    <w:next w:val="BodyText"/>
    <w:link w:val="Heading4Char"/>
    <w:qFormat/>
    <w:rsid w:val="00546129"/>
    <w:pPr>
      <w:keepNext/>
      <w:keepLines/>
      <w:numPr>
        <w:ilvl w:val="3"/>
        <w:numId w:val="5"/>
      </w:numPr>
      <w:spacing w:before="160" w:after="80"/>
      <w:outlineLvl w:val="3"/>
    </w:pPr>
    <w:rPr>
      <w:rFonts w:ascii="Arial" w:hAnsi="Arial"/>
      <w:b/>
      <w:bCs/>
      <w:color w:val="336699"/>
      <w:sz w:val="22"/>
      <w:szCs w:val="22"/>
      <w:lang w:val="en-GB" w:eastAsia="en-GB" w:bidi="he-IL"/>
    </w:rPr>
  </w:style>
  <w:style w:type="paragraph" w:styleId="Heading5">
    <w:name w:val="heading 5"/>
    <w:basedOn w:val="Normal"/>
    <w:next w:val="Normal"/>
    <w:link w:val="Heading5Char"/>
    <w:qFormat/>
    <w:rsid w:val="00546129"/>
    <w:pPr>
      <w:numPr>
        <w:ilvl w:val="4"/>
        <w:numId w:val="5"/>
      </w:numPr>
      <w:spacing w:before="240" w:after="60"/>
      <w:outlineLvl w:val="4"/>
    </w:pPr>
    <w:rPr>
      <w:b/>
      <w:bCs/>
      <w:i/>
      <w:iCs/>
      <w:sz w:val="26"/>
      <w:szCs w:val="26"/>
      <w:lang w:bidi="ar-SA"/>
    </w:rPr>
  </w:style>
  <w:style w:type="paragraph" w:styleId="Heading6">
    <w:name w:val="heading 6"/>
    <w:basedOn w:val="Normal"/>
    <w:next w:val="Normal"/>
    <w:link w:val="Heading6Char"/>
    <w:qFormat/>
    <w:rsid w:val="00546129"/>
    <w:pPr>
      <w:spacing w:before="240" w:after="60"/>
      <w:outlineLvl w:val="5"/>
    </w:pPr>
    <w:rPr>
      <w:b/>
      <w:bCs/>
      <w:sz w:val="22"/>
      <w:szCs w:val="22"/>
      <w:lang w:bidi="ar-SA"/>
    </w:rPr>
  </w:style>
  <w:style w:type="paragraph" w:styleId="Heading7">
    <w:name w:val="heading 7"/>
    <w:basedOn w:val="Normal"/>
    <w:next w:val="Normal"/>
    <w:link w:val="Heading7Char"/>
    <w:qFormat/>
    <w:rsid w:val="00546129"/>
    <w:pPr>
      <w:spacing w:before="240" w:after="60"/>
      <w:outlineLvl w:val="6"/>
    </w:pPr>
    <w:rPr>
      <w:lang w:bidi="ar-SA"/>
    </w:rPr>
  </w:style>
  <w:style w:type="paragraph" w:styleId="Heading8">
    <w:name w:val="heading 8"/>
    <w:basedOn w:val="Normal"/>
    <w:next w:val="Normal"/>
    <w:link w:val="Heading8Char"/>
    <w:qFormat/>
    <w:rsid w:val="00546129"/>
    <w:pPr>
      <w:spacing w:before="240" w:after="60"/>
      <w:outlineLvl w:val="7"/>
    </w:pPr>
    <w:rPr>
      <w:i/>
      <w:iCs/>
      <w:lang w:bidi="ar-SA"/>
    </w:rPr>
  </w:style>
  <w:style w:type="paragraph" w:styleId="Heading9">
    <w:name w:val="heading 9"/>
    <w:basedOn w:val="Normal"/>
    <w:next w:val="Normal"/>
    <w:link w:val="Heading9Char"/>
    <w:qFormat/>
    <w:rsid w:val="00546129"/>
    <w:pPr>
      <w:spacing w:before="240" w:after="60"/>
      <w:outlineLvl w:val="8"/>
    </w:pPr>
    <w:rPr>
      <w:rFonts w:ascii="Arial" w:hAnsi="Arial"/>
      <w:sz w:val="22"/>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Header 1 Char,II+ Char,I Char,Heading1 Char,H1-Heading 1 Char,Legal Line 1 Char,head 1 Char,H1 Char,l1 Char,Heading No. L1 Char,list 1 Char,11 Char,12 Char,13 Char,111 Char,14 Char,112 Char,15 Char,113 Char,121 Char,16 Char"/>
    <w:uiPriority w:val="9"/>
    <w:rsid w:val="002E354E"/>
    <w:rPr>
      <w:rFonts w:ascii="Cambria" w:eastAsia="Times New Roman" w:hAnsi="Cambria" w:cs="Times New Roman"/>
      <w:b/>
      <w:bCs/>
      <w:kern w:val="32"/>
      <w:sz w:val="32"/>
      <w:szCs w:val="32"/>
    </w:rPr>
  </w:style>
  <w:style w:type="character" w:customStyle="1" w:styleId="Heading2Char">
    <w:name w:val="Heading 2 Char"/>
    <w:link w:val="Heading2"/>
    <w:locked/>
    <w:rsid w:val="004B4052"/>
    <w:rPr>
      <w:rFonts w:ascii="Arial" w:hAnsi="Arial"/>
      <w:b/>
      <w:bCs/>
      <w:color w:val="003366"/>
      <w:sz w:val="32"/>
      <w:szCs w:val="32"/>
      <w:lang w:bidi="he-IL"/>
    </w:rPr>
  </w:style>
  <w:style w:type="character" w:customStyle="1" w:styleId="Heading3Char">
    <w:name w:val="Heading 3 Char"/>
    <w:link w:val="Heading3"/>
    <w:locked/>
    <w:rsid w:val="004B4052"/>
    <w:rPr>
      <w:rFonts w:ascii="Arial" w:hAnsi="Arial"/>
      <w:b/>
      <w:bCs/>
      <w:color w:val="336699"/>
      <w:sz w:val="28"/>
      <w:szCs w:val="28"/>
      <w:lang w:bidi="he-IL"/>
    </w:rPr>
  </w:style>
  <w:style w:type="character" w:customStyle="1" w:styleId="Heading4Char">
    <w:name w:val="Heading 4 Char"/>
    <w:link w:val="Heading4"/>
    <w:locked/>
    <w:rsid w:val="004538B9"/>
    <w:rPr>
      <w:rFonts w:ascii="Arial" w:hAnsi="Arial"/>
      <w:b/>
      <w:bCs/>
      <w:color w:val="336699"/>
      <w:sz w:val="22"/>
      <w:szCs w:val="22"/>
      <w:lang w:val="en-GB" w:eastAsia="en-GB" w:bidi="he-IL"/>
    </w:rPr>
  </w:style>
  <w:style w:type="character" w:customStyle="1" w:styleId="Heading5Char">
    <w:name w:val="Heading 5 Char"/>
    <w:link w:val="Heading5"/>
    <w:locked/>
    <w:rsid w:val="004B4052"/>
    <w:rPr>
      <w:b/>
      <w:bCs/>
      <w:i/>
      <w:iCs/>
      <w:sz w:val="26"/>
      <w:szCs w:val="26"/>
    </w:rPr>
  </w:style>
  <w:style w:type="character" w:customStyle="1" w:styleId="Heading6Char">
    <w:name w:val="Heading 6 Char"/>
    <w:link w:val="Heading6"/>
    <w:locked/>
    <w:rsid w:val="00712825"/>
    <w:rPr>
      <w:b/>
      <w:bCs/>
      <w:sz w:val="22"/>
      <w:szCs w:val="22"/>
    </w:rPr>
  </w:style>
  <w:style w:type="character" w:customStyle="1" w:styleId="Heading7Char">
    <w:name w:val="Heading 7 Char"/>
    <w:link w:val="Heading7"/>
    <w:locked/>
    <w:rsid w:val="00712825"/>
    <w:rPr>
      <w:sz w:val="24"/>
      <w:szCs w:val="24"/>
    </w:rPr>
  </w:style>
  <w:style w:type="character" w:customStyle="1" w:styleId="Heading8Char">
    <w:name w:val="Heading 8 Char"/>
    <w:link w:val="Heading8"/>
    <w:locked/>
    <w:rsid w:val="00712825"/>
    <w:rPr>
      <w:i/>
      <w:iCs/>
      <w:sz w:val="24"/>
      <w:szCs w:val="24"/>
    </w:rPr>
  </w:style>
  <w:style w:type="character" w:customStyle="1" w:styleId="Heading9Char">
    <w:name w:val="Heading 9 Char"/>
    <w:link w:val="Heading9"/>
    <w:locked/>
    <w:rsid w:val="00712825"/>
    <w:rPr>
      <w:rFonts w:ascii="Arial" w:hAnsi="Arial" w:cs="Arial"/>
      <w:sz w:val="22"/>
      <w:szCs w:val="22"/>
    </w:rPr>
  </w:style>
  <w:style w:type="character" w:customStyle="1" w:styleId="Heading1Char1">
    <w:name w:val="Heading 1 Char1"/>
    <w:link w:val="Heading1"/>
    <w:locked/>
    <w:rsid w:val="00840000"/>
    <w:rPr>
      <w:rFonts w:ascii="Cambria" w:hAnsi="Cambria"/>
      <w:b/>
      <w:bCs/>
      <w:kern w:val="32"/>
      <w:sz w:val="32"/>
      <w:szCs w:val="32"/>
      <w:lang w:bidi="he-IL"/>
    </w:rPr>
  </w:style>
  <w:style w:type="paragraph" w:styleId="BodyText">
    <w:name w:val="Body Text"/>
    <w:aliases w:val="ändrad,body text,bt,body text1,bt1,body text2,bt2,body text11,bt11,body text3,bt3,paragraph 2,paragraph 21,EHPT,Body Text2,AvtalBrödtext,Bodytext,body indent,AvtalBrodtext,andrad,One Page Summary,b,body text4,body text5,body text6,t,sp, ändrad"/>
    <w:link w:val="BodyTextChar1"/>
    <w:rsid w:val="00546129"/>
    <w:pPr>
      <w:spacing w:before="80" w:after="80"/>
      <w:ind w:left="1440"/>
    </w:pPr>
    <w:rPr>
      <w:sz w:val="24"/>
      <w:szCs w:val="24"/>
      <w:lang w:bidi="he-IL"/>
    </w:rPr>
  </w:style>
  <w:style w:type="character" w:customStyle="1" w:styleId="BodyTextChar">
    <w:name w:val="Body Text Char"/>
    <w:aliases w:val="bt Char1,bt Char Char Char,bt Char Char1,ändrad Char,body text Char,body text1 Char,bt1 Char,body text2 Char,bt2 Char,body text11 Char,bt11 Char,body text3 Char,bt3 Char,paragraph 2 Char,paragraph 21 Char,?ndrad Char,EHPT Char,andrad Char"/>
    <w:rsid w:val="002E354E"/>
    <w:rPr>
      <w:sz w:val="24"/>
      <w:szCs w:val="24"/>
    </w:rPr>
  </w:style>
  <w:style w:type="character" w:customStyle="1" w:styleId="BodyTextChar3">
    <w:name w:val="Body Text Char3"/>
    <w:aliases w:val="bt Char13,bt Char Char Char4,bt Char Char13,ändrad Char4,body text Char4,body text1 Char4,bt1 Char4,body text2 Char4,bt2 Char4,body text11 Char4,bt11 Char4,body text3 Char4,bt3 Char4,paragraph 2 Char4,paragraph 21 Char4,?ndrad Char4"/>
    <w:uiPriority w:val="99"/>
    <w:semiHidden/>
    <w:locked/>
    <w:rsid w:val="00190B28"/>
    <w:rPr>
      <w:rFonts w:cs="Times New Roman"/>
      <w:sz w:val="24"/>
      <w:szCs w:val="24"/>
      <w:lang w:val="en-US" w:eastAsia="en-US" w:bidi="he-IL"/>
    </w:rPr>
  </w:style>
  <w:style w:type="character" w:customStyle="1" w:styleId="BodyTextChar2">
    <w:name w:val="Body Text Char2"/>
    <w:aliases w:val="bt Char12,bt Char Char Char3,bt Char Char12,ändrad Char3,body text Char3,body text1 Char3,bt1 Char3,body text2 Char3,bt2 Char3,body text11 Char3,bt11 Char3,body text3 Char3,bt3 Char3,paragraph 2 Char3,paragraph 21 Char3,?ndrad Char3"/>
    <w:locked/>
    <w:rsid w:val="00712825"/>
    <w:rPr>
      <w:rFonts w:cs="Times New Roman"/>
      <w:sz w:val="24"/>
      <w:szCs w:val="24"/>
      <w:lang w:val="en-US" w:eastAsia="en-US" w:bidi="he-IL"/>
    </w:rPr>
  </w:style>
  <w:style w:type="paragraph" w:styleId="TOC4">
    <w:name w:val="toc 4"/>
    <w:basedOn w:val="Normal"/>
    <w:next w:val="Normal"/>
    <w:uiPriority w:val="39"/>
    <w:rsid w:val="00546129"/>
    <w:pPr>
      <w:ind w:left="720"/>
    </w:pPr>
  </w:style>
  <w:style w:type="paragraph" w:customStyle="1" w:styleId="DocumentType">
    <w:name w:val="Document Type"/>
    <w:rsid w:val="00546129"/>
    <w:pPr>
      <w:spacing w:after="400"/>
    </w:pPr>
    <w:rPr>
      <w:rFonts w:ascii="Arial" w:hAnsi="Arial" w:cs="Arial"/>
      <w:sz w:val="48"/>
      <w:szCs w:val="48"/>
      <w:lang w:bidi="he-IL"/>
    </w:rPr>
  </w:style>
  <w:style w:type="paragraph" w:customStyle="1" w:styleId="DocumentInformation">
    <w:name w:val="Document Information"/>
    <w:rsid w:val="00546129"/>
    <w:pPr>
      <w:spacing w:before="120" w:after="120"/>
    </w:pPr>
    <w:rPr>
      <w:sz w:val="24"/>
      <w:szCs w:val="24"/>
      <w:lang w:bidi="he-IL"/>
    </w:rPr>
  </w:style>
  <w:style w:type="paragraph" w:customStyle="1" w:styleId="Profile">
    <w:name w:val="Profile"/>
    <w:rsid w:val="00546129"/>
    <w:pPr>
      <w:spacing w:before="80"/>
    </w:pPr>
    <w:rPr>
      <w:lang w:bidi="he-IL"/>
    </w:rPr>
  </w:style>
  <w:style w:type="paragraph" w:customStyle="1" w:styleId="ProfileField">
    <w:name w:val="Profile Field"/>
    <w:rsid w:val="00546129"/>
    <w:pPr>
      <w:spacing w:before="80"/>
    </w:pPr>
    <w:rPr>
      <w:b/>
      <w:bCs/>
      <w:lang w:bidi="he-IL"/>
    </w:rPr>
  </w:style>
  <w:style w:type="paragraph" w:customStyle="1" w:styleId="Contents">
    <w:name w:val="Contents"/>
    <w:rsid w:val="00546129"/>
    <w:pPr>
      <w:spacing w:before="800" w:after="480"/>
      <w:jc w:val="center"/>
      <w:outlineLvl w:val="0"/>
    </w:pPr>
    <w:rPr>
      <w:rFonts w:ascii="Arial" w:hAnsi="Arial" w:cs="Arial"/>
      <w:b/>
      <w:color w:val="003366"/>
      <w:sz w:val="40"/>
      <w:lang w:bidi="he-IL"/>
    </w:rPr>
  </w:style>
  <w:style w:type="paragraph" w:styleId="TOC1">
    <w:name w:val="toc 1"/>
    <w:next w:val="BodyText"/>
    <w:uiPriority w:val="39"/>
    <w:rsid w:val="00546129"/>
    <w:pPr>
      <w:keepNext/>
      <w:tabs>
        <w:tab w:val="left" w:pos="576"/>
        <w:tab w:val="right" w:leader="dot" w:pos="8395"/>
      </w:tabs>
      <w:spacing w:before="180" w:after="40"/>
      <w:ind w:left="576" w:right="288" w:hanging="576"/>
    </w:pPr>
    <w:rPr>
      <w:rFonts w:ascii="Arial" w:hAnsi="Arial" w:cs="Arial"/>
      <w:b/>
      <w:color w:val="FF6600"/>
      <w:sz w:val="24"/>
      <w:szCs w:val="24"/>
      <w:lang w:bidi="he-IL"/>
    </w:rPr>
  </w:style>
  <w:style w:type="paragraph" w:styleId="TOC2">
    <w:name w:val="toc 2"/>
    <w:next w:val="BodyText"/>
    <w:uiPriority w:val="39"/>
    <w:rsid w:val="00546129"/>
    <w:pPr>
      <w:tabs>
        <w:tab w:val="left" w:pos="576"/>
        <w:tab w:val="right" w:leader="dot" w:pos="8395"/>
      </w:tabs>
      <w:spacing w:before="40" w:after="40"/>
      <w:ind w:left="576" w:right="288"/>
    </w:pPr>
    <w:rPr>
      <w:rFonts w:ascii="Arial" w:hAnsi="Arial" w:cs="Arial"/>
      <w:sz w:val="22"/>
      <w:szCs w:val="22"/>
      <w:lang w:bidi="he-IL"/>
    </w:rPr>
  </w:style>
  <w:style w:type="paragraph" w:styleId="TOC3">
    <w:name w:val="toc 3"/>
    <w:next w:val="BodyText"/>
    <w:uiPriority w:val="39"/>
    <w:rsid w:val="00546129"/>
    <w:pPr>
      <w:tabs>
        <w:tab w:val="left" w:pos="1440"/>
        <w:tab w:val="right" w:leader="dot" w:pos="8395"/>
      </w:tabs>
      <w:spacing w:before="40" w:after="40"/>
      <w:ind w:left="965" w:right="288"/>
    </w:pPr>
    <w:rPr>
      <w:rFonts w:ascii="Arial" w:hAnsi="Arial" w:cs="Arial"/>
      <w:lang w:bidi="he-IL"/>
    </w:rPr>
  </w:style>
  <w:style w:type="paragraph" w:styleId="TOC5">
    <w:name w:val="toc 5"/>
    <w:basedOn w:val="Normal"/>
    <w:next w:val="Normal"/>
    <w:autoRedefine/>
    <w:uiPriority w:val="39"/>
    <w:rsid w:val="00546129"/>
    <w:pPr>
      <w:ind w:left="960"/>
    </w:pPr>
  </w:style>
  <w:style w:type="paragraph" w:styleId="TOC6">
    <w:name w:val="toc 6"/>
    <w:basedOn w:val="Normal"/>
    <w:next w:val="Normal"/>
    <w:autoRedefine/>
    <w:uiPriority w:val="39"/>
    <w:rsid w:val="00546129"/>
    <w:pPr>
      <w:ind w:left="1200"/>
    </w:pPr>
  </w:style>
  <w:style w:type="paragraph" w:styleId="TOC7">
    <w:name w:val="toc 7"/>
    <w:basedOn w:val="Normal"/>
    <w:next w:val="Normal"/>
    <w:autoRedefine/>
    <w:uiPriority w:val="39"/>
    <w:rsid w:val="00546129"/>
    <w:pPr>
      <w:ind w:left="1440"/>
    </w:pPr>
  </w:style>
  <w:style w:type="paragraph" w:styleId="TOC8">
    <w:name w:val="toc 8"/>
    <w:basedOn w:val="Normal"/>
    <w:next w:val="Normal"/>
    <w:autoRedefine/>
    <w:uiPriority w:val="39"/>
    <w:rsid w:val="00546129"/>
    <w:pPr>
      <w:ind w:left="1680"/>
    </w:pPr>
  </w:style>
  <w:style w:type="paragraph" w:styleId="TOC9">
    <w:name w:val="toc 9"/>
    <w:basedOn w:val="TOC1"/>
    <w:next w:val="BodyText"/>
    <w:uiPriority w:val="39"/>
    <w:rsid w:val="00546129"/>
    <w:pPr>
      <w:spacing w:before="300"/>
      <w:jc w:val="both"/>
    </w:pPr>
    <w:rPr>
      <w:color w:val="993300"/>
      <w:sz w:val="28"/>
      <w:szCs w:val="28"/>
    </w:rPr>
  </w:style>
  <w:style w:type="character" w:styleId="PageNumber">
    <w:name w:val="page number"/>
    <w:rsid w:val="00546129"/>
    <w:rPr>
      <w:rFonts w:ascii="Arial" w:hAnsi="Arial" w:cs="Arial"/>
      <w:noProof w:val="0"/>
      <w:color w:val="000000"/>
      <w:sz w:val="18"/>
      <w:szCs w:val="18"/>
      <w:bdr w:val="none" w:sz="0" w:space="0" w:color="auto"/>
      <w:shd w:val="clear" w:color="auto" w:fill="auto"/>
      <w:lang w:val="en-GB"/>
    </w:rPr>
  </w:style>
  <w:style w:type="paragraph" w:styleId="Header">
    <w:name w:val="header"/>
    <w:link w:val="HeaderChar"/>
    <w:rsid w:val="00546129"/>
    <w:pPr>
      <w:tabs>
        <w:tab w:val="center" w:pos="4320"/>
        <w:tab w:val="right" w:pos="8640"/>
      </w:tabs>
    </w:pPr>
    <w:rPr>
      <w:lang w:bidi="he-IL"/>
    </w:rPr>
  </w:style>
  <w:style w:type="character" w:customStyle="1" w:styleId="HeaderChar">
    <w:name w:val="Header Char"/>
    <w:link w:val="Header"/>
    <w:locked/>
    <w:rsid w:val="00712825"/>
    <w:rPr>
      <w:lang w:val="en-US" w:eastAsia="en-US" w:bidi="he-IL"/>
    </w:rPr>
  </w:style>
  <w:style w:type="paragraph" w:styleId="Footer">
    <w:name w:val="footer"/>
    <w:link w:val="FooterChar"/>
    <w:rsid w:val="00546129"/>
    <w:pPr>
      <w:tabs>
        <w:tab w:val="center" w:pos="4320"/>
        <w:tab w:val="right" w:pos="8640"/>
      </w:tabs>
    </w:pPr>
    <w:rPr>
      <w:lang w:bidi="he-IL"/>
    </w:rPr>
  </w:style>
  <w:style w:type="character" w:customStyle="1" w:styleId="FooterChar">
    <w:name w:val="Footer Char"/>
    <w:link w:val="Footer"/>
    <w:locked/>
    <w:rsid w:val="00712825"/>
    <w:rPr>
      <w:lang w:val="en-US" w:eastAsia="en-US" w:bidi="he-IL"/>
    </w:rPr>
  </w:style>
  <w:style w:type="paragraph" w:customStyle="1" w:styleId="FirstFooter">
    <w:name w:val="First Footer"/>
    <w:basedOn w:val="Footer"/>
    <w:rsid w:val="00546129"/>
    <w:pPr>
      <w:keepLines/>
      <w:tabs>
        <w:tab w:val="clear" w:pos="8640"/>
      </w:tabs>
      <w:spacing w:before="80" w:after="80"/>
      <w:jc w:val="right"/>
    </w:pPr>
    <w:rPr>
      <w:rFonts w:ascii="Arial" w:hAnsi="Arial"/>
      <w:sz w:val="18"/>
    </w:rPr>
  </w:style>
  <w:style w:type="character" w:styleId="Hyperlink">
    <w:name w:val="Hyperlink"/>
    <w:rsid w:val="00546129"/>
    <w:rPr>
      <w:color w:val="0000FF"/>
      <w:u w:val="single"/>
    </w:rPr>
  </w:style>
  <w:style w:type="paragraph" w:customStyle="1" w:styleId="AppendixHeading1">
    <w:name w:val="Appendix Heading1"/>
    <w:next w:val="BodyText"/>
    <w:rsid w:val="00546129"/>
    <w:pPr>
      <w:numPr>
        <w:numId w:val="2"/>
      </w:numPr>
      <w:pBdr>
        <w:bottom w:val="single" w:sz="4" w:space="1" w:color="auto"/>
      </w:pBdr>
      <w:tabs>
        <w:tab w:val="clear" w:pos="2880"/>
        <w:tab w:val="left" w:pos="3024"/>
      </w:tabs>
      <w:spacing w:before="800" w:after="240"/>
      <w:ind w:left="3024" w:hanging="3024"/>
      <w:outlineLvl w:val="0"/>
    </w:pPr>
    <w:rPr>
      <w:rFonts w:ascii="Arial" w:hAnsi="Arial" w:cs="Arial"/>
      <w:b/>
      <w:bCs/>
      <w:color w:val="FF6600"/>
      <w:sz w:val="48"/>
      <w:szCs w:val="48"/>
      <w:lang w:bidi="he-IL"/>
    </w:rPr>
  </w:style>
  <w:style w:type="paragraph" w:customStyle="1" w:styleId="IndexTitle">
    <w:name w:val="Index Title"/>
    <w:next w:val="Index1"/>
    <w:rsid w:val="00546129"/>
    <w:pPr>
      <w:pBdr>
        <w:bottom w:val="single" w:sz="4" w:space="1" w:color="auto"/>
      </w:pBdr>
      <w:spacing w:before="800" w:after="240"/>
      <w:outlineLvl w:val="0"/>
    </w:pPr>
    <w:rPr>
      <w:rFonts w:ascii="Arial" w:hAnsi="Arial" w:cs="Arial"/>
      <w:b/>
      <w:bCs/>
      <w:smallCaps/>
      <w:color w:val="FF6600"/>
      <w:sz w:val="48"/>
      <w:szCs w:val="48"/>
      <w:lang w:bidi="he-IL"/>
    </w:rPr>
  </w:style>
  <w:style w:type="paragraph" w:styleId="Index1">
    <w:name w:val="index 1"/>
    <w:next w:val="BodyText"/>
    <w:semiHidden/>
    <w:rsid w:val="00546129"/>
    <w:pPr>
      <w:ind w:left="240" w:hanging="240"/>
    </w:pPr>
    <w:rPr>
      <w:lang w:bidi="he-IL"/>
    </w:rPr>
  </w:style>
  <w:style w:type="paragraph" w:customStyle="1" w:styleId="ReleaseNotesTitle">
    <w:name w:val="ReleaseNotes Title"/>
    <w:rsid w:val="00546129"/>
    <w:pPr>
      <w:spacing w:before="240" w:after="240"/>
      <w:jc w:val="center"/>
    </w:pPr>
    <w:rPr>
      <w:rFonts w:ascii="Arial" w:hAnsi="Arial" w:cs="Arial"/>
      <w:b/>
      <w:bCs/>
      <w:sz w:val="28"/>
      <w:szCs w:val="28"/>
      <w:lang w:bidi="he-IL"/>
    </w:rPr>
  </w:style>
  <w:style w:type="character" w:customStyle="1" w:styleId="Command">
    <w:name w:val="Command"/>
    <w:rsid w:val="00546129"/>
    <w:rPr>
      <w:rFonts w:ascii="Arial" w:hAnsi="Arial" w:cs="Arial"/>
      <w:b/>
      <w:bCs/>
      <w:sz w:val="20"/>
      <w:szCs w:val="20"/>
    </w:rPr>
  </w:style>
  <w:style w:type="paragraph" w:customStyle="1" w:styleId="Code">
    <w:name w:val="Code"/>
    <w:rsid w:val="00546129"/>
    <w:pPr>
      <w:spacing w:before="80" w:after="80"/>
      <w:ind w:left="1440"/>
    </w:pPr>
    <w:rPr>
      <w:rFonts w:ascii="Courier New" w:hAnsi="Courier New" w:cs="Courier New"/>
      <w:noProof/>
      <w:lang w:bidi="he-IL"/>
    </w:rPr>
  </w:style>
  <w:style w:type="paragraph" w:customStyle="1" w:styleId="Bullet1square">
    <w:name w:val="Bullet 1 (square)"/>
    <w:link w:val="Bullet1squareChar"/>
    <w:rsid w:val="00546129"/>
    <w:pPr>
      <w:numPr>
        <w:numId w:val="12"/>
      </w:numPr>
      <w:spacing w:after="80"/>
    </w:pPr>
    <w:rPr>
      <w:sz w:val="22"/>
      <w:szCs w:val="22"/>
      <w:lang w:val="en-GB" w:eastAsia="en-GB"/>
    </w:rPr>
  </w:style>
  <w:style w:type="paragraph" w:customStyle="1" w:styleId="Bullet2round">
    <w:name w:val="Bullet 2 (round)"/>
    <w:link w:val="Bullet2roundChar"/>
    <w:rsid w:val="00546129"/>
    <w:pPr>
      <w:numPr>
        <w:numId w:val="3"/>
      </w:numPr>
      <w:spacing w:after="80"/>
    </w:pPr>
    <w:rPr>
      <w:sz w:val="22"/>
      <w:szCs w:val="22"/>
      <w:lang w:bidi="he-IL"/>
    </w:rPr>
  </w:style>
  <w:style w:type="paragraph" w:customStyle="1" w:styleId="List1number">
    <w:name w:val="List 1 (number)"/>
    <w:link w:val="List1numberChar"/>
    <w:rsid w:val="00546129"/>
    <w:pPr>
      <w:spacing w:before="80" w:after="80"/>
    </w:pPr>
    <w:rPr>
      <w:sz w:val="22"/>
      <w:szCs w:val="22"/>
      <w:lang w:bidi="he-IL"/>
    </w:rPr>
  </w:style>
  <w:style w:type="paragraph" w:customStyle="1" w:styleId="List2alpha">
    <w:name w:val="List 2 (alpha)"/>
    <w:rsid w:val="00546129"/>
    <w:pPr>
      <w:numPr>
        <w:ilvl w:val="1"/>
        <w:numId w:val="22"/>
      </w:numPr>
      <w:spacing w:after="80"/>
    </w:pPr>
    <w:rPr>
      <w:sz w:val="22"/>
      <w:szCs w:val="22"/>
      <w:lang w:bidi="he-IL"/>
    </w:rPr>
  </w:style>
  <w:style w:type="paragraph" w:customStyle="1" w:styleId="Note">
    <w:name w:val="Note"/>
    <w:next w:val="BodyText"/>
    <w:rsid w:val="00546129"/>
    <w:pPr>
      <w:spacing w:before="80" w:after="80"/>
      <w:ind w:left="2520" w:hanging="720"/>
    </w:pPr>
    <w:rPr>
      <w:rFonts w:ascii="Arial" w:hAnsi="Arial" w:cs="Arial"/>
      <w:i/>
      <w:iCs/>
      <w:sz w:val="18"/>
      <w:szCs w:val="18"/>
      <w:lang w:bidi="he-IL"/>
    </w:rPr>
  </w:style>
  <w:style w:type="paragraph" w:customStyle="1" w:styleId="ConfidentialInformation">
    <w:name w:val="Confidential Information"/>
    <w:uiPriority w:val="99"/>
    <w:rsid w:val="00546129"/>
    <w:pPr>
      <w:spacing w:before="80" w:after="80"/>
    </w:pPr>
    <w:rPr>
      <w:sz w:val="18"/>
      <w:szCs w:val="18"/>
      <w:lang w:bidi="he-IL"/>
    </w:rPr>
  </w:style>
  <w:style w:type="paragraph" w:customStyle="1" w:styleId="TableHeader">
    <w:name w:val="Table Header"/>
    <w:link w:val="TableHeaderChar"/>
    <w:rsid w:val="00546129"/>
    <w:pPr>
      <w:keepNext/>
      <w:keepLines/>
      <w:spacing w:before="40" w:after="40"/>
    </w:pPr>
    <w:rPr>
      <w:rFonts w:ascii="Arial" w:hAnsi="Arial" w:cs="Arial"/>
      <w:b/>
      <w:bCs/>
      <w:color w:val="003366"/>
      <w:sz w:val="18"/>
      <w:szCs w:val="18"/>
      <w:lang w:bidi="he-IL"/>
    </w:rPr>
  </w:style>
  <w:style w:type="paragraph" w:customStyle="1" w:styleId="TableBody">
    <w:name w:val="Table Body"/>
    <w:link w:val="TableBodyChar"/>
    <w:rsid w:val="00546129"/>
    <w:pPr>
      <w:keepNext/>
      <w:keepLines/>
      <w:spacing w:before="40" w:after="40"/>
    </w:pPr>
    <w:rPr>
      <w:lang w:bidi="he-IL"/>
    </w:rPr>
  </w:style>
  <w:style w:type="paragraph" w:styleId="Caption">
    <w:name w:val="caption"/>
    <w:next w:val="BodyText"/>
    <w:qFormat/>
    <w:rsid w:val="00546129"/>
    <w:pPr>
      <w:spacing w:before="80" w:after="80"/>
      <w:ind w:left="1440"/>
    </w:pPr>
    <w:rPr>
      <w:rFonts w:ascii="Arial" w:hAnsi="Arial" w:cs="Arial"/>
      <w:b/>
      <w:bCs/>
      <w:color w:val="336699"/>
      <w:lang w:bidi="he-IL"/>
    </w:rPr>
  </w:style>
  <w:style w:type="paragraph" w:customStyle="1" w:styleId="FooterFirst">
    <w:name w:val="Footer First"/>
    <w:rsid w:val="00546129"/>
    <w:pPr>
      <w:keepLines/>
      <w:jc w:val="right"/>
    </w:pPr>
    <w:rPr>
      <w:rFonts w:ascii="Arial" w:hAnsi="Arial"/>
      <w:sz w:val="18"/>
      <w:szCs w:val="18"/>
      <w:lang w:bidi="he-IL"/>
    </w:rPr>
  </w:style>
  <w:style w:type="paragraph" w:styleId="Index2">
    <w:name w:val="index 2"/>
    <w:basedOn w:val="Normal"/>
    <w:next w:val="Normal"/>
    <w:autoRedefine/>
    <w:semiHidden/>
    <w:rsid w:val="00546129"/>
    <w:pPr>
      <w:ind w:left="480" w:hanging="240"/>
    </w:pPr>
    <w:rPr>
      <w:sz w:val="20"/>
      <w:szCs w:val="20"/>
    </w:rPr>
  </w:style>
  <w:style w:type="paragraph" w:customStyle="1" w:styleId="List-intro">
    <w:name w:val="List-intro"/>
    <w:next w:val="BodyText"/>
    <w:rsid w:val="00546129"/>
    <w:pPr>
      <w:keepNext/>
      <w:spacing w:before="80" w:after="80"/>
      <w:ind w:left="1440"/>
    </w:pPr>
    <w:rPr>
      <w:sz w:val="22"/>
      <w:szCs w:val="22"/>
      <w:lang w:bidi="he-IL"/>
    </w:rPr>
  </w:style>
  <w:style w:type="paragraph" w:customStyle="1" w:styleId="HeaderPortrait">
    <w:name w:val="Header Portrait"/>
    <w:rsid w:val="00546129"/>
    <w:pPr>
      <w:pBdr>
        <w:bottom w:val="single" w:sz="8" w:space="1" w:color="auto"/>
      </w:pBdr>
      <w:jc w:val="right"/>
    </w:pPr>
    <w:rPr>
      <w:rFonts w:ascii="Verdana" w:hAnsi="Verdana" w:cs="Arial"/>
      <w:b/>
      <w:color w:val="003366"/>
      <w:sz w:val="18"/>
      <w:szCs w:val="18"/>
      <w:lang w:bidi="he-IL"/>
    </w:rPr>
  </w:style>
  <w:style w:type="paragraph" w:customStyle="1" w:styleId="FooterPortrait">
    <w:name w:val="Footer Portrait"/>
    <w:rsid w:val="00546129"/>
    <w:pPr>
      <w:keepLines/>
      <w:jc w:val="right"/>
    </w:pPr>
    <w:rPr>
      <w:rFonts w:ascii="Arial" w:hAnsi="Arial"/>
      <w:sz w:val="18"/>
      <w:szCs w:val="18"/>
      <w:lang w:bidi="he-IL"/>
    </w:rPr>
  </w:style>
  <w:style w:type="character" w:customStyle="1" w:styleId="amdocs">
    <w:name w:val="amdocs"/>
    <w:rsid w:val="00546129"/>
    <w:rPr>
      <w:rFonts w:ascii="Arial" w:hAnsi="Arial" w:cs="Arial"/>
      <w:color w:val="auto"/>
      <w:sz w:val="32"/>
      <w:szCs w:val="32"/>
      <w:u w:val="none"/>
    </w:rPr>
  </w:style>
  <w:style w:type="paragraph" w:customStyle="1" w:styleId="ReleaseNotesHeader">
    <w:name w:val="ReleaseNotes Header"/>
    <w:basedOn w:val="TableHeader"/>
    <w:rsid w:val="00546129"/>
  </w:style>
  <w:style w:type="paragraph" w:customStyle="1" w:styleId="Figure">
    <w:name w:val="Figure"/>
    <w:rsid w:val="00546129"/>
    <w:pPr>
      <w:keepNext/>
      <w:keepLines/>
      <w:spacing w:before="80" w:after="80"/>
      <w:ind w:left="1440"/>
    </w:pPr>
    <w:rPr>
      <w:sz w:val="22"/>
      <w:szCs w:val="22"/>
      <w:lang w:bidi="he-IL"/>
    </w:rPr>
  </w:style>
  <w:style w:type="paragraph" w:customStyle="1" w:styleId="HeaderLandscape">
    <w:name w:val="Header Landscape"/>
    <w:rsid w:val="00546129"/>
    <w:pPr>
      <w:pBdr>
        <w:bottom w:val="single" w:sz="8" w:space="1" w:color="auto"/>
      </w:pBdr>
    </w:pPr>
    <w:rPr>
      <w:rFonts w:ascii="Verdana" w:hAnsi="Verdana" w:cs="Arial"/>
      <w:b/>
      <w:bCs/>
      <w:color w:val="003366"/>
      <w:sz w:val="18"/>
      <w:szCs w:val="18"/>
      <w:lang w:bidi="he-IL"/>
    </w:rPr>
  </w:style>
  <w:style w:type="paragraph" w:customStyle="1" w:styleId="FooterLandscape">
    <w:name w:val="Footer Landscape"/>
    <w:rsid w:val="00546129"/>
    <w:pPr>
      <w:keepLines/>
    </w:pPr>
    <w:rPr>
      <w:rFonts w:ascii="Arial" w:hAnsi="Arial" w:cs="Arial"/>
      <w:sz w:val="18"/>
      <w:szCs w:val="18"/>
      <w:lang w:bidi="he-IL"/>
    </w:rPr>
  </w:style>
  <w:style w:type="character" w:customStyle="1" w:styleId="app">
    <w:name w:val="app"/>
    <w:rsid w:val="00546129"/>
    <w:rPr>
      <w:rFonts w:ascii="Arial Black" w:hAnsi="Arial Black"/>
      <w:color w:val="FF0000"/>
      <w:sz w:val="32"/>
      <w:szCs w:val="32"/>
    </w:rPr>
  </w:style>
  <w:style w:type="character" w:customStyle="1" w:styleId="name1">
    <w:name w:val="name1"/>
    <w:rsid w:val="00546129"/>
    <w:rPr>
      <w:rFonts w:ascii="Arial Black" w:hAnsi="Arial Black" w:cs="Arial"/>
      <w:color w:val="000000"/>
      <w:sz w:val="32"/>
      <w:szCs w:val="32"/>
    </w:rPr>
  </w:style>
  <w:style w:type="paragraph" w:customStyle="1" w:styleId="ApplicationName">
    <w:name w:val="Application Name"/>
    <w:rsid w:val="00546129"/>
    <w:pPr>
      <w:spacing w:before="3200"/>
    </w:pPr>
    <w:rPr>
      <w:rFonts w:ascii="Arial" w:hAnsi="Arial" w:cs="Arial"/>
      <w:b/>
      <w:bCs/>
      <w:sz w:val="56"/>
      <w:szCs w:val="56"/>
      <w:lang w:bidi="he-IL"/>
    </w:rPr>
  </w:style>
  <w:style w:type="paragraph" w:customStyle="1" w:styleId="AppendixHeading2">
    <w:name w:val="Appendix Heading2"/>
    <w:next w:val="BodyText"/>
    <w:rsid w:val="00546129"/>
    <w:pPr>
      <w:keepLines/>
      <w:numPr>
        <w:ilvl w:val="1"/>
        <w:numId w:val="2"/>
      </w:numPr>
      <w:tabs>
        <w:tab w:val="left" w:pos="1440"/>
      </w:tabs>
      <w:spacing w:before="240" w:after="120"/>
      <w:outlineLvl w:val="1"/>
    </w:pPr>
    <w:rPr>
      <w:rFonts w:ascii="Arial" w:hAnsi="Arial" w:cs="Arial"/>
      <w:b/>
      <w:bCs/>
      <w:color w:val="003366"/>
      <w:sz w:val="32"/>
      <w:szCs w:val="32"/>
      <w:lang w:bidi="he-IL"/>
    </w:rPr>
  </w:style>
  <w:style w:type="paragraph" w:customStyle="1" w:styleId="AppendixHeading3">
    <w:name w:val="Appendix Heading3"/>
    <w:next w:val="BodyText"/>
    <w:rsid w:val="00546129"/>
    <w:pPr>
      <w:numPr>
        <w:ilvl w:val="2"/>
        <w:numId w:val="2"/>
      </w:numPr>
      <w:tabs>
        <w:tab w:val="left" w:pos="2160"/>
      </w:tabs>
      <w:spacing w:before="160" w:after="80"/>
      <w:outlineLvl w:val="2"/>
    </w:pPr>
    <w:rPr>
      <w:rFonts w:ascii="Arial" w:hAnsi="Arial" w:cs="Arial"/>
      <w:b/>
      <w:bCs/>
      <w:color w:val="336699"/>
      <w:sz w:val="28"/>
      <w:szCs w:val="28"/>
      <w:lang w:bidi="he-IL"/>
    </w:rPr>
  </w:style>
  <w:style w:type="paragraph" w:customStyle="1" w:styleId="AppendixHeading4">
    <w:name w:val="Appendix Heading4"/>
    <w:next w:val="BodyText"/>
    <w:rsid w:val="00546129"/>
    <w:pPr>
      <w:numPr>
        <w:ilvl w:val="3"/>
        <w:numId w:val="2"/>
      </w:numPr>
      <w:tabs>
        <w:tab w:val="left" w:pos="2880"/>
      </w:tabs>
      <w:spacing w:before="80"/>
      <w:outlineLvl w:val="3"/>
    </w:pPr>
    <w:rPr>
      <w:rFonts w:ascii="Arial" w:hAnsi="Arial" w:cs="Arial"/>
      <w:b/>
      <w:bCs/>
      <w:color w:val="336699"/>
      <w:sz w:val="22"/>
      <w:szCs w:val="22"/>
      <w:lang w:bidi="he-IL"/>
    </w:rPr>
  </w:style>
  <w:style w:type="paragraph" w:styleId="BodyTextIndent">
    <w:name w:val="Body Text Indent"/>
    <w:link w:val="BodyTextIndentChar"/>
    <w:rsid w:val="00546129"/>
    <w:pPr>
      <w:spacing w:before="80" w:after="80"/>
      <w:ind w:left="1800"/>
    </w:pPr>
    <w:rPr>
      <w:sz w:val="22"/>
      <w:szCs w:val="22"/>
      <w:lang w:bidi="he-IL"/>
    </w:rPr>
  </w:style>
  <w:style w:type="character" w:customStyle="1" w:styleId="BodyTextIndentChar">
    <w:name w:val="Body Text Indent Char"/>
    <w:link w:val="BodyTextIndent"/>
    <w:locked/>
    <w:rsid w:val="00712825"/>
    <w:rPr>
      <w:sz w:val="22"/>
      <w:szCs w:val="22"/>
      <w:lang w:val="en-US" w:eastAsia="en-US" w:bidi="he-IL"/>
    </w:rPr>
  </w:style>
  <w:style w:type="paragraph" w:styleId="BodyTextIndent2">
    <w:name w:val="Body Text Indent 2"/>
    <w:link w:val="BodyTextIndent2Char"/>
    <w:rsid w:val="00546129"/>
    <w:pPr>
      <w:spacing w:before="80" w:after="80"/>
      <w:ind w:left="2160"/>
    </w:pPr>
    <w:rPr>
      <w:sz w:val="22"/>
      <w:szCs w:val="22"/>
      <w:lang w:bidi="he-IL"/>
    </w:rPr>
  </w:style>
  <w:style w:type="character" w:customStyle="1" w:styleId="BodyTextIndent2Char">
    <w:name w:val="Body Text Indent 2 Char"/>
    <w:link w:val="BodyTextIndent2"/>
    <w:locked/>
    <w:rsid w:val="00712825"/>
    <w:rPr>
      <w:sz w:val="22"/>
      <w:szCs w:val="22"/>
      <w:lang w:val="en-US" w:eastAsia="en-US" w:bidi="he-IL"/>
    </w:rPr>
  </w:style>
  <w:style w:type="paragraph" w:customStyle="1" w:styleId="AppNameNot">
    <w:name w:val="App Name Not"/>
    <w:basedOn w:val="ApplicationName"/>
    <w:rsid w:val="00546129"/>
    <w:pPr>
      <w:spacing w:after="80"/>
    </w:pPr>
  </w:style>
  <w:style w:type="paragraph" w:customStyle="1" w:styleId="Terms">
    <w:name w:val="Terms"/>
    <w:next w:val="BodyText"/>
    <w:rsid w:val="00546129"/>
    <w:pPr>
      <w:spacing w:before="80" w:after="80"/>
      <w:ind w:left="1440"/>
    </w:pPr>
    <w:rPr>
      <w:b/>
      <w:bCs/>
      <w:sz w:val="22"/>
      <w:szCs w:val="22"/>
      <w:lang w:bidi="he-IL"/>
    </w:rPr>
  </w:style>
  <w:style w:type="paragraph" w:styleId="DocumentMap">
    <w:name w:val="Document Map"/>
    <w:basedOn w:val="Normal"/>
    <w:link w:val="DocumentMapChar"/>
    <w:semiHidden/>
    <w:rsid w:val="00546129"/>
    <w:pPr>
      <w:shd w:val="clear" w:color="auto" w:fill="000080"/>
    </w:pPr>
    <w:rPr>
      <w:rFonts w:ascii="Tahoma" w:hAnsi="Tahoma"/>
      <w:sz w:val="16"/>
      <w:szCs w:val="16"/>
      <w:lang w:bidi="ar-SA"/>
    </w:rPr>
  </w:style>
  <w:style w:type="character" w:customStyle="1" w:styleId="DocumentMapChar">
    <w:name w:val="Document Map Char"/>
    <w:link w:val="DocumentMap"/>
    <w:semiHidden/>
    <w:locked/>
    <w:rsid w:val="00712825"/>
    <w:rPr>
      <w:rFonts w:ascii="Tahoma" w:hAnsi="Tahoma" w:cs="Tahoma"/>
      <w:sz w:val="16"/>
      <w:szCs w:val="16"/>
      <w:shd w:val="clear" w:color="auto" w:fill="000080"/>
    </w:rPr>
  </w:style>
  <w:style w:type="paragraph" w:customStyle="1" w:styleId="Definitions">
    <w:name w:val="Definitions"/>
    <w:next w:val="BodyText"/>
    <w:rsid w:val="00546129"/>
    <w:pPr>
      <w:spacing w:before="80" w:after="80"/>
      <w:ind w:left="1440"/>
    </w:pPr>
    <w:rPr>
      <w:sz w:val="22"/>
      <w:szCs w:val="22"/>
      <w:lang w:bidi="he-IL"/>
    </w:rPr>
  </w:style>
  <w:style w:type="paragraph" w:customStyle="1" w:styleId="Tablepostpara">
    <w:name w:val="Table post para"/>
    <w:next w:val="BodyText"/>
    <w:rsid w:val="00546129"/>
    <w:pPr>
      <w:spacing w:before="80" w:after="80"/>
      <w:ind w:left="1440"/>
    </w:pPr>
    <w:rPr>
      <w:sz w:val="22"/>
      <w:szCs w:val="22"/>
      <w:lang w:bidi="he-IL"/>
    </w:rPr>
  </w:style>
  <w:style w:type="paragraph" w:styleId="NoteHeading">
    <w:name w:val="Note Heading"/>
    <w:basedOn w:val="BodyText"/>
    <w:next w:val="BodyText"/>
    <w:link w:val="NoteHeadingChar"/>
    <w:rsid w:val="00546129"/>
    <w:rPr>
      <w:sz w:val="22"/>
      <w:szCs w:val="22"/>
      <w:lang w:bidi="ar-SA"/>
    </w:rPr>
  </w:style>
  <w:style w:type="character" w:customStyle="1" w:styleId="NoteHeadingChar">
    <w:name w:val="Note Heading Char"/>
    <w:link w:val="NoteHeading"/>
    <w:locked/>
    <w:rsid w:val="00712825"/>
    <w:rPr>
      <w:sz w:val="22"/>
      <w:szCs w:val="22"/>
    </w:rPr>
  </w:style>
  <w:style w:type="character" w:customStyle="1" w:styleId="name2">
    <w:name w:val="name2"/>
    <w:rsid w:val="00546129"/>
    <w:rPr>
      <w:rFonts w:ascii="Arial Black" w:hAnsi="Arial Black"/>
      <w:color w:val="FF0000"/>
      <w:sz w:val="32"/>
    </w:rPr>
  </w:style>
  <w:style w:type="paragraph" w:customStyle="1" w:styleId="Bullet3hollow">
    <w:name w:val="Bullet 3 (hollow)"/>
    <w:rsid w:val="00546129"/>
    <w:pPr>
      <w:numPr>
        <w:numId w:val="4"/>
      </w:numPr>
      <w:spacing w:after="80"/>
    </w:pPr>
    <w:rPr>
      <w:sz w:val="22"/>
      <w:szCs w:val="22"/>
      <w:lang w:bidi="he-IL"/>
    </w:rPr>
  </w:style>
  <w:style w:type="paragraph" w:customStyle="1" w:styleId="List3roman">
    <w:name w:val="List 3 (roman)"/>
    <w:link w:val="List3romanChar"/>
    <w:rsid w:val="00546129"/>
    <w:pPr>
      <w:numPr>
        <w:ilvl w:val="2"/>
        <w:numId w:val="22"/>
      </w:numPr>
      <w:spacing w:after="80"/>
    </w:pPr>
    <w:rPr>
      <w:sz w:val="22"/>
      <w:szCs w:val="22"/>
      <w:lang w:bidi="he-IL"/>
    </w:rPr>
  </w:style>
  <w:style w:type="paragraph" w:styleId="Index3">
    <w:name w:val="index 3"/>
    <w:basedOn w:val="Normal"/>
    <w:next w:val="Normal"/>
    <w:autoRedefine/>
    <w:semiHidden/>
    <w:rsid w:val="00546129"/>
    <w:pPr>
      <w:ind w:left="720" w:hanging="240"/>
    </w:pPr>
    <w:rPr>
      <w:sz w:val="20"/>
      <w:szCs w:val="20"/>
    </w:rPr>
  </w:style>
  <w:style w:type="paragraph" w:styleId="Index4">
    <w:name w:val="index 4"/>
    <w:basedOn w:val="Normal"/>
    <w:next w:val="Normal"/>
    <w:autoRedefine/>
    <w:semiHidden/>
    <w:rsid w:val="00546129"/>
    <w:pPr>
      <w:ind w:left="960" w:hanging="240"/>
    </w:pPr>
    <w:rPr>
      <w:szCs w:val="21"/>
    </w:rPr>
  </w:style>
  <w:style w:type="paragraph" w:styleId="Index5">
    <w:name w:val="index 5"/>
    <w:basedOn w:val="Normal"/>
    <w:next w:val="Normal"/>
    <w:autoRedefine/>
    <w:semiHidden/>
    <w:rsid w:val="00546129"/>
    <w:pPr>
      <w:ind w:left="1200" w:hanging="240"/>
    </w:pPr>
    <w:rPr>
      <w:szCs w:val="21"/>
    </w:rPr>
  </w:style>
  <w:style w:type="paragraph" w:styleId="Index6">
    <w:name w:val="index 6"/>
    <w:basedOn w:val="Normal"/>
    <w:next w:val="Normal"/>
    <w:autoRedefine/>
    <w:semiHidden/>
    <w:rsid w:val="00546129"/>
    <w:pPr>
      <w:ind w:left="1440" w:hanging="240"/>
    </w:pPr>
    <w:rPr>
      <w:szCs w:val="21"/>
    </w:rPr>
  </w:style>
  <w:style w:type="paragraph" w:styleId="Index7">
    <w:name w:val="index 7"/>
    <w:basedOn w:val="Normal"/>
    <w:next w:val="Normal"/>
    <w:autoRedefine/>
    <w:semiHidden/>
    <w:rsid w:val="00546129"/>
    <w:pPr>
      <w:ind w:left="1680" w:hanging="240"/>
    </w:pPr>
    <w:rPr>
      <w:szCs w:val="21"/>
    </w:rPr>
  </w:style>
  <w:style w:type="paragraph" w:styleId="Index8">
    <w:name w:val="index 8"/>
    <w:basedOn w:val="Normal"/>
    <w:next w:val="Normal"/>
    <w:autoRedefine/>
    <w:semiHidden/>
    <w:rsid w:val="00546129"/>
    <w:pPr>
      <w:ind w:left="1920" w:hanging="240"/>
    </w:pPr>
    <w:rPr>
      <w:szCs w:val="21"/>
    </w:rPr>
  </w:style>
  <w:style w:type="paragraph" w:styleId="Index9">
    <w:name w:val="index 9"/>
    <w:basedOn w:val="Normal"/>
    <w:next w:val="Normal"/>
    <w:autoRedefine/>
    <w:semiHidden/>
    <w:rsid w:val="00546129"/>
    <w:pPr>
      <w:ind w:left="2160" w:hanging="240"/>
    </w:pPr>
    <w:rPr>
      <w:szCs w:val="21"/>
    </w:rPr>
  </w:style>
  <w:style w:type="paragraph" w:styleId="IndexHeading">
    <w:name w:val="index heading"/>
    <w:next w:val="Index1"/>
    <w:semiHidden/>
    <w:rsid w:val="00546129"/>
    <w:pPr>
      <w:spacing w:before="240" w:after="120"/>
      <w:ind w:left="720"/>
    </w:pPr>
    <w:rPr>
      <w:b/>
      <w:bCs/>
      <w:sz w:val="24"/>
      <w:szCs w:val="24"/>
      <w:lang w:bidi="he-IL"/>
    </w:rPr>
  </w:style>
  <w:style w:type="paragraph" w:customStyle="1" w:styleId="ToDo">
    <w:name w:val="ToDo"/>
    <w:next w:val="BodyText"/>
    <w:rsid w:val="00546129"/>
    <w:pPr>
      <w:keepNext/>
      <w:spacing w:before="80" w:after="80"/>
      <w:ind w:left="1440"/>
    </w:pPr>
    <w:rPr>
      <w:b/>
      <w:bCs/>
      <w:sz w:val="22"/>
      <w:szCs w:val="22"/>
      <w:lang w:bidi="he-IL"/>
    </w:rPr>
  </w:style>
  <w:style w:type="paragraph" w:styleId="BodyTextIndent3">
    <w:name w:val="Body Text Indent 3"/>
    <w:link w:val="BodyTextIndent3Char"/>
    <w:rsid w:val="00546129"/>
    <w:pPr>
      <w:spacing w:before="80" w:after="80"/>
      <w:ind w:left="2520"/>
    </w:pPr>
    <w:rPr>
      <w:sz w:val="22"/>
      <w:szCs w:val="22"/>
      <w:lang w:bidi="he-IL"/>
    </w:rPr>
  </w:style>
  <w:style w:type="character" w:customStyle="1" w:styleId="BodyTextIndent3Char">
    <w:name w:val="Body Text Indent 3 Char"/>
    <w:link w:val="BodyTextIndent3"/>
    <w:locked/>
    <w:rsid w:val="00712825"/>
    <w:rPr>
      <w:sz w:val="22"/>
      <w:szCs w:val="22"/>
      <w:lang w:val="en-US" w:eastAsia="en-US" w:bidi="he-IL"/>
    </w:rPr>
  </w:style>
  <w:style w:type="character" w:styleId="LineNumber">
    <w:name w:val="line number"/>
    <w:basedOn w:val="DefaultParagraphFont"/>
    <w:rsid w:val="00546129"/>
  </w:style>
  <w:style w:type="paragraph" w:customStyle="1" w:styleId="TableList1number">
    <w:name w:val="Table List 1 (number)"/>
    <w:rsid w:val="00546129"/>
    <w:pPr>
      <w:numPr>
        <w:numId w:val="14"/>
      </w:numPr>
      <w:spacing w:before="80" w:after="80"/>
    </w:pPr>
    <w:rPr>
      <w:sz w:val="22"/>
      <w:szCs w:val="22"/>
      <w:lang w:bidi="he-IL"/>
    </w:rPr>
  </w:style>
  <w:style w:type="paragraph" w:customStyle="1" w:styleId="TableList2alpha">
    <w:name w:val="Table List 2 (alpha)"/>
    <w:rsid w:val="00546129"/>
    <w:pPr>
      <w:numPr>
        <w:ilvl w:val="1"/>
        <w:numId w:val="14"/>
      </w:numPr>
      <w:spacing w:before="80" w:after="80"/>
    </w:pPr>
    <w:rPr>
      <w:sz w:val="22"/>
      <w:szCs w:val="22"/>
      <w:lang w:bidi="he-IL"/>
    </w:rPr>
  </w:style>
  <w:style w:type="paragraph" w:customStyle="1" w:styleId="TableList3roman">
    <w:name w:val="Table List 3 (roman)"/>
    <w:rsid w:val="00546129"/>
    <w:pPr>
      <w:numPr>
        <w:ilvl w:val="2"/>
        <w:numId w:val="14"/>
      </w:numPr>
      <w:tabs>
        <w:tab w:val="left" w:pos="1080"/>
      </w:tabs>
      <w:spacing w:before="80" w:after="80"/>
    </w:pPr>
    <w:rPr>
      <w:sz w:val="22"/>
      <w:szCs w:val="22"/>
      <w:lang w:bidi="he-IL"/>
    </w:rPr>
  </w:style>
  <w:style w:type="paragraph" w:customStyle="1" w:styleId="BodyTextIndentTable">
    <w:name w:val="Body Text Indent Table"/>
    <w:rsid w:val="00546129"/>
    <w:pPr>
      <w:spacing w:before="80" w:after="80"/>
      <w:ind w:left="432"/>
    </w:pPr>
    <w:rPr>
      <w:sz w:val="22"/>
      <w:szCs w:val="22"/>
      <w:lang w:bidi="he-IL"/>
    </w:rPr>
  </w:style>
  <w:style w:type="paragraph" w:customStyle="1" w:styleId="BodyTextIndent2Table">
    <w:name w:val="Body Text Indent 2 Table"/>
    <w:rsid w:val="00546129"/>
    <w:pPr>
      <w:spacing w:before="80" w:after="80"/>
      <w:ind w:left="720"/>
    </w:pPr>
    <w:rPr>
      <w:sz w:val="22"/>
      <w:szCs w:val="22"/>
      <w:lang w:bidi="he-IL"/>
    </w:rPr>
  </w:style>
  <w:style w:type="paragraph" w:customStyle="1" w:styleId="BodyTextIndent3Table">
    <w:name w:val="Body Text Indent 3 Table"/>
    <w:rsid w:val="00546129"/>
    <w:pPr>
      <w:spacing w:before="80" w:after="80"/>
      <w:ind w:left="1094"/>
    </w:pPr>
    <w:rPr>
      <w:sz w:val="22"/>
      <w:szCs w:val="22"/>
      <w:lang w:bidi="he-IL"/>
    </w:rPr>
  </w:style>
  <w:style w:type="paragraph" w:customStyle="1" w:styleId="Step">
    <w:name w:val="Step"/>
    <w:rsid w:val="00546129"/>
    <w:pPr>
      <w:numPr>
        <w:numId w:val="6"/>
      </w:numPr>
      <w:tabs>
        <w:tab w:val="clear" w:pos="1800"/>
        <w:tab w:val="num" w:pos="1080"/>
      </w:tabs>
      <w:spacing w:before="80" w:after="80"/>
    </w:pPr>
    <w:rPr>
      <w:sz w:val="22"/>
      <w:szCs w:val="22"/>
      <w:lang w:bidi="he-IL"/>
    </w:rPr>
  </w:style>
  <w:style w:type="paragraph" w:customStyle="1" w:styleId="SubStep">
    <w:name w:val="SubStep"/>
    <w:rsid w:val="00546129"/>
    <w:pPr>
      <w:numPr>
        <w:numId w:val="7"/>
      </w:numPr>
      <w:tabs>
        <w:tab w:val="clear" w:pos="2160"/>
        <w:tab w:val="num" w:pos="1440"/>
      </w:tabs>
      <w:spacing w:before="80" w:after="80"/>
    </w:pPr>
    <w:rPr>
      <w:sz w:val="22"/>
      <w:szCs w:val="22"/>
      <w:lang w:bidi="he-IL"/>
    </w:rPr>
  </w:style>
  <w:style w:type="paragraph" w:customStyle="1" w:styleId="HeaderOdd">
    <w:name w:val="Header Odd"/>
    <w:rsid w:val="00546129"/>
    <w:pPr>
      <w:pBdr>
        <w:bottom w:val="single" w:sz="8" w:space="1" w:color="auto"/>
      </w:pBdr>
      <w:jc w:val="right"/>
    </w:pPr>
    <w:rPr>
      <w:rFonts w:ascii="Verdana" w:hAnsi="Verdana" w:cs="Arial"/>
      <w:b/>
      <w:bCs/>
      <w:color w:val="003366"/>
      <w:sz w:val="18"/>
      <w:szCs w:val="18"/>
      <w:lang w:bidi="he-IL"/>
    </w:rPr>
  </w:style>
  <w:style w:type="paragraph" w:customStyle="1" w:styleId="HeaderEven">
    <w:name w:val="Header Even"/>
    <w:basedOn w:val="Header"/>
    <w:rsid w:val="00546129"/>
    <w:pPr>
      <w:pBdr>
        <w:bottom w:val="single" w:sz="8" w:space="1" w:color="auto"/>
      </w:pBdr>
      <w:tabs>
        <w:tab w:val="clear" w:pos="4320"/>
        <w:tab w:val="clear" w:pos="8640"/>
      </w:tabs>
    </w:pPr>
    <w:rPr>
      <w:rFonts w:ascii="Verdana" w:hAnsi="Verdana" w:cs="Arial"/>
      <w:b/>
      <w:color w:val="003366"/>
      <w:sz w:val="18"/>
      <w:szCs w:val="18"/>
    </w:rPr>
  </w:style>
  <w:style w:type="paragraph" w:customStyle="1" w:styleId="FooterOdd">
    <w:name w:val="Footer Odd"/>
    <w:basedOn w:val="Footer"/>
    <w:rsid w:val="00546129"/>
    <w:pPr>
      <w:keepLines/>
      <w:tabs>
        <w:tab w:val="clear" w:pos="4320"/>
        <w:tab w:val="clear" w:pos="8640"/>
      </w:tabs>
      <w:jc w:val="right"/>
    </w:pPr>
    <w:rPr>
      <w:rFonts w:ascii="Arial" w:hAnsi="Arial"/>
      <w:sz w:val="18"/>
      <w:szCs w:val="18"/>
    </w:rPr>
  </w:style>
  <w:style w:type="paragraph" w:customStyle="1" w:styleId="NoteIcon">
    <w:name w:val="Note Icon"/>
    <w:rsid w:val="00546129"/>
    <w:pPr>
      <w:tabs>
        <w:tab w:val="left" w:pos="3220"/>
      </w:tabs>
      <w:spacing w:before="80" w:after="80"/>
      <w:ind w:left="2880"/>
    </w:pPr>
    <w:rPr>
      <w:sz w:val="22"/>
      <w:szCs w:val="22"/>
      <w:lang w:bidi="he-IL"/>
    </w:rPr>
  </w:style>
  <w:style w:type="paragraph" w:customStyle="1" w:styleId="FooterEven">
    <w:name w:val="Footer Even"/>
    <w:basedOn w:val="Footer"/>
    <w:rsid w:val="00546129"/>
    <w:pPr>
      <w:keepLines/>
      <w:tabs>
        <w:tab w:val="clear" w:pos="4320"/>
        <w:tab w:val="clear" w:pos="8640"/>
      </w:tabs>
    </w:pPr>
    <w:rPr>
      <w:rFonts w:ascii="Arial" w:hAnsi="Arial"/>
      <w:sz w:val="18"/>
      <w:szCs w:val="18"/>
    </w:rPr>
  </w:style>
  <w:style w:type="paragraph" w:styleId="Title">
    <w:name w:val="Title"/>
    <w:basedOn w:val="Normal"/>
    <w:link w:val="TitleChar"/>
    <w:qFormat/>
    <w:rsid w:val="004B4052"/>
    <w:pPr>
      <w:spacing w:line="360" w:lineRule="auto"/>
      <w:ind w:right="-187"/>
      <w:jc w:val="center"/>
    </w:pPr>
    <w:rPr>
      <w:rFonts w:ascii="Cambria" w:hAnsi="Cambria"/>
      <w:b/>
      <w:bCs/>
      <w:kern w:val="28"/>
      <w:sz w:val="32"/>
      <w:szCs w:val="32"/>
    </w:rPr>
  </w:style>
  <w:style w:type="character" w:customStyle="1" w:styleId="TitleChar">
    <w:name w:val="Title Char"/>
    <w:link w:val="Title"/>
    <w:uiPriority w:val="99"/>
    <w:locked/>
    <w:rsid w:val="00712825"/>
    <w:rPr>
      <w:rFonts w:ascii="Cambria" w:hAnsi="Cambria" w:cs="Times New Roman"/>
      <w:b/>
      <w:bCs/>
      <w:kern w:val="28"/>
      <w:sz w:val="32"/>
      <w:szCs w:val="32"/>
      <w:lang w:val="en-US" w:eastAsia="en-US" w:bidi="he-IL"/>
    </w:rPr>
  </w:style>
  <w:style w:type="paragraph" w:customStyle="1" w:styleId="Frame">
    <w:name w:val="Frame"/>
    <w:basedOn w:val="BodyText"/>
    <w:uiPriority w:val="99"/>
    <w:rsid w:val="004B4052"/>
    <w:pPr>
      <w:keepLines/>
      <w:spacing w:before="120" w:after="120"/>
      <w:ind w:left="0"/>
    </w:pPr>
    <w:rPr>
      <w:rFonts w:ascii="Arial" w:hAnsi="Arial"/>
      <w:color w:val="008000"/>
    </w:rPr>
  </w:style>
  <w:style w:type="paragraph" w:styleId="ListBullet2">
    <w:name w:val="List Bullet 2"/>
    <w:aliases w:val="Square Bullet"/>
    <w:basedOn w:val="Normal"/>
    <w:rsid w:val="004B4052"/>
    <w:pPr>
      <w:tabs>
        <w:tab w:val="num" w:pos="720"/>
      </w:tabs>
      <w:spacing w:before="120"/>
      <w:ind w:left="720" w:hanging="360"/>
    </w:pPr>
  </w:style>
  <w:style w:type="paragraph" w:styleId="ListBullet">
    <w:name w:val="List Bullet"/>
    <w:aliases w:val="Round Bullet,List Bullet Char,Round Bullet Char,Bullet 2,Round Bullet2,Round Bullet3,Round Bullet4,Round Bullet5,UL,Round Bullet6,Round Bullet1,Round Bullet11,Round Bullet21,Round Bullet31,Round Bullet41"/>
    <w:basedOn w:val="BodyText"/>
    <w:uiPriority w:val="99"/>
    <w:rsid w:val="004B4052"/>
    <w:pPr>
      <w:tabs>
        <w:tab w:val="num" w:pos="2160"/>
      </w:tabs>
      <w:spacing w:before="0" w:after="60" w:line="240" w:lineRule="atLeast"/>
      <w:ind w:left="2160" w:hanging="360"/>
      <w:jc w:val="both"/>
    </w:pPr>
  </w:style>
  <w:style w:type="paragraph" w:styleId="ListNumber">
    <w:name w:val="List Number"/>
    <w:basedOn w:val="Normal"/>
    <w:uiPriority w:val="99"/>
    <w:rsid w:val="004B4052"/>
    <w:pPr>
      <w:tabs>
        <w:tab w:val="num" w:pos="360"/>
      </w:tabs>
      <w:spacing w:before="120"/>
      <w:ind w:left="360" w:hanging="360"/>
    </w:pPr>
  </w:style>
  <w:style w:type="paragraph" w:styleId="ListNumber2">
    <w:name w:val="List Number 2"/>
    <w:basedOn w:val="Normal"/>
    <w:uiPriority w:val="99"/>
    <w:rsid w:val="004B4052"/>
    <w:pPr>
      <w:tabs>
        <w:tab w:val="num" w:pos="1440"/>
      </w:tabs>
      <w:spacing w:before="120"/>
      <w:ind w:left="1440" w:hanging="360"/>
    </w:pPr>
  </w:style>
  <w:style w:type="paragraph" w:styleId="ListNumber3">
    <w:name w:val="List Number 3"/>
    <w:basedOn w:val="Normal"/>
    <w:uiPriority w:val="99"/>
    <w:rsid w:val="004B4052"/>
    <w:pPr>
      <w:tabs>
        <w:tab w:val="left" w:pos="1080"/>
        <w:tab w:val="num" w:pos="2160"/>
      </w:tabs>
      <w:spacing w:before="120"/>
      <w:ind w:left="2160" w:hanging="360"/>
    </w:pPr>
  </w:style>
  <w:style w:type="paragraph" w:customStyle="1" w:styleId="DocumentName">
    <w:name w:val="DocumentName"/>
    <w:basedOn w:val="Normal"/>
    <w:uiPriority w:val="99"/>
    <w:rsid w:val="004B4052"/>
    <w:pPr>
      <w:spacing w:before="3200" w:after="4800"/>
      <w:jc w:val="center"/>
    </w:pPr>
    <w:rPr>
      <w:rFonts w:ascii="Arial" w:hAnsi="Arial"/>
      <w:b/>
      <w:bCs/>
      <w:sz w:val="32"/>
      <w:szCs w:val="32"/>
    </w:rPr>
  </w:style>
  <w:style w:type="paragraph" w:customStyle="1" w:styleId="InternalHeading">
    <w:name w:val="Internal Heading"/>
    <w:basedOn w:val="Normal"/>
    <w:next w:val="BodyText"/>
    <w:uiPriority w:val="99"/>
    <w:rsid w:val="004B4052"/>
    <w:pPr>
      <w:keepNext/>
      <w:spacing w:before="160"/>
    </w:pPr>
    <w:rPr>
      <w:rFonts w:ascii="Arial" w:hAnsi="Arial"/>
      <w:b/>
      <w:bCs/>
      <w:u w:val="single"/>
    </w:rPr>
  </w:style>
  <w:style w:type="paragraph" w:customStyle="1" w:styleId="logo">
    <w:name w:val="logo"/>
    <w:basedOn w:val="Normal"/>
    <w:uiPriority w:val="99"/>
    <w:rsid w:val="004B4052"/>
    <w:pPr>
      <w:spacing w:before="160"/>
      <w:ind w:left="2592"/>
    </w:pPr>
    <w:rPr>
      <w:rFonts w:ascii="Arial" w:hAnsi="Arial"/>
      <w:b/>
      <w:bCs/>
      <w:i/>
      <w:iCs/>
      <w:sz w:val="40"/>
      <w:szCs w:val="40"/>
    </w:rPr>
  </w:style>
  <w:style w:type="paragraph" w:customStyle="1" w:styleId="ReleaseNotes">
    <w:name w:val="ReleaseNotes"/>
    <w:basedOn w:val="Normal"/>
    <w:uiPriority w:val="99"/>
    <w:rsid w:val="004B4052"/>
    <w:rPr>
      <w:sz w:val="22"/>
      <w:szCs w:val="22"/>
    </w:rPr>
  </w:style>
  <w:style w:type="paragraph" w:customStyle="1" w:styleId="contents0">
    <w:name w:val="contents"/>
    <w:basedOn w:val="Normal"/>
    <w:uiPriority w:val="99"/>
    <w:rsid w:val="004B4052"/>
    <w:pPr>
      <w:spacing w:before="1200" w:after="480"/>
      <w:jc w:val="center"/>
    </w:pPr>
    <w:rPr>
      <w:rFonts w:ascii="Arial" w:hAnsi="Arial"/>
      <w:b/>
      <w:bCs/>
      <w:sz w:val="28"/>
      <w:szCs w:val="28"/>
    </w:rPr>
  </w:style>
  <w:style w:type="paragraph" w:customStyle="1" w:styleId="program">
    <w:name w:val="program"/>
    <w:basedOn w:val="Normal"/>
    <w:uiPriority w:val="99"/>
    <w:rsid w:val="004B4052"/>
    <w:pPr>
      <w:ind w:left="1800"/>
    </w:pPr>
    <w:rPr>
      <w:rFonts w:ascii="Courier New" w:hAnsi="Courier New"/>
      <w:sz w:val="17"/>
      <w:szCs w:val="17"/>
    </w:rPr>
  </w:style>
  <w:style w:type="paragraph" w:customStyle="1" w:styleId="CrazyName">
    <w:name w:val="CrazyName"/>
    <w:basedOn w:val="Normal"/>
    <w:uiPriority w:val="99"/>
    <w:rsid w:val="004B4052"/>
    <w:rPr>
      <w:sz w:val="22"/>
      <w:szCs w:val="22"/>
    </w:rPr>
  </w:style>
  <w:style w:type="character" w:styleId="FollowedHyperlink">
    <w:name w:val="FollowedHyperlink"/>
    <w:uiPriority w:val="99"/>
    <w:rsid w:val="004B4052"/>
    <w:rPr>
      <w:rFonts w:cs="Times New Roman"/>
      <w:color w:val="800080"/>
      <w:u w:val="single"/>
    </w:rPr>
  </w:style>
  <w:style w:type="paragraph" w:customStyle="1" w:styleId="xl16">
    <w:name w:val="xl16"/>
    <w:basedOn w:val="Normal"/>
    <w:uiPriority w:val="99"/>
    <w:rsid w:val="004B4052"/>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pPr>
    <w:rPr>
      <w:rFonts w:ascii="MS Sans Serif" w:hAnsi="MS Sans Serif"/>
      <w:color w:val="000000"/>
    </w:rPr>
  </w:style>
  <w:style w:type="paragraph" w:customStyle="1" w:styleId="xl17">
    <w:name w:val="xl17"/>
    <w:basedOn w:val="Normal"/>
    <w:uiPriority w:val="99"/>
    <w:rsid w:val="004B4052"/>
    <w:pPr>
      <w:pBdr>
        <w:top w:val="single" w:sz="4" w:space="0" w:color="000000"/>
        <w:left w:val="single" w:sz="4" w:space="0" w:color="000000"/>
        <w:bottom w:val="single" w:sz="4" w:space="0" w:color="000000"/>
        <w:right w:val="single" w:sz="4" w:space="0" w:color="000000"/>
      </w:pBdr>
      <w:shd w:val="clear" w:color="auto" w:fill="FFFFFF"/>
      <w:spacing w:before="100" w:beforeAutospacing="1" w:after="100" w:afterAutospacing="1"/>
      <w:jc w:val="right"/>
    </w:pPr>
    <w:rPr>
      <w:rFonts w:ascii="MS Sans Serif" w:hAnsi="MS Sans Serif"/>
      <w:color w:val="000000"/>
    </w:rPr>
  </w:style>
  <w:style w:type="paragraph" w:styleId="List">
    <w:name w:val="List"/>
    <w:basedOn w:val="Normal"/>
    <w:uiPriority w:val="99"/>
    <w:rsid w:val="004B4052"/>
    <w:pPr>
      <w:ind w:left="360" w:hanging="360"/>
    </w:pPr>
  </w:style>
  <w:style w:type="paragraph" w:customStyle="1" w:styleId="BodyTable">
    <w:name w:val="BodyTable"/>
    <w:basedOn w:val="Normal"/>
    <w:uiPriority w:val="99"/>
    <w:rsid w:val="004B4052"/>
    <w:pPr>
      <w:spacing w:before="20" w:after="20"/>
    </w:pPr>
    <w:rPr>
      <w:sz w:val="22"/>
      <w:szCs w:val="22"/>
    </w:rPr>
  </w:style>
  <w:style w:type="paragraph" w:customStyle="1" w:styleId="Normal11pt">
    <w:name w:val="Normal + 11 pt"/>
    <w:aliases w:val="Before:  1&quot;"/>
    <w:basedOn w:val="Normal"/>
    <w:uiPriority w:val="99"/>
    <w:rsid w:val="004B4052"/>
  </w:style>
  <w:style w:type="paragraph" w:customStyle="1" w:styleId="Style2">
    <w:name w:val="Style2"/>
    <w:basedOn w:val="Heading2"/>
    <w:link w:val="Style2Char"/>
    <w:uiPriority w:val="99"/>
    <w:rsid w:val="004B4052"/>
    <w:pPr>
      <w:spacing w:after="60"/>
      <w:ind w:left="0" w:firstLine="0"/>
    </w:pPr>
    <w:rPr>
      <w:lang w:bidi="ar-SA"/>
    </w:rPr>
  </w:style>
  <w:style w:type="character" w:customStyle="1" w:styleId="Style2Char">
    <w:name w:val="Style2 Char"/>
    <w:link w:val="Style2"/>
    <w:uiPriority w:val="99"/>
    <w:locked/>
    <w:rsid w:val="004B4052"/>
    <w:rPr>
      <w:rFonts w:ascii="Arial" w:hAnsi="Arial"/>
      <w:b/>
      <w:bCs/>
      <w:color w:val="003366"/>
      <w:sz w:val="32"/>
      <w:szCs w:val="32"/>
    </w:rPr>
  </w:style>
  <w:style w:type="paragraph" w:customStyle="1" w:styleId="StyleHeading2Complex10pt">
    <w:name w:val="Style Heading 2 + (Complex) 10 pt"/>
    <w:next w:val="BlockText"/>
    <w:link w:val="StyleHeading2Complex10ptChar"/>
    <w:uiPriority w:val="99"/>
    <w:rsid w:val="004B4052"/>
    <w:pPr>
      <w:ind w:left="1440" w:hanging="1440"/>
    </w:pPr>
    <w:rPr>
      <w:rFonts w:ascii="Arial" w:hAnsi="Arial" w:cs="Arial"/>
      <w:b/>
      <w:bCs/>
      <w:color w:val="003366"/>
      <w:sz w:val="32"/>
      <w:lang w:bidi="he-IL"/>
    </w:rPr>
  </w:style>
  <w:style w:type="paragraph" w:styleId="BlockText">
    <w:name w:val="Block Text"/>
    <w:basedOn w:val="Normal"/>
    <w:uiPriority w:val="99"/>
    <w:rsid w:val="004B4052"/>
    <w:pPr>
      <w:spacing w:after="120"/>
      <w:ind w:left="1440" w:right="1440"/>
    </w:pPr>
  </w:style>
  <w:style w:type="character" w:customStyle="1" w:styleId="StyleHeading2Complex10ptChar">
    <w:name w:val="Style Heading 2 + (Complex) 10 pt Char"/>
    <w:link w:val="StyleHeading2Complex10pt"/>
    <w:uiPriority w:val="99"/>
    <w:locked/>
    <w:rsid w:val="004B4052"/>
    <w:rPr>
      <w:rFonts w:ascii="Arial" w:hAnsi="Arial" w:cs="Arial"/>
      <w:b/>
      <w:bCs/>
      <w:color w:val="003366"/>
      <w:sz w:val="32"/>
      <w:lang w:val="en-US" w:eastAsia="en-US" w:bidi="he-IL"/>
    </w:rPr>
  </w:style>
  <w:style w:type="character" w:styleId="CommentReference">
    <w:name w:val="annotation reference"/>
    <w:uiPriority w:val="99"/>
    <w:semiHidden/>
    <w:rsid w:val="004B4052"/>
    <w:rPr>
      <w:rFonts w:cs="Times New Roman"/>
      <w:sz w:val="16"/>
      <w:szCs w:val="16"/>
    </w:rPr>
  </w:style>
  <w:style w:type="paragraph" w:styleId="CommentText">
    <w:name w:val="annotation text"/>
    <w:basedOn w:val="Normal"/>
    <w:link w:val="CommentTextChar"/>
    <w:uiPriority w:val="99"/>
    <w:semiHidden/>
    <w:rsid w:val="004B4052"/>
    <w:rPr>
      <w:sz w:val="20"/>
      <w:szCs w:val="20"/>
    </w:rPr>
  </w:style>
  <w:style w:type="character" w:customStyle="1" w:styleId="CommentTextChar">
    <w:name w:val="Comment Text Char"/>
    <w:link w:val="CommentText"/>
    <w:uiPriority w:val="99"/>
    <w:semiHidden/>
    <w:locked/>
    <w:rsid w:val="00712825"/>
    <w:rPr>
      <w:rFonts w:cs="Times New Roman"/>
      <w:sz w:val="20"/>
      <w:szCs w:val="20"/>
      <w:lang w:val="en-US" w:eastAsia="en-US" w:bidi="he-IL"/>
    </w:rPr>
  </w:style>
  <w:style w:type="paragraph" w:styleId="CommentSubject">
    <w:name w:val="annotation subject"/>
    <w:basedOn w:val="CommentText"/>
    <w:next w:val="CommentText"/>
    <w:link w:val="CommentSubjectChar"/>
    <w:uiPriority w:val="99"/>
    <w:semiHidden/>
    <w:rsid w:val="004B4052"/>
    <w:rPr>
      <w:b/>
      <w:bCs/>
    </w:rPr>
  </w:style>
  <w:style w:type="character" w:customStyle="1" w:styleId="CommentSubjectChar">
    <w:name w:val="Comment Subject Char"/>
    <w:link w:val="CommentSubject"/>
    <w:uiPriority w:val="99"/>
    <w:semiHidden/>
    <w:locked/>
    <w:rsid w:val="00712825"/>
    <w:rPr>
      <w:rFonts w:cs="Times New Roman"/>
      <w:b/>
      <w:bCs/>
      <w:sz w:val="20"/>
      <w:szCs w:val="20"/>
      <w:lang w:val="en-US" w:eastAsia="en-US" w:bidi="he-IL"/>
    </w:rPr>
  </w:style>
  <w:style w:type="paragraph" w:styleId="BalloonText">
    <w:name w:val="Balloon Text"/>
    <w:basedOn w:val="Normal"/>
    <w:link w:val="BalloonTextChar"/>
    <w:uiPriority w:val="99"/>
    <w:semiHidden/>
    <w:rsid w:val="004B4052"/>
    <w:rPr>
      <w:sz w:val="2"/>
      <w:szCs w:val="20"/>
    </w:rPr>
  </w:style>
  <w:style w:type="character" w:customStyle="1" w:styleId="BalloonTextChar">
    <w:name w:val="Balloon Text Char"/>
    <w:link w:val="BalloonText"/>
    <w:uiPriority w:val="99"/>
    <w:semiHidden/>
    <w:locked/>
    <w:rsid w:val="00712825"/>
    <w:rPr>
      <w:rFonts w:cs="Times New Roman"/>
      <w:sz w:val="2"/>
      <w:lang w:val="en-US" w:eastAsia="en-US" w:bidi="he-IL"/>
    </w:rPr>
  </w:style>
  <w:style w:type="table" w:styleId="TableGrid">
    <w:name w:val="Table Grid"/>
    <w:basedOn w:val="TableNormal"/>
    <w:rsid w:val="004B40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lassic2">
    <w:name w:val="Table Classic 2"/>
    <w:basedOn w:val="TableNormal"/>
    <w:uiPriority w:val="99"/>
    <w:rsid w:val="008C2968"/>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ListNumber4">
    <w:name w:val="List Number 4"/>
    <w:basedOn w:val="Normal"/>
    <w:uiPriority w:val="99"/>
    <w:rsid w:val="004B28C4"/>
    <w:pPr>
      <w:tabs>
        <w:tab w:val="num" w:pos="1440"/>
      </w:tabs>
      <w:spacing w:after="120"/>
      <w:ind w:left="1440" w:hanging="360"/>
    </w:pPr>
    <w:rPr>
      <w:rFonts w:ascii="Verdana" w:hAnsi="Verdana"/>
      <w:sz w:val="18"/>
    </w:rPr>
  </w:style>
  <w:style w:type="character" w:customStyle="1" w:styleId="defaultlabelstyle1">
    <w:name w:val="defaultlabelstyle1"/>
    <w:rsid w:val="00B07F7C"/>
    <w:rPr>
      <w:rFonts w:cs="Times New Roman"/>
      <w:color w:val="000000"/>
    </w:rPr>
  </w:style>
  <w:style w:type="paragraph" w:styleId="NormalWeb">
    <w:name w:val="Normal (Web)"/>
    <w:basedOn w:val="Normal"/>
    <w:uiPriority w:val="99"/>
    <w:rsid w:val="00990E20"/>
    <w:pPr>
      <w:spacing w:before="100" w:beforeAutospacing="1" w:after="100" w:afterAutospacing="1"/>
    </w:pPr>
  </w:style>
  <w:style w:type="paragraph" w:styleId="PlainText">
    <w:name w:val="Plain Text"/>
    <w:basedOn w:val="Normal"/>
    <w:link w:val="PlainTextChar"/>
    <w:uiPriority w:val="99"/>
    <w:rsid w:val="00050FCC"/>
    <w:rPr>
      <w:rFonts w:ascii="Courier New" w:hAnsi="Courier New" w:cs="Courier New"/>
      <w:sz w:val="20"/>
      <w:szCs w:val="20"/>
    </w:rPr>
  </w:style>
  <w:style w:type="character" w:customStyle="1" w:styleId="PlainTextChar">
    <w:name w:val="Plain Text Char"/>
    <w:link w:val="PlainText"/>
    <w:uiPriority w:val="99"/>
    <w:locked/>
    <w:rsid w:val="00712825"/>
    <w:rPr>
      <w:rFonts w:ascii="Courier New" w:hAnsi="Courier New" w:cs="Courier New"/>
      <w:sz w:val="20"/>
      <w:szCs w:val="20"/>
      <w:lang w:val="en-US" w:eastAsia="en-US" w:bidi="he-IL"/>
    </w:rPr>
  </w:style>
  <w:style w:type="character" w:customStyle="1" w:styleId="List3romanChar">
    <w:name w:val="List 3 (roman) Char"/>
    <w:link w:val="List3roman"/>
    <w:locked/>
    <w:rsid w:val="00424B85"/>
    <w:rPr>
      <w:sz w:val="22"/>
      <w:szCs w:val="22"/>
      <w:lang w:bidi="he-IL"/>
    </w:rPr>
  </w:style>
  <w:style w:type="character" w:customStyle="1" w:styleId="Bullet2roundChar">
    <w:name w:val="Bullet 2 (round) Char"/>
    <w:link w:val="Bullet2round"/>
    <w:locked/>
    <w:rsid w:val="004367FF"/>
    <w:rPr>
      <w:sz w:val="22"/>
      <w:szCs w:val="22"/>
      <w:lang w:bidi="he-IL"/>
    </w:rPr>
  </w:style>
  <w:style w:type="paragraph" w:customStyle="1" w:styleId="tableheader0">
    <w:name w:val="tableheader"/>
    <w:basedOn w:val="Normal"/>
    <w:uiPriority w:val="99"/>
    <w:rsid w:val="00BB5D5F"/>
    <w:pPr>
      <w:keepNext/>
      <w:spacing w:before="40" w:after="40"/>
    </w:pPr>
    <w:rPr>
      <w:rFonts w:ascii="Arial" w:hAnsi="Arial" w:cs="Arial"/>
      <w:b/>
      <w:bCs/>
      <w:color w:val="003366"/>
      <w:sz w:val="18"/>
      <w:szCs w:val="18"/>
    </w:rPr>
  </w:style>
  <w:style w:type="paragraph" w:customStyle="1" w:styleId="tablebody0">
    <w:name w:val="tablebody"/>
    <w:basedOn w:val="Normal"/>
    <w:uiPriority w:val="99"/>
    <w:rsid w:val="00BB5D5F"/>
    <w:pPr>
      <w:keepNext/>
      <w:spacing w:before="40" w:after="40"/>
    </w:pPr>
    <w:rPr>
      <w:sz w:val="20"/>
      <w:szCs w:val="20"/>
    </w:rPr>
  </w:style>
  <w:style w:type="paragraph" w:customStyle="1" w:styleId="tablebody00">
    <w:name w:val="tablebody0"/>
    <w:basedOn w:val="Normal"/>
    <w:uiPriority w:val="99"/>
    <w:rsid w:val="007B53E1"/>
    <w:pPr>
      <w:keepNext/>
      <w:spacing w:before="40" w:after="40"/>
    </w:pPr>
    <w:rPr>
      <w:sz w:val="20"/>
      <w:szCs w:val="20"/>
    </w:rPr>
  </w:style>
  <w:style w:type="character" w:customStyle="1" w:styleId="Bullet1squareChar">
    <w:name w:val="Bullet 1 (square) Char"/>
    <w:link w:val="Bullet1square"/>
    <w:locked/>
    <w:rsid w:val="00C11E3E"/>
    <w:rPr>
      <w:sz w:val="22"/>
      <w:szCs w:val="22"/>
      <w:lang w:val="en-GB" w:eastAsia="en-GB"/>
    </w:rPr>
  </w:style>
  <w:style w:type="table" w:styleId="TableTheme">
    <w:name w:val="Table Theme"/>
    <w:basedOn w:val="TableNormal"/>
    <w:uiPriority w:val="99"/>
    <w:rsid w:val="004245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99"/>
    <w:qFormat/>
    <w:rsid w:val="003479A4"/>
    <w:rPr>
      <w:rFonts w:cs="Times New Roman"/>
      <w:b/>
      <w:bCs/>
    </w:rPr>
  </w:style>
  <w:style w:type="character" w:customStyle="1" w:styleId="SignatureChar">
    <w:name w:val="Signature Char"/>
    <w:link w:val="Signature"/>
    <w:uiPriority w:val="99"/>
    <w:locked/>
    <w:rsid w:val="005841CA"/>
    <w:rPr>
      <w:rFonts w:ascii="Arial" w:hAnsi="Arial" w:cs="Arial"/>
      <w:b/>
      <w:bCs/>
      <w:color w:val="336699"/>
      <w:sz w:val="28"/>
      <w:szCs w:val="28"/>
      <w:lang w:val="en-US" w:eastAsia="en-US" w:bidi="he-IL"/>
    </w:rPr>
  </w:style>
  <w:style w:type="character" w:customStyle="1" w:styleId="BodyTextChar1">
    <w:name w:val="Body Text Char1"/>
    <w:aliases w:val="ändrad Char2,body text Char2,bt Char,body text1 Char2,bt1 Char2,body text2 Char2,bt2 Char2,body text11 Char2,bt11 Char2,body text3 Char2,bt3 Char2,paragraph 2 Char2,paragraph 21 Char2,EHPT Char2,Body Text2 Char,AvtalBrödtext Char,b Char"/>
    <w:link w:val="BodyText"/>
    <w:locked/>
    <w:rsid w:val="005841CA"/>
    <w:rPr>
      <w:sz w:val="24"/>
      <w:szCs w:val="24"/>
      <w:lang w:bidi="he-IL"/>
    </w:rPr>
  </w:style>
  <w:style w:type="character" w:customStyle="1" w:styleId="btChar11">
    <w:name w:val="bt Char11"/>
    <w:aliases w:val="bt Char Char Char2,bt Char Char11,ändrad Char1,body text Char1,body text1 Char1,bt1 Char1,body text2 Char1,bt2 Char1,body text11 Char1,bt11 Char1,body text3 Char1,bt3 Char1,paragraph 2 Char1,paragraph 21 Char1,?ndrad Char2,EHPT Char1"/>
    <w:uiPriority w:val="99"/>
    <w:locked/>
    <w:rsid w:val="00341DC1"/>
    <w:rPr>
      <w:rFonts w:cs="Times New Roman"/>
      <w:sz w:val="22"/>
      <w:szCs w:val="22"/>
      <w:lang w:val="en-US" w:eastAsia="en-US" w:bidi="he-IL"/>
    </w:rPr>
  </w:style>
  <w:style w:type="character" w:customStyle="1" w:styleId="CharChar16">
    <w:name w:val="Char Char16"/>
    <w:uiPriority w:val="99"/>
    <w:locked/>
    <w:rsid w:val="000E25DB"/>
    <w:rPr>
      <w:rFonts w:cs="Times New Roman"/>
      <w:sz w:val="22"/>
      <w:szCs w:val="22"/>
      <w:lang w:val="en-US" w:eastAsia="en-US" w:bidi="he-IL"/>
    </w:rPr>
  </w:style>
  <w:style w:type="character" w:customStyle="1" w:styleId="TableBodyChar">
    <w:name w:val="Table Body Char"/>
    <w:link w:val="TableBody"/>
    <w:locked/>
    <w:rsid w:val="00572165"/>
    <w:rPr>
      <w:lang w:val="en-US" w:eastAsia="en-US" w:bidi="he-IL"/>
    </w:rPr>
  </w:style>
  <w:style w:type="character" w:customStyle="1" w:styleId="SubtitleChar">
    <w:name w:val="Subtitle Char"/>
    <w:link w:val="Subtitle"/>
    <w:uiPriority w:val="99"/>
    <w:locked/>
    <w:rsid w:val="00704529"/>
    <w:rPr>
      <w:rFonts w:cs="Times New Roman"/>
      <w:sz w:val="22"/>
      <w:szCs w:val="22"/>
      <w:lang w:val="en-US" w:eastAsia="en-US" w:bidi="he-IL"/>
    </w:rPr>
  </w:style>
  <w:style w:type="character" w:customStyle="1" w:styleId="CharChar3">
    <w:name w:val="Char Char3"/>
    <w:uiPriority w:val="99"/>
    <w:rsid w:val="00DF5279"/>
    <w:rPr>
      <w:rFonts w:ascii="Arial" w:hAnsi="Arial" w:cs="Arial"/>
      <w:b/>
      <w:bCs/>
      <w:color w:val="003366"/>
      <w:sz w:val="32"/>
      <w:szCs w:val="32"/>
      <w:lang w:val="en-US" w:eastAsia="en-US" w:bidi="he-IL"/>
    </w:rPr>
  </w:style>
  <w:style w:type="character" w:styleId="IntenseEmphasis">
    <w:name w:val="Intense Emphasis"/>
    <w:uiPriority w:val="99"/>
    <w:qFormat/>
    <w:rsid w:val="000B00B3"/>
    <w:rPr>
      <w:rFonts w:cs="Times New Roman"/>
      <w:b/>
      <w:bCs/>
      <w:i/>
      <w:iCs/>
      <w:color w:val="4F81BD"/>
    </w:rPr>
  </w:style>
  <w:style w:type="numbering" w:customStyle="1" w:styleId="UList">
    <w:name w:val="UList"/>
    <w:basedOn w:val="1ai"/>
    <w:rsid w:val="00546129"/>
    <w:pPr>
      <w:numPr>
        <w:numId w:val="10"/>
      </w:numPr>
    </w:pPr>
  </w:style>
  <w:style w:type="numbering" w:customStyle="1" w:styleId="UListTable">
    <w:name w:val="UList Table"/>
    <w:basedOn w:val="NoList"/>
    <w:rsid w:val="00546129"/>
    <w:pPr>
      <w:numPr>
        <w:numId w:val="11"/>
      </w:numPr>
    </w:pPr>
  </w:style>
  <w:style w:type="numbering" w:customStyle="1" w:styleId="UBullet">
    <w:name w:val="UBullet"/>
    <w:basedOn w:val="NoList"/>
    <w:rsid w:val="00546129"/>
    <w:pPr>
      <w:numPr>
        <w:numId w:val="8"/>
      </w:numPr>
    </w:pPr>
  </w:style>
  <w:style w:type="numbering" w:styleId="1ai">
    <w:name w:val="Outline List 1"/>
    <w:basedOn w:val="NoList"/>
    <w:locked/>
    <w:rsid w:val="00546129"/>
    <w:pPr>
      <w:numPr>
        <w:numId w:val="1"/>
      </w:numPr>
    </w:pPr>
  </w:style>
  <w:style w:type="numbering" w:customStyle="1" w:styleId="UBulletTable">
    <w:name w:val="UBullet Table"/>
    <w:basedOn w:val="NoList"/>
    <w:rsid w:val="00546129"/>
    <w:pPr>
      <w:numPr>
        <w:numId w:val="9"/>
      </w:numPr>
    </w:pPr>
  </w:style>
  <w:style w:type="paragraph" w:styleId="ListParagraph">
    <w:name w:val="List Paragraph"/>
    <w:basedOn w:val="Normal"/>
    <w:uiPriority w:val="34"/>
    <w:qFormat/>
    <w:rsid w:val="002D6686"/>
    <w:pPr>
      <w:ind w:left="720"/>
    </w:pPr>
    <w:rPr>
      <w:rFonts w:ascii="Calibri" w:eastAsia="Calibri" w:hAnsi="Calibri"/>
      <w:sz w:val="22"/>
      <w:szCs w:val="22"/>
    </w:rPr>
  </w:style>
  <w:style w:type="paragraph" w:customStyle="1" w:styleId="NormalCourier">
    <w:name w:val="Normal + Courier"/>
    <w:aliases w:val="10 pt,Black"/>
    <w:basedOn w:val="Normal"/>
    <w:rsid w:val="00105000"/>
    <w:pPr>
      <w:ind w:left="1800"/>
    </w:pPr>
    <w:rPr>
      <w:rFonts w:ascii="Courier New" w:hAnsi="Courier New" w:cs="Courier New"/>
      <w:sz w:val="20"/>
      <w:szCs w:val="20"/>
    </w:rPr>
  </w:style>
  <w:style w:type="character" w:customStyle="1" w:styleId="btCharChar">
    <w:name w:val="bt Char Char"/>
    <w:locked/>
    <w:rsid w:val="007B5E1D"/>
    <w:rPr>
      <w:sz w:val="22"/>
      <w:szCs w:val="22"/>
      <w:lang w:val="en-US" w:eastAsia="en-US" w:bidi="he-IL"/>
    </w:rPr>
  </w:style>
  <w:style w:type="paragraph" w:styleId="Revision">
    <w:name w:val="Revision"/>
    <w:hidden/>
    <w:uiPriority w:val="99"/>
    <w:semiHidden/>
    <w:rsid w:val="00BE0DB5"/>
    <w:rPr>
      <w:sz w:val="24"/>
      <w:szCs w:val="24"/>
      <w:lang w:bidi="he-IL"/>
    </w:rPr>
  </w:style>
  <w:style w:type="character" w:styleId="HTMLAcronym">
    <w:name w:val="HTML Acronym"/>
    <w:locked/>
    <w:rsid w:val="00A8739B"/>
    <w:rPr>
      <w:lang w:val="en-US"/>
    </w:rPr>
  </w:style>
  <w:style w:type="character" w:customStyle="1" w:styleId="HTMLAddressChar">
    <w:name w:val="HTML Address Char"/>
    <w:link w:val="HTMLAddress"/>
    <w:locked/>
    <w:rsid w:val="00A8739B"/>
    <w:rPr>
      <w:rFonts w:ascii="Calibri" w:eastAsia="Calibri" w:hAnsi="Calibri"/>
      <w:i/>
      <w:iCs/>
      <w:sz w:val="24"/>
      <w:szCs w:val="24"/>
      <w:lang w:val="en-US" w:eastAsia="en-US" w:bidi="he-IL"/>
    </w:rPr>
  </w:style>
  <w:style w:type="paragraph" w:styleId="HTMLAddress">
    <w:name w:val="HTML Address"/>
    <w:basedOn w:val="Normal"/>
    <w:link w:val="HTMLAddressChar"/>
    <w:locked/>
    <w:rsid w:val="00A8739B"/>
    <w:rPr>
      <w:rFonts w:ascii="Calibri" w:eastAsia="Calibri" w:hAnsi="Calibri"/>
      <w:i/>
      <w:iCs/>
    </w:rPr>
  </w:style>
  <w:style w:type="character" w:styleId="HTMLCite">
    <w:name w:val="HTML Cite"/>
    <w:locked/>
    <w:rsid w:val="00A8739B"/>
    <w:rPr>
      <w:i/>
      <w:iCs/>
      <w:lang w:val="en-US"/>
    </w:rPr>
  </w:style>
  <w:style w:type="character" w:styleId="HTMLCode">
    <w:name w:val="HTML Code"/>
    <w:locked/>
    <w:rsid w:val="00A8739B"/>
    <w:rPr>
      <w:rFonts w:ascii="Courier New" w:eastAsia="Times New Roman" w:hAnsi="Courier New" w:cs="Courier New" w:hint="default"/>
      <w:sz w:val="20"/>
      <w:szCs w:val="20"/>
      <w:lang w:val="en-US"/>
    </w:rPr>
  </w:style>
  <w:style w:type="character" w:styleId="HTMLDefinition">
    <w:name w:val="HTML Definition"/>
    <w:locked/>
    <w:rsid w:val="00A8739B"/>
    <w:rPr>
      <w:i/>
      <w:iCs/>
      <w:lang w:val="en-US"/>
    </w:rPr>
  </w:style>
  <w:style w:type="character" w:styleId="Emphasis">
    <w:name w:val="Emphasis"/>
    <w:qFormat/>
    <w:locked/>
    <w:rsid w:val="00A8739B"/>
    <w:rPr>
      <w:i/>
      <w:iCs/>
      <w:lang w:val="en-US"/>
    </w:rPr>
  </w:style>
  <w:style w:type="character" w:customStyle="1" w:styleId="CharChar21">
    <w:name w:val="Char Char21"/>
    <w:locked/>
    <w:rsid w:val="00A8739B"/>
    <w:rPr>
      <w:rFonts w:ascii="Arial" w:hAnsi="Arial" w:cs="Arial"/>
      <w:b/>
      <w:bCs/>
      <w:smallCaps/>
      <w:color w:val="FF6600"/>
      <w:kern w:val="32"/>
      <w:sz w:val="48"/>
      <w:szCs w:val="48"/>
      <w:lang w:val="en-US" w:eastAsia="en-US" w:bidi="he-IL"/>
    </w:rPr>
  </w:style>
  <w:style w:type="character" w:customStyle="1" w:styleId="CharChar20">
    <w:name w:val="Char Char20"/>
    <w:locked/>
    <w:rsid w:val="00A8739B"/>
    <w:rPr>
      <w:rFonts w:ascii="Arial" w:hAnsi="Arial" w:cs="Arial"/>
      <w:b/>
      <w:bCs/>
      <w:color w:val="003366"/>
      <w:sz w:val="32"/>
      <w:szCs w:val="32"/>
      <w:lang w:val="en-US" w:eastAsia="en-US" w:bidi="he-IL"/>
    </w:rPr>
  </w:style>
  <w:style w:type="character" w:customStyle="1" w:styleId="CharChar19">
    <w:name w:val="Char Char19"/>
    <w:locked/>
    <w:rsid w:val="00A8739B"/>
    <w:rPr>
      <w:rFonts w:ascii="Arial" w:hAnsi="Arial" w:cs="Arial" w:hint="default"/>
      <w:b/>
      <w:bCs/>
      <w:color w:val="003366"/>
      <w:sz w:val="32"/>
      <w:szCs w:val="32"/>
      <w:lang w:val="en-US" w:eastAsia="en-US" w:bidi="he-IL"/>
    </w:rPr>
  </w:style>
  <w:style w:type="character" w:customStyle="1" w:styleId="CharChar18">
    <w:name w:val="Char Char18"/>
    <w:locked/>
    <w:rsid w:val="00A8739B"/>
    <w:rPr>
      <w:rFonts w:ascii="Arial" w:hAnsi="Arial" w:cs="Arial" w:hint="default"/>
      <w:b/>
      <w:bCs/>
      <w:color w:val="336699"/>
      <w:sz w:val="28"/>
      <w:szCs w:val="28"/>
      <w:lang w:val="en-US" w:eastAsia="en-US" w:bidi="he-IL"/>
    </w:rPr>
  </w:style>
  <w:style w:type="character" w:customStyle="1" w:styleId="CharChar17">
    <w:name w:val="Char Char17"/>
    <w:locked/>
    <w:rsid w:val="00A8739B"/>
    <w:rPr>
      <w:b/>
      <w:bCs/>
      <w:i/>
      <w:iCs/>
      <w:sz w:val="26"/>
      <w:szCs w:val="26"/>
      <w:lang w:val="en-US" w:eastAsia="en-US" w:bidi="he-IL"/>
    </w:rPr>
  </w:style>
  <w:style w:type="character" w:styleId="HTMLKeyboard">
    <w:name w:val="HTML Keyboard"/>
    <w:locked/>
    <w:rsid w:val="00A8739B"/>
    <w:rPr>
      <w:rFonts w:ascii="Courier New" w:eastAsia="Times New Roman" w:hAnsi="Courier New" w:cs="Courier New" w:hint="default"/>
      <w:sz w:val="20"/>
      <w:szCs w:val="20"/>
      <w:lang w:val="en-US"/>
    </w:rPr>
  </w:style>
  <w:style w:type="character" w:customStyle="1" w:styleId="HTMLPreformattedChar">
    <w:name w:val="HTML Preformatted Char"/>
    <w:link w:val="HTMLPreformatted"/>
    <w:locked/>
    <w:rsid w:val="00A8739B"/>
    <w:rPr>
      <w:rFonts w:ascii="Courier New" w:eastAsia="Calibri" w:hAnsi="Courier New" w:cs="Courier New"/>
      <w:lang w:val="en-US" w:eastAsia="en-US" w:bidi="he-IL"/>
    </w:rPr>
  </w:style>
  <w:style w:type="paragraph" w:styleId="HTMLPreformatted">
    <w:name w:val="HTML Preformatted"/>
    <w:basedOn w:val="Normal"/>
    <w:link w:val="HTMLPreformattedChar"/>
    <w:locked/>
    <w:rsid w:val="00A87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cs="Courier New"/>
      <w:sz w:val="20"/>
      <w:szCs w:val="20"/>
    </w:rPr>
  </w:style>
  <w:style w:type="character" w:styleId="HTMLSample">
    <w:name w:val="HTML Sample"/>
    <w:locked/>
    <w:rsid w:val="00A8739B"/>
    <w:rPr>
      <w:rFonts w:ascii="Courier New" w:eastAsia="Times New Roman" w:hAnsi="Courier New" w:cs="Courier New" w:hint="default"/>
      <w:lang w:val="en-US"/>
    </w:rPr>
  </w:style>
  <w:style w:type="character" w:styleId="HTMLTypewriter">
    <w:name w:val="HTML Typewriter"/>
    <w:locked/>
    <w:rsid w:val="00A8739B"/>
    <w:rPr>
      <w:rFonts w:ascii="Courier New" w:eastAsia="Times New Roman" w:hAnsi="Courier New" w:cs="Courier New" w:hint="default"/>
      <w:sz w:val="20"/>
      <w:szCs w:val="20"/>
      <w:lang w:val="en-US"/>
    </w:rPr>
  </w:style>
  <w:style w:type="character" w:styleId="HTMLVariable">
    <w:name w:val="HTML Variable"/>
    <w:locked/>
    <w:rsid w:val="00A8739B"/>
    <w:rPr>
      <w:i/>
      <w:iCs/>
      <w:lang w:val="en-US"/>
    </w:rPr>
  </w:style>
  <w:style w:type="character" w:customStyle="1" w:styleId="CharChar15">
    <w:name w:val="Char Char15"/>
    <w:locked/>
    <w:rsid w:val="00A8739B"/>
    <w:rPr>
      <w:sz w:val="22"/>
      <w:szCs w:val="22"/>
      <w:lang w:val="en-US" w:eastAsia="en-US" w:bidi="he-IL"/>
    </w:rPr>
  </w:style>
  <w:style w:type="character" w:customStyle="1" w:styleId="BodyText2Char">
    <w:name w:val="Body Text 2 Char"/>
    <w:link w:val="BodyText2"/>
    <w:locked/>
    <w:rsid w:val="00A8739B"/>
    <w:rPr>
      <w:rFonts w:ascii="Calibri" w:eastAsia="Calibri" w:hAnsi="Calibri"/>
      <w:sz w:val="24"/>
      <w:szCs w:val="24"/>
      <w:lang w:val="en-US" w:eastAsia="en-US" w:bidi="he-IL"/>
    </w:rPr>
  </w:style>
  <w:style w:type="character" w:customStyle="1" w:styleId="BodyText3Char">
    <w:name w:val="Body Text 3 Char"/>
    <w:link w:val="BodyText3"/>
    <w:locked/>
    <w:rsid w:val="00A8739B"/>
    <w:rPr>
      <w:rFonts w:ascii="Calibri" w:eastAsia="Calibri" w:hAnsi="Calibri"/>
      <w:sz w:val="16"/>
      <w:szCs w:val="16"/>
      <w:lang w:val="en-US" w:eastAsia="en-US" w:bidi="he-IL"/>
    </w:rPr>
  </w:style>
  <w:style w:type="paragraph" w:styleId="NormalIndent">
    <w:name w:val="Normal Indent"/>
    <w:basedOn w:val="Normal"/>
    <w:locked/>
    <w:rsid w:val="00A8739B"/>
    <w:pPr>
      <w:ind w:left="720"/>
    </w:pPr>
    <w:rPr>
      <w:rFonts w:eastAsia="Calibri"/>
    </w:rPr>
  </w:style>
  <w:style w:type="character" w:customStyle="1" w:styleId="FootnoteTextChar">
    <w:name w:val="Footnote Text Char"/>
    <w:link w:val="FootnoteText"/>
    <w:locked/>
    <w:rsid w:val="00A8739B"/>
    <w:rPr>
      <w:rFonts w:ascii="Calibri" w:eastAsia="Calibri" w:hAnsi="Calibri"/>
      <w:lang w:val="en-US" w:eastAsia="en-US" w:bidi="he-IL"/>
    </w:rPr>
  </w:style>
  <w:style w:type="paragraph" w:styleId="FootnoteText">
    <w:name w:val="footnote text"/>
    <w:basedOn w:val="Normal"/>
    <w:link w:val="FootnoteTextChar"/>
    <w:locked/>
    <w:rsid w:val="00A8739B"/>
    <w:rPr>
      <w:rFonts w:ascii="Calibri" w:eastAsia="Calibri" w:hAnsi="Calibri"/>
      <w:sz w:val="20"/>
      <w:szCs w:val="20"/>
    </w:rPr>
  </w:style>
  <w:style w:type="character" w:customStyle="1" w:styleId="DateChar">
    <w:name w:val="Date Char"/>
    <w:link w:val="Date"/>
    <w:locked/>
    <w:rsid w:val="00A8739B"/>
    <w:rPr>
      <w:rFonts w:ascii="Calibri" w:eastAsia="Calibri" w:hAnsi="Calibri"/>
      <w:sz w:val="24"/>
      <w:szCs w:val="24"/>
      <w:lang w:val="en-US" w:eastAsia="en-US" w:bidi="he-IL"/>
    </w:rPr>
  </w:style>
  <w:style w:type="character" w:customStyle="1" w:styleId="E-mailSignatureChar">
    <w:name w:val="E-mail Signature Char"/>
    <w:link w:val="E-mailSignature"/>
    <w:locked/>
    <w:rsid w:val="00A8739B"/>
    <w:rPr>
      <w:rFonts w:ascii="Calibri" w:eastAsia="Calibri" w:hAnsi="Calibri"/>
      <w:sz w:val="24"/>
      <w:szCs w:val="24"/>
      <w:lang w:val="en-US" w:eastAsia="en-US" w:bidi="he-IL"/>
    </w:rPr>
  </w:style>
  <w:style w:type="paragraph" w:styleId="TableofFigures">
    <w:name w:val="table of figures"/>
    <w:basedOn w:val="Normal"/>
    <w:next w:val="Normal"/>
    <w:locked/>
    <w:rsid w:val="00A8739B"/>
    <w:rPr>
      <w:rFonts w:eastAsia="Calibri"/>
    </w:rPr>
  </w:style>
  <w:style w:type="paragraph" w:styleId="EnvelopeAddress">
    <w:name w:val="envelope address"/>
    <w:basedOn w:val="Normal"/>
    <w:locked/>
    <w:rsid w:val="00A8739B"/>
    <w:pPr>
      <w:framePr w:w="7920" w:h="1980" w:hSpace="180" w:wrap="auto" w:hAnchor="page" w:xAlign="center" w:yAlign="bottom"/>
      <w:ind w:left="2880"/>
    </w:pPr>
    <w:rPr>
      <w:rFonts w:ascii="Cambria" w:hAnsi="Cambria"/>
    </w:rPr>
  </w:style>
  <w:style w:type="paragraph" w:styleId="EnvelopeReturn">
    <w:name w:val="envelope return"/>
    <w:basedOn w:val="Normal"/>
    <w:locked/>
    <w:rsid w:val="00A8739B"/>
    <w:rPr>
      <w:rFonts w:ascii="Cambria" w:hAnsi="Cambria"/>
      <w:sz w:val="20"/>
      <w:szCs w:val="20"/>
    </w:rPr>
  </w:style>
  <w:style w:type="character" w:customStyle="1" w:styleId="EndnoteTextChar">
    <w:name w:val="Endnote Text Char"/>
    <w:link w:val="EndnoteText"/>
    <w:locked/>
    <w:rsid w:val="00A8739B"/>
    <w:rPr>
      <w:rFonts w:ascii="Calibri" w:eastAsia="Calibri" w:hAnsi="Calibri"/>
      <w:lang w:val="en-US" w:eastAsia="en-US" w:bidi="he-IL"/>
    </w:rPr>
  </w:style>
  <w:style w:type="paragraph" w:styleId="EndnoteText">
    <w:name w:val="endnote text"/>
    <w:basedOn w:val="Normal"/>
    <w:link w:val="EndnoteTextChar"/>
    <w:locked/>
    <w:rsid w:val="00A8739B"/>
    <w:rPr>
      <w:rFonts w:ascii="Calibri" w:eastAsia="Calibri" w:hAnsi="Calibri"/>
      <w:sz w:val="20"/>
      <w:szCs w:val="20"/>
    </w:rPr>
  </w:style>
  <w:style w:type="paragraph" w:styleId="TableofAuthorities">
    <w:name w:val="table of authorities"/>
    <w:basedOn w:val="Normal"/>
    <w:next w:val="Normal"/>
    <w:locked/>
    <w:rsid w:val="00A8739B"/>
    <w:pPr>
      <w:ind w:left="240" w:hanging="240"/>
    </w:pPr>
    <w:rPr>
      <w:rFonts w:eastAsia="Calibri"/>
    </w:rPr>
  </w:style>
  <w:style w:type="character" w:customStyle="1" w:styleId="MacroTextChar">
    <w:name w:val="Macro Text Char"/>
    <w:link w:val="MacroText"/>
    <w:locked/>
    <w:rsid w:val="00A8739B"/>
    <w:rPr>
      <w:rFonts w:ascii="Courier New" w:hAnsi="Courier New" w:cs="Courier New"/>
      <w:lang w:val="en-US" w:eastAsia="en-US" w:bidi="he-IL"/>
    </w:rPr>
  </w:style>
  <w:style w:type="paragraph" w:styleId="MacroText">
    <w:name w:val="macro"/>
    <w:link w:val="MacroTextChar"/>
    <w:locked/>
    <w:rsid w:val="00A8739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bidi="he-IL"/>
    </w:rPr>
  </w:style>
  <w:style w:type="paragraph" w:styleId="TOAHeading">
    <w:name w:val="toa heading"/>
    <w:basedOn w:val="Normal"/>
    <w:next w:val="Normal"/>
    <w:locked/>
    <w:rsid w:val="00A8739B"/>
    <w:pPr>
      <w:spacing w:before="120"/>
    </w:pPr>
    <w:rPr>
      <w:rFonts w:ascii="Cambria" w:hAnsi="Cambria"/>
      <w:b/>
      <w:bCs/>
    </w:rPr>
  </w:style>
  <w:style w:type="paragraph" w:styleId="List2">
    <w:name w:val="List 2"/>
    <w:basedOn w:val="Normal"/>
    <w:locked/>
    <w:rsid w:val="00A8739B"/>
    <w:pPr>
      <w:ind w:left="566" w:hanging="283"/>
      <w:contextualSpacing/>
    </w:pPr>
    <w:rPr>
      <w:rFonts w:eastAsia="Calibri"/>
    </w:rPr>
  </w:style>
  <w:style w:type="paragraph" w:styleId="List3">
    <w:name w:val="List 3"/>
    <w:basedOn w:val="Normal"/>
    <w:locked/>
    <w:rsid w:val="00A8739B"/>
    <w:pPr>
      <w:ind w:left="849" w:hanging="283"/>
      <w:contextualSpacing/>
    </w:pPr>
    <w:rPr>
      <w:rFonts w:eastAsia="Calibri"/>
    </w:rPr>
  </w:style>
  <w:style w:type="paragraph" w:styleId="List4">
    <w:name w:val="List 4"/>
    <w:basedOn w:val="Normal"/>
    <w:locked/>
    <w:rsid w:val="00A8739B"/>
    <w:pPr>
      <w:ind w:left="1132" w:hanging="283"/>
      <w:contextualSpacing/>
    </w:pPr>
    <w:rPr>
      <w:rFonts w:eastAsia="Calibri"/>
    </w:rPr>
  </w:style>
  <w:style w:type="paragraph" w:styleId="List5">
    <w:name w:val="List 5"/>
    <w:basedOn w:val="Normal"/>
    <w:locked/>
    <w:rsid w:val="00A8739B"/>
    <w:pPr>
      <w:ind w:left="1415" w:hanging="283"/>
      <w:contextualSpacing/>
    </w:pPr>
    <w:rPr>
      <w:rFonts w:eastAsia="Calibri"/>
    </w:rPr>
  </w:style>
  <w:style w:type="paragraph" w:styleId="ListBullet3">
    <w:name w:val="List Bullet 3"/>
    <w:basedOn w:val="Normal"/>
    <w:uiPriority w:val="99"/>
    <w:locked/>
    <w:rsid w:val="00A8739B"/>
    <w:pPr>
      <w:numPr>
        <w:numId w:val="15"/>
      </w:numPr>
      <w:contextualSpacing/>
    </w:pPr>
    <w:rPr>
      <w:rFonts w:eastAsia="Calibri"/>
    </w:rPr>
  </w:style>
  <w:style w:type="paragraph" w:styleId="ListBullet4">
    <w:name w:val="List Bullet 4"/>
    <w:basedOn w:val="Normal"/>
    <w:locked/>
    <w:rsid w:val="00A8739B"/>
    <w:pPr>
      <w:numPr>
        <w:numId w:val="16"/>
      </w:numPr>
      <w:contextualSpacing/>
    </w:pPr>
    <w:rPr>
      <w:rFonts w:eastAsia="Calibri"/>
    </w:rPr>
  </w:style>
  <w:style w:type="paragraph" w:styleId="ListBullet5">
    <w:name w:val="List Bullet 5"/>
    <w:basedOn w:val="Normal"/>
    <w:locked/>
    <w:rsid w:val="00A8739B"/>
    <w:pPr>
      <w:numPr>
        <w:numId w:val="17"/>
      </w:numPr>
      <w:contextualSpacing/>
    </w:pPr>
    <w:rPr>
      <w:rFonts w:eastAsia="Calibri"/>
    </w:rPr>
  </w:style>
  <w:style w:type="paragraph" w:styleId="ListNumber5">
    <w:name w:val="List Number 5"/>
    <w:basedOn w:val="Normal"/>
    <w:locked/>
    <w:rsid w:val="00A8739B"/>
    <w:pPr>
      <w:numPr>
        <w:numId w:val="18"/>
      </w:numPr>
      <w:contextualSpacing/>
    </w:pPr>
    <w:rPr>
      <w:rFonts w:eastAsia="Calibri"/>
    </w:rPr>
  </w:style>
  <w:style w:type="character" w:customStyle="1" w:styleId="MessageHeaderChar">
    <w:name w:val="Message Header Char"/>
    <w:link w:val="MessageHeader"/>
    <w:locked/>
    <w:rsid w:val="00A8739B"/>
    <w:rPr>
      <w:rFonts w:ascii="Cambria" w:hAnsi="Cambria"/>
      <w:sz w:val="24"/>
      <w:szCs w:val="24"/>
      <w:lang w:val="en-US" w:eastAsia="en-US" w:bidi="he-IL"/>
    </w:rPr>
  </w:style>
  <w:style w:type="character" w:customStyle="1" w:styleId="ClosingChar">
    <w:name w:val="Closing Char"/>
    <w:link w:val="Closing"/>
    <w:locked/>
    <w:rsid w:val="00A8739B"/>
    <w:rPr>
      <w:rFonts w:ascii="Calibri" w:eastAsia="Calibri" w:hAnsi="Calibri"/>
      <w:sz w:val="24"/>
      <w:szCs w:val="24"/>
      <w:lang w:val="en-US" w:eastAsia="en-US" w:bidi="he-IL"/>
    </w:rPr>
  </w:style>
  <w:style w:type="paragraph" w:styleId="Closing">
    <w:name w:val="Closing"/>
    <w:basedOn w:val="Normal"/>
    <w:link w:val="ClosingChar"/>
    <w:locked/>
    <w:rsid w:val="00A8739B"/>
    <w:pPr>
      <w:ind w:left="4252"/>
    </w:pPr>
    <w:rPr>
      <w:rFonts w:ascii="Calibri" w:eastAsia="Calibri" w:hAnsi="Calibri"/>
    </w:rPr>
  </w:style>
  <w:style w:type="paragraph" w:styleId="Signature">
    <w:name w:val="Signature"/>
    <w:basedOn w:val="Normal"/>
    <w:link w:val="SignatureChar"/>
    <w:uiPriority w:val="99"/>
    <w:locked/>
    <w:rsid w:val="00A8739B"/>
    <w:pPr>
      <w:ind w:left="4252"/>
    </w:pPr>
    <w:rPr>
      <w:rFonts w:ascii="Arial" w:hAnsi="Arial" w:cs="Arial"/>
      <w:b/>
      <w:bCs/>
      <w:color w:val="336699"/>
      <w:sz w:val="28"/>
      <w:szCs w:val="28"/>
    </w:rPr>
  </w:style>
  <w:style w:type="paragraph" w:styleId="ListContinue">
    <w:name w:val="List Continue"/>
    <w:basedOn w:val="Normal"/>
    <w:locked/>
    <w:rsid w:val="00A8739B"/>
    <w:pPr>
      <w:spacing w:after="120"/>
      <w:ind w:left="283"/>
      <w:contextualSpacing/>
    </w:pPr>
    <w:rPr>
      <w:rFonts w:eastAsia="Calibri"/>
    </w:rPr>
  </w:style>
  <w:style w:type="paragraph" w:styleId="ListContinue2">
    <w:name w:val="List Continue 2"/>
    <w:basedOn w:val="Normal"/>
    <w:locked/>
    <w:rsid w:val="00A8739B"/>
    <w:pPr>
      <w:spacing w:after="120"/>
      <w:ind w:left="566"/>
      <w:contextualSpacing/>
    </w:pPr>
    <w:rPr>
      <w:rFonts w:eastAsia="Calibri"/>
    </w:rPr>
  </w:style>
  <w:style w:type="paragraph" w:styleId="ListContinue3">
    <w:name w:val="List Continue 3"/>
    <w:basedOn w:val="Normal"/>
    <w:locked/>
    <w:rsid w:val="00A8739B"/>
    <w:pPr>
      <w:spacing w:after="120"/>
      <w:ind w:left="849"/>
      <w:contextualSpacing/>
    </w:pPr>
    <w:rPr>
      <w:rFonts w:eastAsia="Calibri"/>
    </w:rPr>
  </w:style>
  <w:style w:type="paragraph" w:styleId="ListContinue4">
    <w:name w:val="List Continue 4"/>
    <w:basedOn w:val="Normal"/>
    <w:locked/>
    <w:rsid w:val="00A8739B"/>
    <w:pPr>
      <w:spacing w:after="120"/>
      <w:ind w:left="1132"/>
      <w:contextualSpacing/>
    </w:pPr>
    <w:rPr>
      <w:rFonts w:eastAsia="Calibri"/>
    </w:rPr>
  </w:style>
  <w:style w:type="paragraph" w:styleId="ListContinue5">
    <w:name w:val="List Continue 5"/>
    <w:basedOn w:val="Normal"/>
    <w:locked/>
    <w:rsid w:val="00A8739B"/>
    <w:pPr>
      <w:spacing w:after="120"/>
      <w:ind w:left="1415"/>
      <w:contextualSpacing/>
    </w:pPr>
    <w:rPr>
      <w:rFonts w:eastAsia="Calibri"/>
    </w:rPr>
  </w:style>
  <w:style w:type="paragraph" w:styleId="MessageHeader">
    <w:name w:val="Message Header"/>
    <w:basedOn w:val="Normal"/>
    <w:link w:val="MessageHeaderChar"/>
    <w:locked/>
    <w:rsid w:val="00A8739B"/>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paragraph" w:styleId="Subtitle">
    <w:name w:val="Subtitle"/>
    <w:basedOn w:val="Normal"/>
    <w:next w:val="Normal"/>
    <w:link w:val="SubtitleChar"/>
    <w:uiPriority w:val="99"/>
    <w:qFormat/>
    <w:locked/>
    <w:rsid w:val="00A8739B"/>
    <w:pPr>
      <w:spacing w:after="60"/>
      <w:jc w:val="center"/>
      <w:outlineLvl w:val="1"/>
    </w:pPr>
    <w:rPr>
      <w:sz w:val="22"/>
      <w:szCs w:val="22"/>
    </w:rPr>
  </w:style>
  <w:style w:type="character" w:customStyle="1" w:styleId="SalutationChar">
    <w:name w:val="Salutation Char"/>
    <w:link w:val="Salutation"/>
    <w:locked/>
    <w:rsid w:val="00A8739B"/>
    <w:rPr>
      <w:rFonts w:ascii="Calibri" w:eastAsia="Calibri" w:hAnsi="Calibri"/>
      <w:sz w:val="24"/>
      <w:szCs w:val="24"/>
      <w:lang w:val="en-US" w:eastAsia="en-US" w:bidi="he-IL"/>
    </w:rPr>
  </w:style>
  <w:style w:type="paragraph" w:styleId="Salutation">
    <w:name w:val="Salutation"/>
    <w:basedOn w:val="Normal"/>
    <w:next w:val="Normal"/>
    <w:link w:val="SalutationChar"/>
    <w:locked/>
    <w:rsid w:val="00A8739B"/>
    <w:rPr>
      <w:rFonts w:ascii="Calibri" w:eastAsia="Calibri" w:hAnsi="Calibri"/>
    </w:rPr>
  </w:style>
  <w:style w:type="paragraph" w:styleId="Date">
    <w:name w:val="Date"/>
    <w:basedOn w:val="Normal"/>
    <w:next w:val="Normal"/>
    <w:link w:val="DateChar"/>
    <w:locked/>
    <w:rsid w:val="00A8739B"/>
    <w:rPr>
      <w:rFonts w:ascii="Calibri" w:eastAsia="Calibri" w:hAnsi="Calibri"/>
    </w:rPr>
  </w:style>
  <w:style w:type="character" w:customStyle="1" w:styleId="BodyTextFirstIndentChar">
    <w:name w:val="Body Text First Indent Char"/>
    <w:link w:val="BodyTextFirstIndent"/>
    <w:locked/>
    <w:rsid w:val="00A8739B"/>
    <w:rPr>
      <w:rFonts w:cs="Times New Roman"/>
      <w:sz w:val="24"/>
      <w:szCs w:val="24"/>
      <w:lang w:val="en-US" w:eastAsia="en-US" w:bidi="he-IL"/>
    </w:rPr>
  </w:style>
  <w:style w:type="paragraph" w:styleId="BodyTextFirstIndent">
    <w:name w:val="Body Text First Indent"/>
    <w:basedOn w:val="BodyText"/>
    <w:link w:val="BodyTextFirstIndentChar"/>
    <w:locked/>
    <w:rsid w:val="00A8739B"/>
    <w:pPr>
      <w:spacing w:before="0" w:after="120"/>
      <w:ind w:left="0" w:firstLine="210"/>
    </w:pPr>
  </w:style>
  <w:style w:type="character" w:customStyle="1" w:styleId="BodyTextFirstIndent2Char">
    <w:name w:val="Body Text First Indent 2 Char"/>
    <w:link w:val="BodyTextFirstIndent2"/>
    <w:locked/>
    <w:rsid w:val="00A8739B"/>
    <w:rPr>
      <w:sz w:val="24"/>
      <w:szCs w:val="24"/>
      <w:lang w:val="en-US" w:eastAsia="en-US" w:bidi="he-IL"/>
    </w:rPr>
  </w:style>
  <w:style w:type="paragraph" w:styleId="BodyTextFirstIndent2">
    <w:name w:val="Body Text First Indent 2"/>
    <w:basedOn w:val="BodyTextIndent"/>
    <w:link w:val="BodyTextFirstIndent2Char"/>
    <w:locked/>
    <w:rsid w:val="00A8739B"/>
    <w:pPr>
      <w:spacing w:before="0" w:after="120"/>
      <w:ind w:left="283" w:firstLine="210"/>
    </w:pPr>
    <w:rPr>
      <w:sz w:val="24"/>
      <w:szCs w:val="24"/>
    </w:rPr>
  </w:style>
  <w:style w:type="paragraph" w:styleId="BodyText2">
    <w:name w:val="Body Text 2"/>
    <w:basedOn w:val="Normal"/>
    <w:link w:val="BodyText2Char"/>
    <w:locked/>
    <w:rsid w:val="00A8739B"/>
    <w:pPr>
      <w:spacing w:after="120" w:line="480" w:lineRule="auto"/>
    </w:pPr>
    <w:rPr>
      <w:rFonts w:ascii="Calibri" w:eastAsia="Calibri" w:hAnsi="Calibri"/>
    </w:rPr>
  </w:style>
  <w:style w:type="paragraph" w:styleId="BodyText3">
    <w:name w:val="Body Text 3"/>
    <w:basedOn w:val="Normal"/>
    <w:link w:val="BodyText3Char"/>
    <w:locked/>
    <w:rsid w:val="00A8739B"/>
    <w:pPr>
      <w:spacing w:after="120"/>
    </w:pPr>
    <w:rPr>
      <w:rFonts w:ascii="Calibri" w:eastAsia="Calibri" w:hAnsi="Calibri"/>
      <w:sz w:val="16"/>
      <w:szCs w:val="16"/>
    </w:rPr>
  </w:style>
  <w:style w:type="paragraph" w:styleId="E-mailSignature">
    <w:name w:val="E-mail Signature"/>
    <w:basedOn w:val="Normal"/>
    <w:link w:val="E-mailSignatureChar"/>
    <w:locked/>
    <w:rsid w:val="00A8739B"/>
    <w:rPr>
      <w:rFonts w:ascii="Calibri" w:eastAsia="Calibri" w:hAnsi="Calibri"/>
    </w:rPr>
  </w:style>
  <w:style w:type="paragraph" w:styleId="Bibliography">
    <w:name w:val="Bibliography"/>
    <w:basedOn w:val="Normal"/>
    <w:next w:val="Normal"/>
    <w:semiHidden/>
    <w:rsid w:val="00A8739B"/>
    <w:rPr>
      <w:rFonts w:eastAsia="Calibri"/>
    </w:rPr>
  </w:style>
  <w:style w:type="character" w:customStyle="1" w:styleId="IntenseQuoteChar">
    <w:name w:val="Intense Quote Char"/>
    <w:link w:val="IntenseQuote"/>
    <w:locked/>
    <w:rsid w:val="00A8739B"/>
    <w:rPr>
      <w:rFonts w:ascii="Calibri" w:eastAsia="Calibri" w:hAnsi="Calibri"/>
      <w:b/>
      <w:bCs/>
      <w:i/>
      <w:iCs/>
      <w:color w:val="4F81BD"/>
      <w:sz w:val="24"/>
      <w:szCs w:val="24"/>
      <w:lang w:val="en-US" w:eastAsia="en-US" w:bidi="he-IL"/>
    </w:rPr>
  </w:style>
  <w:style w:type="paragraph" w:styleId="IntenseQuote">
    <w:name w:val="Intense Quote"/>
    <w:basedOn w:val="Normal"/>
    <w:next w:val="Normal"/>
    <w:link w:val="IntenseQuoteChar"/>
    <w:qFormat/>
    <w:rsid w:val="00A8739B"/>
    <w:pPr>
      <w:pBdr>
        <w:bottom w:val="single" w:sz="4" w:space="4" w:color="4F81BD"/>
      </w:pBdr>
      <w:spacing w:before="200" w:after="280"/>
      <w:ind w:left="936" w:right="936"/>
    </w:pPr>
    <w:rPr>
      <w:rFonts w:ascii="Calibri" w:eastAsia="Calibri" w:hAnsi="Calibri"/>
      <w:b/>
      <w:bCs/>
      <w:i/>
      <w:iCs/>
      <w:color w:val="4F81BD"/>
    </w:rPr>
  </w:style>
  <w:style w:type="paragraph" w:styleId="NoSpacing">
    <w:name w:val="No Spacing"/>
    <w:qFormat/>
    <w:rsid w:val="00A8739B"/>
    <w:rPr>
      <w:sz w:val="24"/>
      <w:szCs w:val="24"/>
      <w:lang w:bidi="he-IL"/>
    </w:rPr>
  </w:style>
  <w:style w:type="character" w:customStyle="1" w:styleId="QuoteChar">
    <w:name w:val="Quote Char"/>
    <w:link w:val="Quote"/>
    <w:locked/>
    <w:rsid w:val="00A8739B"/>
    <w:rPr>
      <w:rFonts w:ascii="Calibri" w:eastAsia="Calibri" w:hAnsi="Calibri"/>
      <w:i/>
      <w:iCs/>
      <w:color w:val="000000"/>
      <w:sz w:val="24"/>
      <w:szCs w:val="24"/>
      <w:lang w:val="en-US" w:eastAsia="en-US" w:bidi="he-IL"/>
    </w:rPr>
  </w:style>
  <w:style w:type="paragraph" w:styleId="Quote">
    <w:name w:val="Quote"/>
    <w:basedOn w:val="Normal"/>
    <w:next w:val="Normal"/>
    <w:link w:val="QuoteChar"/>
    <w:qFormat/>
    <w:rsid w:val="00A8739B"/>
    <w:rPr>
      <w:rFonts w:ascii="Calibri" w:eastAsia="Calibri" w:hAnsi="Calibri"/>
      <w:i/>
      <w:iCs/>
      <w:color w:val="000000"/>
    </w:rPr>
  </w:style>
  <w:style w:type="paragraph" w:styleId="TOCHeading">
    <w:name w:val="TOC Heading"/>
    <w:basedOn w:val="Heading1"/>
    <w:next w:val="Normal"/>
    <w:qFormat/>
    <w:rsid w:val="00A8739B"/>
    <w:pPr>
      <w:pageBreakBefore w:val="0"/>
      <w:numPr>
        <w:numId w:val="0"/>
      </w:numPr>
      <w:pBdr>
        <w:bottom w:val="none" w:sz="0" w:space="0" w:color="auto"/>
      </w:pBdr>
      <w:spacing w:before="240" w:after="60"/>
      <w:outlineLvl w:val="9"/>
    </w:pPr>
    <w:rPr>
      <w:smallCaps/>
    </w:rPr>
  </w:style>
  <w:style w:type="paragraph" w:customStyle="1" w:styleId="CheckMark2">
    <w:name w:val="Check Mark2"/>
    <w:basedOn w:val="Normal"/>
    <w:rsid w:val="00A8739B"/>
    <w:pPr>
      <w:numPr>
        <w:numId w:val="19"/>
      </w:numPr>
      <w:spacing w:after="60" w:line="240" w:lineRule="atLeast"/>
      <w:jc w:val="both"/>
    </w:pPr>
  </w:style>
  <w:style w:type="character" w:styleId="FootnoteReference">
    <w:name w:val="footnote reference"/>
    <w:locked/>
    <w:rsid w:val="00A8739B"/>
    <w:rPr>
      <w:vertAlign w:val="superscript"/>
      <w:lang w:val="en-US"/>
    </w:rPr>
  </w:style>
  <w:style w:type="character" w:styleId="EndnoteReference">
    <w:name w:val="endnote reference"/>
    <w:locked/>
    <w:rsid w:val="00A8739B"/>
    <w:rPr>
      <w:vertAlign w:val="superscript"/>
      <w:lang w:val="en-US"/>
    </w:rPr>
  </w:style>
  <w:style w:type="character" w:styleId="BookTitle">
    <w:name w:val="Book Title"/>
    <w:qFormat/>
    <w:rsid w:val="00A8739B"/>
    <w:rPr>
      <w:b/>
      <w:bCs/>
      <w:smallCaps/>
      <w:spacing w:val="5"/>
      <w:lang w:val="en-US"/>
    </w:rPr>
  </w:style>
  <w:style w:type="character" w:styleId="IntenseReference">
    <w:name w:val="Intense Reference"/>
    <w:qFormat/>
    <w:rsid w:val="00A8739B"/>
    <w:rPr>
      <w:b/>
      <w:bCs/>
      <w:smallCaps/>
      <w:color w:val="C0504D"/>
      <w:spacing w:val="5"/>
      <w:u w:val="single"/>
      <w:lang w:val="en-US"/>
    </w:rPr>
  </w:style>
  <w:style w:type="character" w:styleId="PlaceholderText">
    <w:name w:val="Placeholder Text"/>
    <w:semiHidden/>
    <w:rsid w:val="00A8739B"/>
    <w:rPr>
      <w:color w:val="808080"/>
      <w:lang w:val="en-US"/>
    </w:rPr>
  </w:style>
  <w:style w:type="character" w:styleId="SubtleEmphasis">
    <w:name w:val="Subtle Emphasis"/>
    <w:qFormat/>
    <w:rsid w:val="00A8739B"/>
    <w:rPr>
      <w:i/>
      <w:iCs/>
      <w:color w:val="808080"/>
      <w:lang w:val="en-US"/>
    </w:rPr>
  </w:style>
  <w:style w:type="character" w:styleId="SubtleReference">
    <w:name w:val="Subtle Reference"/>
    <w:qFormat/>
    <w:rsid w:val="00A8739B"/>
    <w:rPr>
      <w:smallCaps/>
      <w:color w:val="C0504D"/>
      <w:u w:val="single"/>
      <w:lang w:val="en-US"/>
    </w:rPr>
  </w:style>
  <w:style w:type="table" w:styleId="TableSimple1">
    <w:name w:val="Table Simple 1"/>
    <w:basedOn w:val="TableNormal"/>
    <w:locked/>
    <w:rsid w:val="00A8739B"/>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locked/>
    <w:rsid w:val="00A8739B"/>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locked/>
    <w:rsid w:val="00A8739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locked/>
    <w:rsid w:val="00A8739B"/>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locked/>
    <w:rsid w:val="00A8739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A8739B"/>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A8739B"/>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A8739B"/>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A8739B"/>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A8739B"/>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locked/>
    <w:rsid w:val="00A8739B"/>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locked/>
    <w:rsid w:val="00A8739B"/>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locked/>
    <w:rsid w:val="00A8739B"/>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locked/>
    <w:rsid w:val="00A8739B"/>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locked/>
    <w:rsid w:val="00A8739B"/>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locked/>
    <w:rsid w:val="00A8739B"/>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locked/>
    <w:rsid w:val="00A8739B"/>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locked/>
    <w:rsid w:val="00A8739B"/>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locked/>
    <w:rsid w:val="00A8739B"/>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locked/>
    <w:rsid w:val="00A8739B"/>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locked/>
    <w:rsid w:val="00A8739B"/>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locked/>
    <w:rsid w:val="00A8739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locked/>
    <w:rsid w:val="00A8739B"/>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locked/>
    <w:rsid w:val="00A8739B"/>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locked/>
    <w:rsid w:val="00A8739B"/>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locked/>
    <w:rsid w:val="00A8739B"/>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locked/>
    <w:rsid w:val="00A8739B"/>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locked/>
    <w:rsid w:val="00A8739B"/>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locked/>
    <w:rsid w:val="00A8739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A8739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A8739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locked/>
    <w:rsid w:val="00A8739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locked/>
    <w:rsid w:val="00A8739B"/>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locked/>
    <w:rsid w:val="00A8739B"/>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locked/>
    <w:rsid w:val="00A8739B"/>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locked/>
    <w:rsid w:val="00A8739B"/>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locked/>
    <w:rsid w:val="00A8739B"/>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locked/>
    <w:rsid w:val="00A8739B"/>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locked/>
    <w:rsid w:val="00A8739B"/>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blStylePr w:type="firstRow">
      <w:rPr>
        <w:color w:val="auto"/>
      </w:rPr>
      <w:tblPr/>
      <w:tcPr>
        <w:tcBorders>
          <w:tl2br w:val="none" w:sz="0" w:space="0" w:color="auto"/>
          <w:tr2bl w:val="none" w:sz="0" w:space="0" w:color="auto"/>
        </w:tcBorders>
      </w:tcPr>
    </w:tblStylePr>
  </w:style>
  <w:style w:type="table" w:customStyle="1" w:styleId="ColorfulGrid1">
    <w:name w:val="Colorful Grid1"/>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rsid w:val="00A8739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rsid w:val="00A8739B"/>
    <w:rPr>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rsid w:val="00A8739B"/>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rsid w:val="00A8739B"/>
    <w:rPr>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rsid w:val="00A8739B"/>
    <w:rPr>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rsid w:val="00A8739B"/>
    <w:rPr>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rsid w:val="00A8739B"/>
    <w:rPr>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rsid w:val="00A8739B"/>
    <w:rPr>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rsid w:val="00A8739B"/>
    <w:rPr>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rsid w:val="00A8739B"/>
    <w:rPr>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LightGrid1">
    <w:name w:val="Light Grid1"/>
    <w:basedOn w:val="TableNormal"/>
    <w:rsid w:val="00A8739B"/>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line="240" w:lineRule="auto"/>
      </w:pPr>
      <w:rPr>
        <w:rFonts w:ascii="Cambria" w:eastAsia="Times New Roman"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A8739B"/>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rsid w:val="00A8739B"/>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line="240" w:lineRule="auto"/>
      </w:pPr>
      <w:rPr>
        <w:rFonts w:ascii="Cambria" w:eastAsia="Times New Roman" w:hAnsi="Cambria" w:cs="Times New Roman" w:hint="default"/>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rsid w:val="00A8739B"/>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line="240" w:lineRule="auto"/>
      </w:pPr>
      <w:rPr>
        <w:rFonts w:ascii="Cambria" w:eastAsia="Times New Roman" w:hAnsi="Cambria" w:cs="Times New Roman" w:hint="default"/>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rsid w:val="00A8739B"/>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line="240" w:lineRule="auto"/>
      </w:pPr>
      <w:rPr>
        <w:rFonts w:ascii="Cambria" w:eastAsia="Times New Roman" w:hAnsi="Cambria" w:cs="Times New Roman" w:hint="default"/>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rsid w:val="00A8739B"/>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line="240" w:lineRule="auto"/>
      </w:pPr>
      <w:rPr>
        <w:rFonts w:ascii="Cambria" w:eastAsia="Times New Roman" w:hAnsi="Cambria" w:cs="Times New Roman" w:hint="default"/>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rsid w:val="00A8739B"/>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line="240" w:lineRule="auto"/>
      </w:pPr>
      <w:rPr>
        <w:rFonts w:ascii="Cambria" w:eastAsia="Times New Roman" w:hAnsi="Cambria" w:cs="Times New Roman" w:hint="default"/>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line="240" w:lineRule="auto"/>
      </w:pPr>
      <w:rPr>
        <w:rFonts w:ascii="Cambria" w:eastAsia="Times New Roman" w:hAnsi="Cambria" w:cs="Times New Roman" w:hint="default"/>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rsid w:val="00A8739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line="240" w:lineRule="auto"/>
      </w:pPr>
      <w:rPr>
        <w:b/>
        <w:bCs/>
        <w:color w:val="FFFFFF"/>
      </w:rPr>
      <w:tblPr/>
      <w:tcPr>
        <w:shd w:val="clear" w:color="auto" w:fill="000000"/>
      </w:tcPr>
    </w:tblStylePr>
    <w:tblStylePr w:type="lastRow">
      <w:pPr>
        <w:spacing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A8739B"/>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line="240" w:lineRule="auto"/>
      </w:pPr>
      <w:rPr>
        <w:b/>
        <w:bCs/>
        <w:color w:val="FFFFFF"/>
      </w:rPr>
      <w:tblPr/>
      <w:tcPr>
        <w:shd w:val="clear" w:color="auto" w:fill="4F81BD"/>
      </w:tcPr>
    </w:tblStylePr>
    <w:tblStylePr w:type="lastRow">
      <w:pPr>
        <w:spacing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rsid w:val="00A8739B"/>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line="240" w:lineRule="auto"/>
      </w:pPr>
      <w:rPr>
        <w:b/>
        <w:bCs/>
        <w:color w:val="FFFFFF"/>
      </w:rPr>
      <w:tblPr/>
      <w:tcPr>
        <w:shd w:val="clear" w:color="auto" w:fill="C0504D"/>
      </w:tcPr>
    </w:tblStylePr>
    <w:tblStylePr w:type="lastRow">
      <w:pPr>
        <w:spacing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rsid w:val="00A8739B"/>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line="240" w:lineRule="auto"/>
      </w:pPr>
      <w:rPr>
        <w:b/>
        <w:bCs/>
        <w:color w:val="FFFFFF"/>
      </w:rPr>
      <w:tblPr/>
      <w:tcPr>
        <w:shd w:val="clear" w:color="auto" w:fill="9BBB59"/>
      </w:tcPr>
    </w:tblStylePr>
    <w:tblStylePr w:type="lastRow">
      <w:pPr>
        <w:spacing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rsid w:val="00A8739B"/>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line="240" w:lineRule="auto"/>
      </w:pPr>
      <w:rPr>
        <w:b/>
        <w:bCs/>
        <w:color w:val="FFFFFF"/>
      </w:rPr>
      <w:tblPr/>
      <w:tcPr>
        <w:shd w:val="clear" w:color="auto" w:fill="8064A2"/>
      </w:tcPr>
    </w:tblStylePr>
    <w:tblStylePr w:type="lastRow">
      <w:pPr>
        <w:spacing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rsid w:val="00A8739B"/>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line="240" w:lineRule="auto"/>
      </w:pPr>
      <w:rPr>
        <w:b/>
        <w:bCs/>
        <w:color w:val="FFFFFF"/>
      </w:rPr>
      <w:tblPr/>
      <w:tcPr>
        <w:shd w:val="clear" w:color="auto" w:fill="4BACC6"/>
      </w:tcPr>
    </w:tblStylePr>
    <w:tblStylePr w:type="lastRow">
      <w:pPr>
        <w:spacing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rsid w:val="00A8739B"/>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line="240" w:lineRule="auto"/>
      </w:pPr>
      <w:rPr>
        <w:b/>
        <w:bCs/>
        <w:color w:val="FFFFFF"/>
      </w:rPr>
      <w:tblPr/>
      <w:tcPr>
        <w:shd w:val="clear" w:color="auto" w:fill="F79646"/>
      </w:tcPr>
    </w:tblStylePr>
    <w:tblStylePr w:type="lastRow">
      <w:pPr>
        <w:spacing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rsid w:val="00A8739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A8739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rsid w:val="00A8739B"/>
    <w:rPr>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rsid w:val="00A8739B"/>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rsid w:val="00A8739B"/>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rsid w:val="00A8739B"/>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rsid w:val="00A8739B"/>
    <w:rPr>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Grid11">
    <w:name w:val="Medium Grid 11"/>
    <w:basedOn w:val="TableNormal"/>
    <w:rsid w:val="00A8739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rsid w:val="00A8739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rsid w:val="00A8739B"/>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rsid w:val="00A8739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rsid w:val="00A873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rsid w:val="00A8739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rsid w:val="00A8739B"/>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rsid w:val="00A8739B"/>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rsid w:val="00A8739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rsid w:val="00A8739B"/>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rsid w:val="00A8739B"/>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rsid w:val="00A8739B"/>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rsid w:val="00A8739B"/>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rsid w:val="00A8739B"/>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rsid w:val="00A873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rsid w:val="00A8739B"/>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A8739B"/>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rsid w:val="00A8739B"/>
    <w:rPr>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rsid w:val="00A8739B"/>
    <w:rPr>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rsid w:val="00A8739B"/>
    <w:rPr>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rsid w:val="00A8739B"/>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rsid w:val="00A8739B"/>
    <w:rPr>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hint="default"/>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rsid w:val="00A8739B"/>
    <w:rPr>
      <w:rFonts w:ascii="Cambria" w:hAnsi="Cambria"/>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rsid w:val="00A8739B"/>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rsid w:val="00A8739B"/>
    <w:rPr>
      <w:rFonts w:ascii="Cambria" w:hAnsi="Cambria"/>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rsid w:val="00A8739B"/>
    <w:rPr>
      <w:rFonts w:ascii="Cambria" w:hAnsi="Cambria"/>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rsid w:val="00A8739B"/>
    <w:rPr>
      <w:rFonts w:ascii="Cambria" w:hAnsi="Cambria"/>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rsid w:val="00A8739B"/>
    <w:rPr>
      <w:rFonts w:ascii="Cambria"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rsid w:val="00A8739B"/>
    <w:rPr>
      <w:rFonts w:ascii="Cambria" w:hAnsi="Cambria"/>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FFF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A8739B"/>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A8739B"/>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rsid w:val="00A8739B"/>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rsid w:val="00A8739B"/>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rsid w:val="00A873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rsid w:val="00A8739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rsid w:val="00A8739B"/>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rsid w:val="00A8739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TableBodyCharChar">
    <w:name w:val="Table Body Char Char"/>
    <w:rsid w:val="00CC740A"/>
    <w:rPr>
      <w:lang w:val="en-US" w:eastAsia="en-US" w:bidi="he-IL"/>
    </w:rPr>
  </w:style>
  <w:style w:type="paragraph" w:customStyle="1" w:styleId="TableText">
    <w:name w:val="Table Text"/>
    <w:basedOn w:val="Normal"/>
    <w:rsid w:val="00975EC5"/>
    <w:rPr>
      <w:sz w:val="20"/>
      <w:szCs w:val="20"/>
      <w:lang w:val="en-GB"/>
    </w:rPr>
  </w:style>
  <w:style w:type="character" w:customStyle="1" w:styleId="List1numberChar">
    <w:name w:val="List 1 (number) Char"/>
    <w:link w:val="List1number"/>
    <w:locked/>
    <w:rsid w:val="00756386"/>
    <w:rPr>
      <w:sz w:val="22"/>
      <w:szCs w:val="22"/>
      <w:lang w:bidi="he-IL"/>
    </w:rPr>
  </w:style>
  <w:style w:type="character" w:customStyle="1" w:styleId="TableHeaderChar">
    <w:name w:val="Table Header Char"/>
    <w:link w:val="TableHeader"/>
    <w:locked/>
    <w:rsid w:val="00C542B4"/>
    <w:rPr>
      <w:rFonts w:ascii="Arial" w:hAnsi="Arial" w:cs="Arial"/>
      <w:b/>
      <w:bCs/>
      <w:color w:val="003366"/>
      <w:sz w:val="18"/>
      <w:szCs w:val="18"/>
      <w:lang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UList"/>
    <w:pPr>
      <w:numPr>
        <w:numId w:val="10"/>
      </w:numPr>
    </w:pPr>
  </w:style>
  <w:style w:type="numbering" w:customStyle="1" w:styleId="Heading2Char">
    <w:name w:val="UListTable"/>
    <w:pPr>
      <w:numPr>
        <w:numId w:val="11"/>
      </w:numPr>
    </w:pPr>
  </w:style>
  <w:style w:type="numbering" w:customStyle="1" w:styleId="Heading3Char">
    <w:name w:val="UBullet"/>
    <w:pPr>
      <w:numPr>
        <w:numId w:val="8"/>
      </w:numPr>
    </w:pPr>
  </w:style>
  <w:style w:type="numbering" w:customStyle="1" w:styleId="Heading4Char">
    <w:name w:val="1ai"/>
    <w:pPr>
      <w:numPr>
        <w:numId w:val="1"/>
      </w:numPr>
    </w:pPr>
  </w:style>
  <w:style w:type="numbering" w:customStyle="1" w:styleId="Heading5Char">
    <w:name w:val="UBulletTabl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2201">
      <w:bodyDiv w:val="1"/>
      <w:marLeft w:val="0"/>
      <w:marRight w:val="0"/>
      <w:marTop w:val="0"/>
      <w:marBottom w:val="0"/>
      <w:divBdr>
        <w:top w:val="none" w:sz="0" w:space="0" w:color="auto"/>
        <w:left w:val="none" w:sz="0" w:space="0" w:color="auto"/>
        <w:bottom w:val="none" w:sz="0" w:space="0" w:color="auto"/>
        <w:right w:val="none" w:sz="0" w:space="0" w:color="auto"/>
      </w:divBdr>
    </w:div>
    <w:div w:id="10113271">
      <w:bodyDiv w:val="1"/>
      <w:marLeft w:val="0"/>
      <w:marRight w:val="0"/>
      <w:marTop w:val="0"/>
      <w:marBottom w:val="0"/>
      <w:divBdr>
        <w:top w:val="none" w:sz="0" w:space="0" w:color="auto"/>
        <w:left w:val="none" w:sz="0" w:space="0" w:color="auto"/>
        <w:bottom w:val="none" w:sz="0" w:space="0" w:color="auto"/>
        <w:right w:val="none" w:sz="0" w:space="0" w:color="auto"/>
      </w:divBdr>
    </w:div>
    <w:div w:id="28341260">
      <w:bodyDiv w:val="1"/>
      <w:marLeft w:val="0"/>
      <w:marRight w:val="0"/>
      <w:marTop w:val="0"/>
      <w:marBottom w:val="0"/>
      <w:divBdr>
        <w:top w:val="none" w:sz="0" w:space="0" w:color="auto"/>
        <w:left w:val="none" w:sz="0" w:space="0" w:color="auto"/>
        <w:bottom w:val="none" w:sz="0" w:space="0" w:color="auto"/>
        <w:right w:val="none" w:sz="0" w:space="0" w:color="auto"/>
      </w:divBdr>
    </w:div>
    <w:div w:id="36122803">
      <w:bodyDiv w:val="1"/>
      <w:marLeft w:val="0"/>
      <w:marRight w:val="0"/>
      <w:marTop w:val="0"/>
      <w:marBottom w:val="0"/>
      <w:divBdr>
        <w:top w:val="none" w:sz="0" w:space="0" w:color="auto"/>
        <w:left w:val="none" w:sz="0" w:space="0" w:color="auto"/>
        <w:bottom w:val="none" w:sz="0" w:space="0" w:color="auto"/>
        <w:right w:val="none" w:sz="0" w:space="0" w:color="auto"/>
      </w:divBdr>
    </w:div>
    <w:div w:id="51277214">
      <w:bodyDiv w:val="1"/>
      <w:marLeft w:val="0"/>
      <w:marRight w:val="0"/>
      <w:marTop w:val="0"/>
      <w:marBottom w:val="0"/>
      <w:divBdr>
        <w:top w:val="none" w:sz="0" w:space="0" w:color="auto"/>
        <w:left w:val="none" w:sz="0" w:space="0" w:color="auto"/>
        <w:bottom w:val="none" w:sz="0" w:space="0" w:color="auto"/>
        <w:right w:val="none" w:sz="0" w:space="0" w:color="auto"/>
      </w:divBdr>
    </w:div>
    <w:div w:id="53704457">
      <w:bodyDiv w:val="1"/>
      <w:marLeft w:val="0"/>
      <w:marRight w:val="0"/>
      <w:marTop w:val="0"/>
      <w:marBottom w:val="0"/>
      <w:divBdr>
        <w:top w:val="none" w:sz="0" w:space="0" w:color="auto"/>
        <w:left w:val="none" w:sz="0" w:space="0" w:color="auto"/>
        <w:bottom w:val="none" w:sz="0" w:space="0" w:color="auto"/>
        <w:right w:val="none" w:sz="0" w:space="0" w:color="auto"/>
      </w:divBdr>
    </w:div>
    <w:div w:id="56057380">
      <w:bodyDiv w:val="1"/>
      <w:marLeft w:val="0"/>
      <w:marRight w:val="0"/>
      <w:marTop w:val="0"/>
      <w:marBottom w:val="0"/>
      <w:divBdr>
        <w:top w:val="none" w:sz="0" w:space="0" w:color="auto"/>
        <w:left w:val="none" w:sz="0" w:space="0" w:color="auto"/>
        <w:bottom w:val="none" w:sz="0" w:space="0" w:color="auto"/>
        <w:right w:val="none" w:sz="0" w:space="0" w:color="auto"/>
      </w:divBdr>
    </w:div>
    <w:div w:id="58721067">
      <w:bodyDiv w:val="1"/>
      <w:marLeft w:val="0"/>
      <w:marRight w:val="0"/>
      <w:marTop w:val="0"/>
      <w:marBottom w:val="0"/>
      <w:divBdr>
        <w:top w:val="none" w:sz="0" w:space="0" w:color="auto"/>
        <w:left w:val="none" w:sz="0" w:space="0" w:color="auto"/>
        <w:bottom w:val="none" w:sz="0" w:space="0" w:color="auto"/>
        <w:right w:val="none" w:sz="0" w:space="0" w:color="auto"/>
      </w:divBdr>
    </w:div>
    <w:div w:id="71586064">
      <w:bodyDiv w:val="1"/>
      <w:marLeft w:val="0"/>
      <w:marRight w:val="0"/>
      <w:marTop w:val="0"/>
      <w:marBottom w:val="0"/>
      <w:divBdr>
        <w:top w:val="none" w:sz="0" w:space="0" w:color="auto"/>
        <w:left w:val="none" w:sz="0" w:space="0" w:color="auto"/>
        <w:bottom w:val="none" w:sz="0" w:space="0" w:color="auto"/>
        <w:right w:val="none" w:sz="0" w:space="0" w:color="auto"/>
      </w:divBdr>
    </w:div>
    <w:div w:id="106001613">
      <w:bodyDiv w:val="1"/>
      <w:marLeft w:val="0"/>
      <w:marRight w:val="0"/>
      <w:marTop w:val="0"/>
      <w:marBottom w:val="0"/>
      <w:divBdr>
        <w:top w:val="none" w:sz="0" w:space="0" w:color="auto"/>
        <w:left w:val="none" w:sz="0" w:space="0" w:color="auto"/>
        <w:bottom w:val="none" w:sz="0" w:space="0" w:color="auto"/>
        <w:right w:val="none" w:sz="0" w:space="0" w:color="auto"/>
      </w:divBdr>
    </w:div>
    <w:div w:id="106968908">
      <w:bodyDiv w:val="1"/>
      <w:marLeft w:val="0"/>
      <w:marRight w:val="0"/>
      <w:marTop w:val="0"/>
      <w:marBottom w:val="0"/>
      <w:divBdr>
        <w:top w:val="none" w:sz="0" w:space="0" w:color="auto"/>
        <w:left w:val="none" w:sz="0" w:space="0" w:color="auto"/>
        <w:bottom w:val="none" w:sz="0" w:space="0" w:color="auto"/>
        <w:right w:val="none" w:sz="0" w:space="0" w:color="auto"/>
      </w:divBdr>
    </w:div>
    <w:div w:id="119032040">
      <w:bodyDiv w:val="1"/>
      <w:marLeft w:val="0"/>
      <w:marRight w:val="0"/>
      <w:marTop w:val="0"/>
      <w:marBottom w:val="0"/>
      <w:divBdr>
        <w:top w:val="none" w:sz="0" w:space="0" w:color="auto"/>
        <w:left w:val="none" w:sz="0" w:space="0" w:color="auto"/>
        <w:bottom w:val="none" w:sz="0" w:space="0" w:color="auto"/>
        <w:right w:val="none" w:sz="0" w:space="0" w:color="auto"/>
      </w:divBdr>
      <w:divsChild>
        <w:div w:id="278493356">
          <w:marLeft w:val="0"/>
          <w:marRight w:val="0"/>
          <w:marTop w:val="0"/>
          <w:marBottom w:val="0"/>
          <w:divBdr>
            <w:top w:val="none" w:sz="0" w:space="0" w:color="auto"/>
            <w:left w:val="none" w:sz="0" w:space="0" w:color="auto"/>
            <w:bottom w:val="none" w:sz="0" w:space="0" w:color="auto"/>
            <w:right w:val="none" w:sz="0" w:space="0" w:color="auto"/>
          </w:divBdr>
        </w:div>
      </w:divsChild>
    </w:div>
    <w:div w:id="121920838">
      <w:bodyDiv w:val="1"/>
      <w:marLeft w:val="0"/>
      <w:marRight w:val="0"/>
      <w:marTop w:val="0"/>
      <w:marBottom w:val="0"/>
      <w:divBdr>
        <w:top w:val="none" w:sz="0" w:space="0" w:color="auto"/>
        <w:left w:val="none" w:sz="0" w:space="0" w:color="auto"/>
        <w:bottom w:val="none" w:sz="0" w:space="0" w:color="auto"/>
        <w:right w:val="none" w:sz="0" w:space="0" w:color="auto"/>
      </w:divBdr>
    </w:div>
    <w:div w:id="131140481">
      <w:bodyDiv w:val="1"/>
      <w:marLeft w:val="0"/>
      <w:marRight w:val="0"/>
      <w:marTop w:val="0"/>
      <w:marBottom w:val="0"/>
      <w:divBdr>
        <w:top w:val="none" w:sz="0" w:space="0" w:color="auto"/>
        <w:left w:val="none" w:sz="0" w:space="0" w:color="auto"/>
        <w:bottom w:val="none" w:sz="0" w:space="0" w:color="auto"/>
        <w:right w:val="none" w:sz="0" w:space="0" w:color="auto"/>
      </w:divBdr>
    </w:div>
    <w:div w:id="144321295">
      <w:bodyDiv w:val="1"/>
      <w:marLeft w:val="0"/>
      <w:marRight w:val="0"/>
      <w:marTop w:val="0"/>
      <w:marBottom w:val="0"/>
      <w:divBdr>
        <w:top w:val="none" w:sz="0" w:space="0" w:color="auto"/>
        <w:left w:val="none" w:sz="0" w:space="0" w:color="auto"/>
        <w:bottom w:val="none" w:sz="0" w:space="0" w:color="auto"/>
        <w:right w:val="none" w:sz="0" w:space="0" w:color="auto"/>
      </w:divBdr>
    </w:div>
    <w:div w:id="175464433">
      <w:bodyDiv w:val="1"/>
      <w:marLeft w:val="0"/>
      <w:marRight w:val="0"/>
      <w:marTop w:val="0"/>
      <w:marBottom w:val="0"/>
      <w:divBdr>
        <w:top w:val="none" w:sz="0" w:space="0" w:color="auto"/>
        <w:left w:val="none" w:sz="0" w:space="0" w:color="auto"/>
        <w:bottom w:val="none" w:sz="0" w:space="0" w:color="auto"/>
        <w:right w:val="none" w:sz="0" w:space="0" w:color="auto"/>
      </w:divBdr>
    </w:div>
    <w:div w:id="184246031">
      <w:bodyDiv w:val="1"/>
      <w:marLeft w:val="0"/>
      <w:marRight w:val="0"/>
      <w:marTop w:val="0"/>
      <w:marBottom w:val="0"/>
      <w:divBdr>
        <w:top w:val="none" w:sz="0" w:space="0" w:color="auto"/>
        <w:left w:val="none" w:sz="0" w:space="0" w:color="auto"/>
        <w:bottom w:val="none" w:sz="0" w:space="0" w:color="auto"/>
        <w:right w:val="none" w:sz="0" w:space="0" w:color="auto"/>
      </w:divBdr>
    </w:div>
    <w:div w:id="187182516">
      <w:bodyDiv w:val="1"/>
      <w:marLeft w:val="0"/>
      <w:marRight w:val="0"/>
      <w:marTop w:val="0"/>
      <w:marBottom w:val="0"/>
      <w:divBdr>
        <w:top w:val="none" w:sz="0" w:space="0" w:color="auto"/>
        <w:left w:val="none" w:sz="0" w:space="0" w:color="auto"/>
        <w:bottom w:val="none" w:sz="0" w:space="0" w:color="auto"/>
        <w:right w:val="none" w:sz="0" w:space="0" w:color="auto"/>
      </w:divBdr>
    </w:div>
    <w:div w:id="193930754">
      <w:bodyDiv w:val="1"/>
      <w:marLeft w:val="0"/>
      <w:marRight w:val="0"/>
      <w:marTop w:val="0"/>
      <w:marBottom w:val="0"/>
      <w:divBdr>
        <w:top w:val="none" w:sz="0" w:space="0" w:color="auto"/>
        <w:left w:val="none" w:sz="0" w:space="0" w:color="auto"/>
        <w:bottom w:val="none" w:sz="0" w:space="0" w:color="auto"/>
        <w:right w:val="none" w:sz="0" w:space="0" w:color="auto"/>
      </w:divBdr>
    </w:div>
    <w:div w:id="196816649">
      <w:bodyDiv w:val="1"/>
      <w:marLeft w:val="0"/>
      <w:marRight w:val="0"/>
      <w:marTop w:val="0"/>
      <w:marBottom w:val="0"/>
      <w:divBdr>
        <w:top w:val="none" w:sz="0" w:space="0" w:color="auto"/>
        <w:left w:val="none" w:sz="0" w:space="0" w:color="auto"/>
        <w:bottom w:val="none" w:sz="0" w:space="0" w:color="auto"/>
        <w:right w:val="none" w:sz="0" w:space="0" w:color="auto"/>
      </w:divBdr>
    </w:div>
    <w:div w:id="200552802">
      <w:bodyDiv w:val="1"/>
      <w:marLeft w:val="0"/>
      <w:marRight w:val="0"/>
      <w:marTop w:val="0"/>
      <w:marBottom w:val="0"/>
      <w:divBdr>
        <w:top w:val="none" w:sz="0" w:space="0" w:color="auto"/>
        <w:left w:val="none" w:sz="0" w:space="0" w:color="auto"/>
        <w:bottom w:val="none" w:sz="0" w:space="0" w:color="auto"/>
        <w:right w:val="none" w:sz="0" w:space="0" w:color="auto"/>
      </w:divBdr>
    </w:div>
    <w:div w:id="219904838">
      <w:bodyDiv w:val="1"/>
      <w:marLeft w:val="0"/>
      <w:marRight w:val="0"/>
      <w:marTop w:val="0"/>
      <w:marBottom w:val="0"/>
      <w:divBdr>
        <w:top w:val="none" w:sz="0" w:space="0" w:color="auto"/>
        <w:left w:val="none" w:sz="0" w:space="0" w:color="auto"/>
        <w:bottom w:val="none" w:sz="0" w:space="0" w:color="auto"/>
        <w:right w:val="none" w:sz="0" w:space="0" w:color="auto"/>
      </w:divBdr>
    </w:div>
    <w:div w:id="228077946">
      <w:bodyDiv w:val="1"/>
      <w:marLeft w:val="0"/>
      <w:marRight w:val="0"/>
      <w:marTop w:val="0"/>
      <w:marBottom w:val="0"/>
      <w:divBdr>
        <w:top w:val="none" w:sz="0" w:space="0" w:color="auto"/>
        <w:left w:val="none" w:sz="0" w:space="0" w:color="auto"/>
        <w:bottom w:val="none" w:sz="0" w:space="0" w:color="auto"/>
        <w:right w:val="none" w:sz="0" w:space="0" w:color="auto"/>
      </w:divBdr>
      <w:divsChild>
        <w:div w:id="1339503890">
          <w:marLeft w:val="0"/>
          <w:marRight w:val="0"/>
          <w:marTop w:val="0"/>
          <w:marBottom w:val="0"/>
          <w:divBdr>
            <w:top w:val="none" w:sz="0" w:space="0" w:color="auto"/>
            <w:left w:val="none" w:sz="0" w:space="0" w:color="auto"/>
            <w:bottom w:val="none" w:sz="0" w:space="0" w:color="auto"/>
            <w:right w:val="none" w:sz="0" w:space="0" w:color="auto"/>
          </w:divBdr>
        </w:div>
      </w:divsChild>
    </w:div>
    <w:div w:id="243951731">
      <w:bodyDiv w:val="1"/>
      <w:marLeft w:val="0"/>
      <w:marRight w:val="0"/>
      <w:marTop w:val="0"/>
      <w:marBottom w:val="0"/>
      <w:divBdr>
        <w:top w:val="none" w:sz="0" w:space="0" w:color="auto"/>
        <w:left w:val="none" w:sz="0" w:space="0" w:color="auto"/>
        <w:bottom w:val="none" w:sz="0" w:space="0" w:color="auto"/>
        <w:right w:val="none" w:sz="0" w:space="0" w:color="auto"/>
      </w:divBdr>
    </w:div>
    <w:div w:id="246962976">
      <w:bodyDiv w:val="1"/>
      <w:marLeft w:val="0"/>
      <w:marRight w:val="0"/>
      <w:marTop w:val="0"/>
      <w:marBottom w:val="0"/>
      <w:divBdr>
        <w:top w:val="none" w:sz="0" w:space="0" w:color="auto"/>
        <w:left w:val="none" w:sz="0" w:space="0" w:color="auto"/>
        <w:bottom w:val="none" w:sz="0" w:space="0" w:color="auto"/>
        <w:right w:val="none" w:sz="0" w:space="0" w:color="auto"/>
      </w:divBdr>
    </w:div>
    <w:div w:id="248002763">
      <w:bodyDiv w:val="1"/>
      <w:marLeft w:val="0"/>
      <w:marRight w:val="0"/>
      <w:marTop w:val="0"/>
      <w:marBottom w:val="0"/>
      <w:divBdr>
        <w:top w:val="none" w:sz="0" w:space="0" w:color="auto"/>
        <w:left w:val="none" w:sz="0" w:space="0" w:color="auto"/>
        <w:bottom w:val="none" w:sz="0" w:space="0" w:color="auto"/>
        <w:right w:val="none" w:sz="0" w:space="0" w:color="auto"/>
      </w:divBdr>
    </w:div>
    <w:div w:id="251084302">
      <w:bodyDiv w:val="1"/>
      <w:marLeft w:val="0"/>
      <w:marRight w:val="0"/>
      <w:marTop w:val="0"/>
      <w:marBottom w:val="0"/>
      <w:divBdr>
        <w:top w:val="none" w:sz="0" w:space="0" w:color="auto"/>
        <w:left w:val="none" w:sz="0" w:space="0" w:color="auto"/>
        <w:bottom w:val="none" w:sz="0" w:space="0" w:color="auto"/>
        <w:right w:val="none" w:sz="0" w:space="0" w:color="auto"/>
      </w:divBdr>
    </w:div>
    <w:div w:id="257831281">
      <w:bodyDiv w:val="1"/>
      <w:marLeft w:val="0"/>
      <w:marRight w:val="0"/>
      <w:marTop w:val="0"/>
      <w:marBottom w:val="0"/>
      <w:divBdr>
        <w:top w:val="none" w:sz="0" w:space="0" w:color="auto"/>
        <w:left w:val="none" w:sz="0" w:space="0" w:color="auto"/>
        <w:bottom w:val="none" w:sz="0" w:space="0" w:color="auto"/>
        <w:right w:val="none" w:sz="0" w:space="0" w:color="auto"/>
      </w:divBdr>
    </w:div>
    <w:div w:id="257909716">
      <w:bodyDiv w:val="1"/>
      <w:marLeft w:val="0"/>
      <w:marRight w:val="0"/>
      <w:marTop w:val="0"/>
      <w:marBottom w:val="0"/>
      <w:divBdr>
        <w:top w:val="none" w:sz="0" w:space="0" w:color="auto"/>
        <w:left w:val="none" w:sz="0" w:space="0" w:color="auto"/>
        <w:bottom w:val="none" w:sz="0" w:space="0" w:color="auto"/>
        <w:right w:val="none" w:sz="0" w:space="0" w:color="auto"/>
      </w:divBdr>
    </w:div>
    <w:div w:id="269364081">
      <w:bodyDiv w:val="1"/>
      <w:marLeft w:val="0"/>
      <w:marRight w:val="0"/>
      <w:marTop w:val="0"/>
      <w:marBottom w:val="0"/>
      <w:divBdr>
        <w:top w:val="none" w:sz="0" w:space="0" w:color="auto"/>
        <w:left w:val="none" w:sz="0" w:space="0" w:color="auto"/>
        <w:bottom w:val="none" w:sz="0" w:space="0" w:color="auto"/>
        <w:right w:val="none" w:sz="0" w:space="0" w:color="auto"/>
      </w:divBdr>
    </w:div>
    <w:div w:id="274407113">
      <w:bodyDiv w:val="1"/>
      <w:marLeft w:val="0"/>
      <w:marRight w:val="0"/>
      <w:marTop w:val="0"/>
      <w:marBottom w:val="0"/>
      <w:divBdr>
        <w:top w:val="none" w:sz="0" w:space="0" w:color="auto"/>
        <w:left w:val="none" w:sz="0" w:space="0" w:color="auto"/>
        <w:bottom w:val="none" w:sz="0" w:space="0" w:color="auto"/>
        <w:right w:val="none" w:sz="0" w:space="0" w:color="auto"/>
      </w:divBdr>
    </w:div>
    <w:div w:id="280920044">
      <w:bodyDiv w:val="1"/>
      <w:marLeft w:val="0"/>
      <w:marRight w:val="0"/>
      <w:marTop w:val="0"/>
      <w:marBottom w:val="0"/>
      <w:divBdr>
        <w:top w:val="none" w:sz="0" w:space="0" w:color="auto"/>
        <w:left w:val="none" w:sz="0" w:space="0" w:color="auto"/>
        <w:bottom w:val="none" w:sz="0" w:space="0" w:color="auto"/>
        <w:right w:val="none" w:sz="0" w:space="0" w:color="auto"/>
      </w:divBdr>
    </w:div>
    <w:div w:id="283272314">
      <w:bodyDiv w:val="1"/>
      <w:marLeft w:val="0"/>
      <w:marRight w:val="0"/>
      <w:marTop w:val="0"/>
      <w:marBottom w:val="0"/>
      <w:divBdr>
        <w:top w:val="none" w:sz="0" w:space="0" w:color="auto"/>
        <w:left w:val="none" w:sz="0" w:space="0" w:color="auto"/>
        <w:bottom w:val="none" w:sz="0" w:space="0" w:color="auto"/>
        <w:right w:val="none" w:sz="0" w:space="0" w:color="auto"/>
      </w:divBdr>
    </w:div>
    <w:div w:id="308633279">
      <w:bodyDiv w:val="1"/>
      <w:marLeft w:val="0"/>
      <w:marRight w:val="0"/>
      <w:marTop w:val="0"/>
      <w:marBottom w:val="0"/>
      <w:divBdr>
        <w:top w:val="none" w:sz="0" w:space="0" w:color="auto"/>
        <w:left w:val="none" w:sz="0" w:space="0" w:color="auto"/>
        <w:bottom w:val="none" w:sz="0" w:space="0" w:color="auto"/>
        <w:right w:val="none" w:sz="0" w:space="0" w:color="auto"/>
      </w:divBdr>
    </w:div>
    <w:div w:id="336424532">
      <w:bodyDiv w:val="1"/>
      <w:marLeft w:val="0"/>
      <w:marRight w:val="0"/>
      <w:marTop w:val="0"/>
      <w:marBottom w:val="0"/>
      <w:divBdr>
        <w:top w:val="none" w:sz="0" w:space="0" w:color="auto"/>
        <w:left w:val="none" w:sz="0" w:space="0" w:color="auto"/>
        <w:bottom w:val="none" w:sz="0" w:space="0" w:color="auto"/>
        <w:right w:val="none" w:sz="0" w:space="0" w:color="auto"/>
      </w:divBdr>
    </w:div>
    <w:div w:id="348458281">
      <w:bodyDiv w:val="1"/>
      <w:marLeft w:val="0"/>
      <w:marRight w:val="0"/>
      <w:marTop w:val="0"/>
      <w:marBottom w:val="0"/>
      <w:divBdr>
        <w:top w:val="none" w:sz="0" w:space="0" w:color="auto"/>
        <w:left w:val="none" w:sz="0" w:space="0" w:color="auto"/>
        <w:bottom w:val="none" w:sz="0" w:space="0" w:color="auto"/>
        <w:right w:val="none" w:sz="0" w:space="0" w:color="auto"/>
      </w:divBdr>
    </w:div>
    <w:div w:id="365298413">
      <w:marLeft w:val="0"/>
      <w:marRight w:val="0"/>
      <w:marTop w:val="0"/>
      <w:marBottom w:val="0"/>
      <w:divBdr>
        <w:top w:val="none" w:sz="0" w:space="0" w:color="auto"/>
        <w:left w:val="none" w:sz="0" w:space="0" w:color="auto"/>
        <w:bottom w:val="none" w:sz="0" w:space="0" w:color="auto"/>
        <w:right w:val="none" w:sz="0" w:space="0" w:color="auto"/>
      </w:divBdr>
    </w:div>
    <w:div w:id="365298414">
      <w:marLeft w:val="0"/>
      <w:marRight w:val="0"/>
      <w:marTop w:val="0"/>
      <w:marBottom w:val="0"/>
      <w:divBdr>
        <w:top w:val="none" w:sz="0" w:space="0" w:color="auto"/>
        <w:left w:val="none" w:sz="0" w:space="0" w:color="auto"/>
        <w:bottom w:val="none" w:sz="0" w:space="0" w:color="auto"/>
        <w:right w:val="none" w:sz="0" w:space="0" w:color="auto"/>
      </w:divBdr>
    </w:div>
    <w:div w:id="365298415">
      <w:marLeft w:val="0"/>
      <w:marRight w:val="0"/>
      <w:marTop w:val="0"/>
      <w:marBottom w:val="0"/>
      <w:divBdr>
        <w:top w:val="none" w:sz="0" w:space="0" w:color="auto"/>
        <w:left w:val="none" w:sz="0" w:space="0" w:color="auto"/>
        <w:bottom w:val="none" w:sz="0" w:space="0" w:color="auto"/>
        <w:right w:val="none" w:sz="0" w:space="0" w:color="auto"/>
      </w:divBdr>
    </w:div>
    <w:div w:id="365298416">
      <w:marLeft w:val="0"/>
      <w:marRight w:val="0"/>
      <w:marTop w:val="0"/>
      <w:marBottom w:val="0"/>
      <w:divBdr>
        <w:top w:val="none" w:sz="0" w:space="0" w:color="auto"/>
        <w:left w:val="none" w:sz="0" w:space="0" w:color="auto"/>
        <w:bottom w:val="none" w:sz="0" w:space="0" w:color="auto"/>
        <w:right w:val="none" w:sz="0" w:space="0" w:color="auto"/>
      </w:divBdr>
    </w:div>
    <w:div w:id="365298417">
      <w:marLeft w:val="0"/>
      <w:marRight w:val="0"/>
      <w:marTop w:val="0"/>
      <w:marBottom w:val="0"/>
      <w:divBdr>
        <w:top w:val="none" w:sz="0" w:space="0" w:color="auto"/>
        <w:left w:val="none" w:sz="0" w:space="0" w:color="auto"/>
        <w:bottom w:val="none" w:sz="0" w:space="0" w:color="auto"/>
        <w:right w:val="none" w:sz="0" w:space="0" w:color="auto"/>
      </w:divBdr>
    </w:div>
    <w:div w:id="365298418">
      <w:marLeft w:val="0"/>
      <w:marRight w:val="0"/>
      <w:marTop w:val="0"/>
      <w:marBottom w:val="0"/>
      <w:divBdr>
        <w:top w:val="none" w:sz="0" w:space="0" w:color="auto"/>
        <w:left w:val="none" w:sz="0" w:space="0" w:color="auto"/>
        <w:bottom w:val="none" w:sz="0" w:space="0" w:color="auto"/>
        <w:right w:val="none" w:sz="0" w:space="0" w:color="auto"/>
      </w:divBdr>
    </w:div>
    <w:div w:id="365298419">
      <w:marLeft w:val="0"/>
      <w:marRight w:val="0"/>
      <w:marTop w:val="0"/>
      <w:marBottom w:val="0"/>
      <w:divBdr>
        <w:top w:val="none" w:sz="0" w:space="0" w:color="auto"/>
        <w:left w:val="none" w:sz="0" w:space="0" w:color="auto"/>
        <w:bottom w:val="none" w:sz="0" w:space="0" w:color="auto"/>
        <w:right w:val="none" w:sz="0" w:space="0" w:color="auto"/>
      </w:divBdr>
    </w:div>
    <w:div w:id="365298420">
      <w:marLeft w:val="0"/>
      <w:marRight w:val="0"/>
      <w:marTop w:val="0"/>
      <w:marBottom w:val="0"/>
      <w:divBdr>
        <w:top w:val="none" w:sz="0" w:space="0" w:color="auto"/>
        <w:left w:val="none" w:sz="0" w:space="0" w:color="auto"/>
        <w:bottom w:val="none" w:sz="0" w:space="0" w:color="auto"/>
        <w:right w:val="none" w:sz="0" w:space="0" w:color="auto"/>
      </w:divBdr>
    </w:div>
    <w:div w:id="365298421">
      <w:marLeft w:val="0"/>
      <w:marRight w:val="0"/>
      <w:marTop w:val="0"/>
      <w:marBottom w:val="0"/>
      <w:divBdr>
        <w:top w:val="none" w:sz="0" w:space="0" w:color="auto"/>
        <w:left w:val="none" w:sz="0" w:space="0" w:color="auto"/>
        <w:bottom w:val="none" w:sz="0" w:space="0" w:color="auto"/>
        <w:right w:val="none" w:sz="0" w:space="0" w:color="auto"/>
      </w:divBdr>
    </w:div>
    <w:div w:id="365298422">
      <w:marLeft w:val="0"/>
      <w:marRight w:val="0"/>
      <w:marTop w:val="0"/>
      <w:marBottom w:val="0"/>
      <w:divBdr>
        <w:top w:val="none" w:sz="0" w:space="0" w:color="auto"/>
        <w:left w:val="none" w:sz="0" w:space="0" w:color="auto"/>
        <w:bottom w:val="none" w:sz="0" w:space="0" w:color="auto"/>
        <w:right w:val="none" w:sz="0" w:space="0" w:color="auto"/>
      </w:divBdr>
    </w:div>
    <w:div w:id="365298423">
      <w:marLeft w:val="0"/>
      <w:marRight w:val="0"/>
      <w:marTop w:val="0"/>
      <w:marBottom w:val="0"/>
      <w:divBdr>
        <w:top w:val="none" w:sz="0" w:space="0" w:color="auto"/>
        <w:left w:val="none" w:sz="0" w:space="0" w:color="auto"/>
        <w:bottom w:val="none" w:sz="0" w:space="0" w:color="auto"/>
        <w:right w:val="none" w:sz="0" w:space="0" w:color="auto"/>
      </w:divBdr>
    </w:div>
    <w:div w:id="365298424">
      <w:marLeft w:val="0"/>
      <w:marRight w:val="0"/>
      <w:marTop w:val="0"/>
      <w:marBottom w:val="0"/>
      <w:divBdr>
        <w:top w:val="none" w:sz="0" w:space="0" w:color="auto"/>
        <w:left w:val="none" w:sz="0" w:space="0" w:color="auto"/>
        <w:bottom w:val="none" w:sz="0" w:space="0" w:color="auto"/>
        <w:right w:val="none" w:sz="0" w:space="0" w:color="auto"/>
      </w:divBdr>
    </w:div>
    <w:div w:id="365298425">
      <w:marLeft w:val="0"/>
      <w:marRight w:val="0"/>
      <w:marTop w:val="0"/>
      <w:marBottom w:val="0"/>
      <w:divBdr>
        <w:top w:val="none" w:sz="0" w:space="0" w:color="auto"/>
        <w:left w:val="none" w:sz="0" w:space="0" w:color="auto"/>
        <w:bottom w:val="none" w:sz="0" w:space="0" w:color="auto"/>
        <w:right w:val="none" w:sz="0" w:space="0" w:color="auto"/>
      </w:divBdr>
    </w:div>
    <w:div w:id="365298426">
      <w:marLeft w:val="0"/>
      <w:marRight w:val="0"/>
      <w:marTop w:val="0"/>
      <w:marBottom w:val="0"/>
      <w:divBdr>
        <w:top w:val="none" w:sz="0" w:space="0" w:color="auto"/>
        <w:left w:val="none" w:sz="0" w:space="0" w:color="auto"/>
        <w:bottom w:val="none" w:sz="0" w:space="0" w:color="auto"/>
        <w:right w:val="none" w:sz="0" w:space="0" w:color="auto"/>
      </w:divBdr>
    </w:div>
    <w:div w:id="365298427">
      <w:marLeft w:val="0"/>
      <w:marRight w:val="0"/>
      <w:marTop w:val="0"/>
      <w:marBottom w:val="0"/>
      <w:divBdr>
        <w:top w:val="none" w:sz="0" w:space="0" w:color="auto"/>
        <w:left w:val="none" w:sz="0" w:space="0" w:color="auto"/>
        <w:bottom w:val="none" w:sz="0" w:space="0" w:color="auto"/>
        <w:right w:val="none" w:sz="0" w:space="0" w:color="auto"/>
      </w:divBdr>
    </w:div>
    <w:div w:id="365298428">
      <w:marLeft w:val="0"/>
      <w:marRight w:val="0"/>
      <w:marTop w:val="0"/>
      <w:marBottom w:val="0"/>
      <w:divBdr>
        <w:top w:val="none" w:sz="0" w:space="0" w:color="auto"/>
        <w:left w:val="none" w:sz="0" w:space="0" w:color="auto"/>
        <w:bottom w:val="none" w:sz="0" w:space="0" w:color="auto"/>
        <w:right w:val="none" w:sz="0" w:space="0" w:color="auto"/>
      </w:divBdr>
    </w:div>
    <w:div w:id="365298429">
      <w:marLeft w:val="0"/>
      <w:marRight w:val="0"/>
      <w:marTop w:val="0"/>
      <w:marBottom w:val="0"/>
      <w:divBdr>
        <w:top w:val="none" w:sz="0" w:space="0" w:color="auto"/>
        <w:left w:val="none" w:sz="0" w:space="0" w:color="auto"/>
        <w:bottom w:val="none" w:sz="0" w:space="0" w:color="auto"/>
        <w:right w:val="none" w:sz="0" w:space="0" w:color="auto"/>
      </w:divBdr>
    </w:div>
    <w:div w:id="365298430">
      <w:marLeft w:val="0"/>
      <w:marRight w:val="0"/>
      <w:marTop w:val="0"/>
      <w:marBottom w:val="0"/>
      <w:divBdr>
        <w:top w:val="none" w:sz="0" w:space="0" w:color="auto"/>
        <w:left w:val="none" w:sz="0" w:space="0" w:color="auto"/>
        <w:bottom w:val="none" w:sz="0" w:space="0" w:color="auto"/>
        <w:right w:val="none" w:sz="0" w:space="0" w:color="auto"/>
      </w:divBdr>
    </w:div>
    <w:div w:id="365298431">
      <w:marLeft w:val="0"/>
      <w:marRight w:val="0"/>
      <w:marTop w:val="0"/>
      <w:marBottom w:val="0"/>
      <w:divBdr>
        <w:top w:val="none" w:sz="0" w:space="0" w:color="auto"/>
        <w:left w:val="none" w:sz="0" w:space="0" w:color="auto"/>
        <w:bottom w:val="none" w:sz="0" w:space="0" w:color="auto"/>
        <w:right w:val="none" w:sz="0" w:space="0" w:color="auto"/>
      </w:divBdr>
    </w:div>
    <w:div w:id="365298432">
      <w:marLeft w:val="0"/>
      <w:marRight w:val="0"/>
      <w:marTop w:val="0"/>
      <w:marBottom w:val="0"/>
      <w:divBdr>
        <w:top w:val="none" w:sz="0" w:space="0" w:color="auto"/>
        <w:left w:val="none" w:sz="0" w:space="0" w:color="auto"/>
        <w:bottom w:val="none" w:sz="0" w:space="0" w:color="auto"/>
        <w:right w:val="none" w:sz="0" w:space="0" w:color="auto"/>
      </w:divBdr>
    </w:div>
    <w:div w:id="365298433">
      <w:marLeft w:val="0"/>
      <w:marRight w:val="0"/>
      <w:marTop w:val="0"/>
      <w:marBottom w:val="0"/>
      <w:divBdr>
        <w:top w:val="none" w:sz="0" w:space="0" w:color="auto"/>
        <w:left w:val="none" w:sz="0" w:space="0" w:color="auto"/>
        <w:bottom w:val="none" w:sz="0" w:space="0" w:color="auto"/>
        <w:right w:val="none" w:sz="0" w:space="0" w:color="auto"/>
      </w:divBdr>
    </w:div>
    <w:div w:id="365298434">
      <w:marLeft w:val="0"/>
      <w:marRight w:val="0"/>
      <w:marTop w:val="0"/>
      <w:marBottom w:val="0"/>
      <w:divBdr>
        <w:top w:val="none" w:sz="0" w:space="0" w:color="auto"/>
        <w:left w:val="none" w:sz="0" w:space="0" w:color="auto"/>
        <w:bottom w:val="none" w:sz="0" w:space="0" w:color="auto"/>
        <w:right w:val="none" w:sz="0" w:space="0" w:color="auto"/>
      </w:divBdr>
    </w:div>
    <w:div w:id="365298435">
      <w:marLeft w:val="0"/>
      <w:marRight w:val="0"/>
      <w:marTop w:val="0"/>
      <w:marBottom w:val="0"/>
      <w:divBdr>
        <w:top w:val="none" w:sz="0" w:space="0" w:color="auto"/>
        <w:left w:val="none" w:sz="0" w:space="0" w:color="auto"/>
        <w:bottom w:val="none" w:sz="0" w:space="0" w:color="auto"/>
        <w:right w:val="none" w:sz="0" w:space="0" w:color="auto"/>
      </w:divBdr>
    </w:div>
    <w:div w:id="365298436">
      <w:marLeft w:val="0"/>
      <w:marRight w:val="0"/>
      <w:marTop w:val="0"/>
      <w:marBottom w:val="0"/>
      <w:divBdr>
        <w:top w:val="none" w:sz="0" w:space="0" w:color="auto"/>
        <w:left w:val="none" w:sz="0" w:space="0" w:color="auto"/>
        <w:bottom w:val="none" w:sz="0" w:space="0" w:color="auto"/>
        <w:right w:val="none" w:sz="0" w:space="0" w:color="auto"/>
      </w:divBdr>
    </w:div>
    <w:div w:id="365298437">
      <w:marLeft w:val="0"/>
      <w:marRight w:val="0"/>
      <w:marTop w:val="0"/>
      <w:marBottom w:val="0"/>
      <w:divBdr>
        <w:top w:val="none" w:sz="0" w:space="0" w:color="auto"/>
        <w:left w:val="none" w:sz="0" w:space="0" w:color="auto"/>
        <w:bottom w:val="none" w:sz="0" w:space="0" w:color="auto"/>
        <w:right w:val="none" w:sz="0" w:space="0" w:color="auto"/>
      </w:divBdr>
    </w:div>
    <w:div w:id="365298438">
      <w:marLeft w:val="0"/>
      <w:marRight w:val="0"/>
      <w:marTop w:val="0"/>
      <w:marBottom w:val="0"/>
      <w:divBdr>
        <w:top w:val="none" w:sz="0" w:space="0" w:color="auto"/>
        <w:left w:val="none" w:sz="0" w:space="0" w:color="auto"/>
        <w:bottom w:val="none" w:sz="0" w:space="0" w:color="auto"/>
        <w:right w:val="none" w:sz="0" w:space="0" w:color="auto"/>
      </w:divBdr>
    </w:div>
    <w:div w:id="365298439">
      <w:marLeft w:val="0"/>
      <w:marRight w:val="0"/>
      <w:marTop w:val="0"/>
      <w:marBottom w:val="0"/>
      <w:divBdr>
        <w:top w:val="none" w:sz="0" w:space="0" w:color="auto"/>
        <w:left w:val="none" w:sz="0" w:space="0" w:color="auto"/>
        <w:bottom w:val="none" w:sz="0" w:space="0" w:color="auto"/>
        <w:right w:val="none" w:sz="0" w:space="0" w:color="auto"/>
      </w:divBdr>
    </w:div>
    <w:div w:id="365298440">
      <w:marLeft w:val="0"/>
      <w:marRight w:val="0"/>
      <w:marTop w:val="0"/>
      <w:marBottom w:val="0"/>
      <w:divBdr>
        <w:top w:val="none" w:sz="0" w:space="0" w:color="auto"/>
        <w:left w:val="none" w:sz="0" w:space="0" w:color="auto"/>
        <w:bottom w:val="none" w:sz="0" w:space="0" w:color="auto"/>
        <w:right w:val="none" w:sz="0" w:space="0" w:color="auto"/>
      </w:divBdr>
    </w:div>
    <w:div w:id="365298441">
      <w:marLeft w:val="0"/>
      <w:marRight w:val="0"/>
      <w:marTop w:val="0"/>
      <w:marBottom w:val="0"/>
      <w:divBdr>
        <w:top w:val="none" w:sz="0" w:space="0" w:color="auto"/>
        <w:left w:val="none" w:sz="0" w:space="0" w:color="auto"/>
        <w:bottom w:val="none" w:sz="0" w:space="0" w:color="auto"/>
        <w:right w:val="none" w:sz="0" w:space="0" w:color="auto"/>
      </w:divBdr>
    </w:div>
    <w:div w:id="365298442">
      <w:marLeft w:val="0"/>
      <w:marRight w:val="0"/>
      <w:marTop w:val="0"/>
      <w:marBottom w:val="0"/>
      <w:divBdr>
        <w:top w:val="none" w:sz="0" w:space="0" w:color="auto"/>
        <w:left w:val="none" w:sz="0" w:space="0" w:color="auto"/>
        <w:bottom w:val="none" w:sz="0" w:space="0" w:color="auto"/>
        <w:right w:val="none" w:sz="0" w:space="0" w:color="auto"/>
      </w:divBdr>
    </w:div>
    <w:div w:id="365298443">
      <w:marLeft w:val="0"/>
      <w:marRight w:val="0"/>
      <w:marTop w:val="0"/>
      <w:marBottom w:val="0"/>
      <w:divBdr>
        <w:top w:val="none" w:sz="0" w:space="0" w:color="auto"/>
        <w:left w:val="none" w:sz="0" w:space="0" w:color="auto"/>
        <w:bottom w:val="none" w:sz="0" w:space="0" w:color="auto"/>
        <w:right w:val="none" w:sz="0" w:space="0" w:color="auto"/>
      </w:divBdr>
    </w:div>
    <w:div w:id="365298444">
      <w:marLeft w:val="0"/>
      <w:marRight w:val="0"/>
      <w:marTop w:val="0"/>
      <w:marBottom w:val="0"/>
      <w:divBdr>
        <w:top w:val="none" w:sz="0" w:space="0" w:color="auto"/>
        <w:left w:val="none" w:sz="0" w:space="0" w:color="auto"/>
        <w:bottom w:val="none" w:sz="0" w:space="0" w:color="auto"/>
        <w:right w:val="none" w:sz="0" w:space="0" w:color="auto"/>
      </w:divBdr>
    </w:div>
    <w:div w:id="365298445">
      <w:marLeft w:val="0"/>
      <w:marRight w:val="0"/>
      <w:marTop w:val="0"/>
      <w:marBottom w:val="0"/>
      <w:divBdr>
        <w:top w:val="none" w:sz="0" w:space="0" w:color="auto"/>
        <w:left w:val="none" w:sz="0" w:space="0" w:color="auto"/>
        <w:bottom w:val="none" w:sz="0" w:space="0" w:color="auto"/>
        <w:right w:val="none" w:sz="0" w:space="0" w:color="auto"/>
      </w:divBdr>
    </w:div>
    <w:div w:id="365298446">
      <w:marLeft w:val="0"/>
      <w:marRight w:val="0"/>
      <w:marTop w:val="0"/>
      <w:marBottom w:val="0"/>
      <w:divBdr>
        <w:top w:val="none" w:sz="0" w:space="0" w:color="auto"/>
        <w:left w:val="none" w:sz="0" w:space="0" w:color="auto"/>
        <w:bottom w:val="none" w:sz="0" w:space="0" w:color="auto"/>
        <w:right w:val="none" w:sz="0" w:space="0" w:color="auto"/>
      </w:divBdr>
    </w:div>
    <w:div w:id="365298447">
      <w:marLeft w:val="0"/>
      <w:marRight w:val="0"/>
      <w:marTop w:val="0"/>
      <w:marBottom w:val="0"/>
      <w:divBdr>
        <w:top w:val="none" w:sz="0" w:space="0" w:color="auto"/>
        <w:left w:val="none" w:sz="0" w:space="0" w:color="auto"/>
        <w:bottom w:val="none" w:sz="0" w:space="0" w:color="auto"/>
        <w:right w:val="none" w:sz="0" w:space="0" w:color="auto"/>
      </w:divBdr>
    </w:div>
    <w:div w:id="365298448">
      <w:marLeft w:val="0"/>
      <w:marRight w:val="0"/>
      <w:marTop w:val="0"/>
      <w:marBottom w:val="0"/>
      <w:divBdr>
        <w:top w:val="none" w:sz="0" w:space="0" w:color="auto"/>
        <w:left w:val="none" w:sz="0" w:space="0" w:color="auto"/>
        <w:bottom w:val="none" w:sz="0" w:space="0" w:color="auto"/>
        <w:right w:val="none" w:sz="0" w:space="0" w:color="auto"/>
      </w:divBdr>
    </w:div>
    <w:div w:id="365298449">
      <w:marLeft w:val="0"/>
      <w:marRight w:val="0"/>
      <w:marTop w:val="0"/>
      <w:marBottom w:val="0"/>
      <w:divBdr>
        <w:top w:val="none" w:sz="0" w:space="0" w:color="auto"/>
        <w:left w:val="none" w:sz="0" w:space="0" w:color="auto"/>
        <w:bottom w:val="none" w:sz="0" w:space="0" w:color="auto"/>
        <w:right w:val="none" w:sz="0" w:space="0" w:color="auto"/>
      </w:divBdr>
    </w:div>
    <w:div w:id="365298450">
      <w:marLeft w:val="0"/>
      <w:marRight w:val="0"/>
      <w:marTop w:val="0"/>
      <w:marBottom w:val="0"/>
      <w:divBdr>
        <w:top w:val="none" w:sz="0" w:space="0" w:color="auto"/>
        <w:left w:val="none" w:sz="0" w:space="0" w:color="auto"/>
        <w:bottom w:val="none" w:sz="0" w:space="0" w:color="auto"/>
        <w:right w:val="none" w:sz="0" w:space="0" w:color="auto"/>
      </w:divBdr>
    </w:div>
    <w:div w:id="365298451">
      <w:marLeft w:val="0"/>
      <w:marRight w:val="0"/>
      <w:marTop w:val="0"/>
      <w:marBottom w:val="0"/>
      <w:divBdr>
        <w:top w:val="none" w:sz="0" w:space="0" w:color="auto"/>
        <w:left w:val="none" w:sz="0" w:space="0" w:color="auto"/>
        <w:bottom w:val="none" w:sz="0" w:space="0" w:color="auto"/>
        <w:right w:val="none" w:sz="0" w:space="0" w:color="auto"/>
      </w:divBdr>
    </w:div>
    <w:div w:id="365298452">
      <w:marLeft w:val="0"/>
      <w:marRight w:val="0"/>
      <w:marTop w:val="0"/>
      <w:marBottom w:val="0"/>
      <w:divBdr>
        <w:top w:val="none" w:sz="0" w:space="0" w:color="auto"/>
        <w:left w:val="none" w:sz="0" w:space="0" w:color="auto"/>
        <w:bottom w:val="none" w:sz="0" w:space="0" w:color="auto"/>
        <w:right w:val="none" w:sz="0" w:space="0" w:color="auto"/>
      </w:divBdr>
    </w:div>
    <w:div w:id="365298453">
      <w:marLeft w:val="0"/>
      <w:marRight w:val="0"/>
      <w:marTop w:val="0"/>
      <w:marBottom w:val="0"/>
      <w:divBdr>
        <w:top w:val="none" w:sz="0" w:space="0" w:color="auto"/>
        <w:left w:val="none" w:sz="0" w:space="0" w:color="auto"/>
        <w:bottom w:val="none" w:sz="0" w:space="0" w:color="auto"/>
        <w:right w:val="none" w:sz="0" w:space="0" w:color="auto"/>
      </w:divBdr>
    </w:div>
    <w:div w:id="365298454">
      <w:marLeft w:val="0"/>
      <w:marRight w:val="0"/>
      <w:marTop w:val="0"/>
      <w:marBottom w:val="0"/>
      <w:divBdr>
        <w:top w:val="none" w:sz="0" w:space="0" w:color="auto"/>
        <w:left w:val="none" w:sz="0" w:space="0" w:color="auto"/>
        <w:bottom w:val="none" w:sz="0" w:space="0" w:color="auto"/>
        <w:right w:val="none" w:sz="0" w:space="0" w:color="auto"/>
      </w:divBdr>
    </w:div>
    <w:div w:id="365298455">
      <w:marLeft w:val="0"/>
      <w:marRight w:val="0"/>
      <w:marTop w:val="0"/>
      <w:marBottom w:val="0"/>
      <w:divBdr>
        <w:top w:val="none" w:sz="0" w:space="0" w:color="auto"/>
        <w:left w:val="none" w:sz="0" w:space="0" w:color="auto"/>
        <w:bottom w:val="none" w:sz="0" w:space="0" w:color="auto"/>
        <w:right w:val="none" w:sz="0" w:space="0" w:color="auto"/>
      </w:divBdr>
    </w:div>
    <w:div w:id="365298456">
      <w:marLeft w:val="0"/>
      <w:marRight w:val="0"/>
      <w:marTop w:val="0"/>
      <w:marBottom w:val="0"/>
      <w:divBdr>
        <w:top w:val="none" w:sz="0" w:space="0" w:color="auto"/>
        <w:left w:val="none" w:sz="0" w:space="0" w:color="auto"/>
        <w:bottom w:val="none" w:sz="0" w:space="0" w:color="auto"/>
        <w:right w:val="none" w:sz="0" w:space="0" w:color="auto"/>
      </w:divBdr>
    </w:div>
    <w:div w:id="365298457">
      <w:marLeft w:val="0"/>
      <w:marRight w:val="0"/>
      <w:marTop w:val="0"/>
      <w:marBottom w:val="0"/>
      <w:divBdr>
        <w:top w:val="none" w:sz="0" w:space="0" w:color="auto"/>
        <w:left w:val="none" w:sz="0" w:space="0" w:color="auto"/>
        <w:bottom w:val="none" w:sz="0" w:space="0" w:color="auto"/>
        <w:right w:val="none" w:sz="0" w:space="0" w:color="auto"/>
      </w:divBdr>
    </w:div>
    <w:div w:id="365298458">
      <w:marLeft w:val="0"/>
      <w:marRight w:val="0"/>
      <w:marTop w:val="0"/>
      <w:marBottom w:val="0"/>
      <w:divBdr>
        <w:top w:val="none" w:sz="0" w:space="0" w:color="auto"/>
        <w:left w:val="none" w:sz="0" w:space="0" w:color="auto"/>
        <w:bottom w:val="none" w:sz="0" w:space="0" w:color="auto"/>
        <w:right w:val="none" w:sz="0" w:space="0" w:color="auto"/>
      </w:divBdr>
    </w:div>
    <w:div w:id="365298459">
      <w:marLeft w:val="0"/>
      <w:marRight w:val="0"/>
      <w:marTop w:val="0"/>
      <w:marBottom w:val="0"/>
      <w:divBdr>
        <w:top w:val="none" w:sz="0" w:space="0" w:color="auto"/>
        <w:left w:val="none" w:sz="0" w:space="0" w:color="auto"/>
        <w:bottom w:val="none" w:sz="0" w:space="0" w:color="auto"/>
        <w:right w:val="none" w:sz="0" w:space="0" w:color="auto"/>
      </w:divBdr>
    </w:div>
    <w:div w:id="365298460">
      <w:marLeft w:val="0"/>
      <w:marRight w:val="0"/>
      <w:marTop w:val="0"/>
      <w:marBottom w:val="0"/>
      <w:divBdr>
        <w:top w:val="none" w:sz="0" w:space="0" w:color="auto"/>
        <w:left w:val="none" w:sz="0" w:space="0" w:color="auto"/>
        <w:bottom w:val="none" w:sz="0" w:space="0" w:color="auto"/>
        <w:right w:val="none" w:sz="0" w:space="0" w:color="auto"/>
      </w:divBdr>
    </w:div>
    <w:div w:id="365298461">
      <w:marLeft w:val="0"/>
      <w:marRight w:val="0"/>
      <w:marTop w:val="0"/>
      <w:marBottom w:val="0"/>
      <w:divBdr>
        <w:top w:val="none" w:sz="0" w:space="0" w:color="auto"/>
        <w:left w:val="none" w:sz="0" w:space="0" w:color="auto"/>
        <w:bottom w:val="none" w:sz="0" w:space="0" w:color="auto"/>
        <w:right w:val="none" w:sz="0" w:space="0" w:color="auto"/>
      </w:divBdr>
    </w:div>
    <w:div w:id="365298462">
      <w:marLeft w:val="0"/>
      <w:marRight w:val="0"/>
      <w:marTop w:val="0"/>
      <w:marBottom w:val="0"/>
      <w:divBdr>
        <w:top w:val="none" w:sz="0" w:space="0" w:color="auto"/>
        <w:left w:val="none" w:sz="0" w:space="0" w:color="auto"/>
        <w:bottom w:val="none" w:sz="0" w:space="0" w:color="auto"/>
        <w:right w:val="none" w:sz="0" w:space="0" w:color="auto"/>
      </w:divBdr>
    </w:div>
    <w:div w:id="365298463">
      <w:marLeft w:val="0"/>
      <w:marRight w:val="0"/>
      <w:marTop w:val="0"/>
      <w:marBottom w:val="0"/>
      <w:divBdr>
        <w:top w:val="none" w:sz="0" w:space="0" w:color="auto"/>
        <w:left w:val="none" w:sz="0" w:space="0" w:color="auto"/>
        <w:bottom w:val="none" w:sz="0" w:space="0" w:color="auto"/>
        <w:right w:val="none" w:sz="0" w:space="0" w:color="auto"/>
      </w:divBdr>
    </w:div>
    <w:div w:id="365298464">
      <w:marLeft w:val="0"/>
      <w:marRight w:val="0"/>
      <w:marTop w:val="0"/>
      <w:marBottom w:val="0"/>
      <w:divBdr>
        <w:top w:val="none" w:sz="0" w:space="0" w:color="auto"/>
        <w:left w:val="none" w:sz="0" w:space="0" w:color="auto"/>
        <w:bottom w:val="none" w:sz="0" w:space="0" w:color="auto"/>
        <w:right w:val="none" w:sz="0" w:space="0" w:color="auto"/>
      </w:divBdr>
    </w:div>
    <w:div w:id="365298465">
      <w:marLeft w:val="0"/>
      <w:marRight w:val="0"/>
      <w:marTop w:val="0"/>
      <w:marBottom w:val="0"/>
      <w:divBdr>
        <w:top w:val="none" w:sz="0" w:space="0" w:color="auto"/>
        <w:left w:val="none" w:sz="0" w:space="0" w:color="auto"/>
        <w:bottom w:val="none" w:sz="0" w:space="0" w:color="auto"/>
        <w:right w:val="none" w:sz="0" w:space="0" w:color="auto"/>
      </w:divBdr>
    </w:div>
    <w:div w:id="365298466">
      <w:marLeft w:val="0"/>
      <w:marRight w:val="0"/>
      <w:marTop w:val="0"/>
      <w:marBottom w:val="0"/>
      <w:divBdr>
        <w:top w:val="none" w:sz="0" w:space="0" w:color="auto"/>
        <w:left w:val="none" w:sz="0" w:space="0" w:color="auto"/>
        <w:bottom w:val="none" w:sz="0" w:space="0" w:color="auto"/>
        <w:right w:val="none" w:sz="0" w:space="0" w:color="auto"/>
      </w:divBdr>
    </w:div>
    <w:div w:id="365298467">
      <w:marLeft w:val="0"/>
      <w:marRight w:val="0"/>
      <w:marTop w:val="0"/>
      <w:marBottom w:val="0"/>
      <w:divBdr>
        <w:top w:val="none" w:sz="0" w:space="0" w:color="auto"/>
        <w:left w:val="none" w:sz="0" w:space="0" w:color="auto"/>
        <w:bottom w:val="none" w:sz="0" w:space="0" w:color="auto"/>
        <w:right w:val="none" w:sz="0" w:space="0" w:color="auto"/>
      </w:divBdr>
    </w:div>
    <w:div w:id="365298468">
      <w:marLeft w:val="0"/>
      <w:marRight w:val="0"/>
      <w:marTop w:val="0"/>
      <w:marBottom w:val="0"/>
      <w:divBdr>
        <w:top w:val="none" w:sz="0" w:space="0" w:color="auto"/>
        <w:left w:val="none" w:sz="0" w:space="0" w:color="auto"/>
        <w:bottom w:val="none" w:sz="0" w:space="0" w:color="auto"/>
        <w:right w:val="none" w:sz="0" w:space="0" w:color="auto"/>
      </w:divBdr>
    </w:div>
    <w:div w:id="365298469">
      <w:marLeft w:val="0"/>
      <w:marRight w:val="0"/>
      <w:marTop w:val="0"/>
      <w:marBottom w:val="0"/>
      <w:divBdr>
        <w:top w:val="none" w:sz="0" w:space="0" w:color="auto"/>
        <w:left w:val="none" w:sz="0" w:space="0" w:color="auto"/>
        <w:bottom w:val="none" w:sz="0" w:space="0" w:color="auto"/>
        <w:right w:val="none" w:sz="0" w:space="0" w:color="auto"/>
      </w:divBdr>
    </w:div>
    <w:div w:id="365298470">
      <w:marLeft w:val="0"/>
      <w:marRight w:val="0"/>
      <w:marTop w:val="0"/>
      <w:marBottom w:val="0"/>
      <w:divBdr>
        <w:top w:val="none" w:sz="0" w:space="0" w:color="auto"/>
        <w:left w:val="none" w:sz="0" w:space="0" w:color="auto"/>
        <w:bottom w:val="none" w:sz="0" w:space="0" w:color="auto"/>
        <w:right w:val="none" w:sz="0" w:space="0" w:color="auto"/>
      </w:divBdr>
    </w:div>
    <w:div w:id="365298471">
      <w:marLeft w:val="0"/>
      <w:marRight w:val="0"/>
      <w:marTop w:val="0"/>
      <w:marBottom w:val="0"/>
      <w:divBdr>
        <w:top w:val="none" w:sz="0" w:space="0" w:color="auto"/>
        <w:left w:val="none" w:sz="0" w:space="0" w:color="auto"/>
        <w:bottom w:val="none" w:sz="0" w:space="0" w:color="auto"/>
        <w:right w:val="none" w:sz="0" w:space="0" w:color="auto"/>
      </w:divBdr>
    </w:div>
    <w:div w:id="365298472">
      <w:marLeft w:val="0"/>
      <w:marRight w:val="0"/>
      <w:marTop w:val="0"/>
      <w:marBottom w:val="0"/>
      <w:divBdr>
        <w:top w:val="none" w:sz="0" w:space="0" w:color="auto"/>
        <w:left w:val="none" w:sz="0" w:space="0" w:color="auto"/>
        <w:bottom w:val="none" w:sz="0" w:space="0" w:color="auto"/>
        <w:right w:val="none" w:sz="0" w:space="0" w:color="auto"/>
      </w:divBdr>
    </w:div>
    <w:div w:id="365298473">
      <w:marLeft w:val="0"/>
      <w:marRight w:val="0"/>
      <w:marTop w:val="0"/>
      <w:marBottom w:val="0"/>
      <w:divBdr>
        <w:top w:val="none" w:sz="0" w:space="0" w:color="auto"/>
        <w:left w:val="none" w:sz="0" w:space="0" w:color="auto"/>
        <w:bottom w:val="none" w:sz="0" w:space="0" w:color="auto"/>
        <w:right w:val="none" w:sz="0" w:space="0" w:color="auto"/>
      </w:divBdr>
    </w:div>
    <w:div w:id="365298474">
      <w:marLeft w:val="0"/>
      <w:marRight w:val="0"/>
      <w:marTop w:val="0"/>
      <w:marBottom w:val="0"/>
      <w:divBdr>
        <w:top w:val="none" w:sz="0" w:space="0" w:color="auto"/>
        <w:left w:val="none" w:sz="0" w:space="0" w:color="auto"/>
        <w:bottom w:val="none" w:sz="0" w:space="0" w:color="auto"/>
        <w:right w:val="none" w:sz="0" w:space="0" w:color="auto"/>
      </w:divBdr>
    </w:div>
    <w:div w:id="365298475">
      <w:marLeft w:val="0"/>
      <w:marRight w:val="0"/>
      <w:marTop w:val="0"/>
      <w:marBottom w:val="0"/>
      <w:divBdr>
        <w:top w:val="none" w:sz="0" w:space="0" w:color="auto"/>
        <w:left w:val="none" w:sz="0" w:space="0" w:color="auto"/>
        <w:bottom w:val="none" w:sz="0" w:space="0" w:color="auto"/>
        <w:right w:val="none" w:sz="0" w:space="0" w:color="auto"/>
      </w:divBdr>
    </w:div>
    <w:div w:id="365298476">
      <w:marLeft w:val="0"/>
      <w:marRight w:val="0"/>
      <w:marTop w:val="0"/>
      <w:marBottom w:val="0"/>
      <w:divBdr>
        <w:top w:val="none" w:sz="0" w:space="0" w:color="auto"/>
        <w:left w:val="none" w:sz="0" w:space="0" w:color="auto"/>
        <w:bottom w:val="none" w:sz="0" w:space="0" w:color="auto"/>
        <w:right w:val="none" w:sz="0" w:space="0" w:color="auto"/>
      </w:divBdr>
    </w:div>
    <w:div w:id="365298477">
      <w:marLeft w:val="0"/>
      <w:marRight w:val="0"/>
      <w:marTop w:val="0"/>
      <w:marBottom w:val="0"/>
      <w:divBdr>
        <w:top w:val="none" w:sz="0" w:space="0" w:color="auto"/>
        <w:left w:val="none" w:sz="0" w:space="0" w:color="auto"/>
        <w:bottom w:val="none" w:sz="0" w:space="0" w:color="auto"/>
        <w:right w:val="none" w:sz="0" w:space="0" w:color="auto"/>
      </w:divBdr>
    </w:div>
    <w:div w:id="365298478">
      <w:marLeft w:val="0"/>
      <w:marRight w:val="0"/>
      <w:marTop w:val="0"/>
      <w:marBottom w:val="0"/>
      <w:divBdr>
        <w:top w:val="none" w:sz="0" w:space="0" w:color="auto"/>
        <w:left w:val="none" w:sz="0" w:space="0" w:color="auto"/>
        <w:bottom w:val="none" w:sz="0" w:space="0" w:color="auto"/>
        <w:right w:val="none" w:sz="0" w:space="0" w:color="auto"/>
      </w:divBdr>
    </w:div>
    <w:div w:id="365298479">
      <w:marLeft w:val="0"/>
      <w:marRight w:val="0"/>
      <w:marTop w:val="0"/>
      <w:marBottom w:val="0"/>
      <w:divBdr>
        <w:top w:val="none" w:sz="0" w:space="0" w:color="auto"/>
        <w:left w:val="none" w:sz="0" w:space="0" w:color="auto"/>
        <w:bottom w:val="none" w:sz="0" w:space="0" w:color="auto"/>
        <w:right w:val="none" w:sz="0" w:space="0" w:color="auto"/>
      </w:divBdr>
    </w:div>
    <w:div w:id="365298480">
      <w:marLeft w:val="0"/>
      <w:marRight w:val="0"/>
      <w:marTop w:val="0"/>
      <w:marBottom w:val="0"/>
      <w:divBdr>
        <w:top w:val="none" w:sz="0" w:space="0" w:color="auto"/>
        <w:left w:val="none" w:sz="0" w:space="0" w:color="auto"/>
        <w:bottom w:val="none" w:sz="0" w:space="0" w:color="auto"/>
        <w:right w:val="none" w:sz="0" w:space="0" w:color="auto"/>
      </w:divBdr>
    </w:div>
    <w:div w:id="365298481">
      <w:marLeft w:val="0"/>
      <w:marRight w:val="0"/>
      <w:marTop w:val="0"/>
      <w:marBottom w:val="0"/>
      <w:divBdr>
        <w:top w:val="none" w:sz="0" w:space="0" w:color="auto"/>
        <w:left w:val="none" w:sz="0" w:space="0" w:color="auto"/>
        <w:bottom w:val="none" w:sz="0" w:space="0" w:color="auto"/>
        <w:right w:val="none" w:sz="0" w:space="0" w:color="auto"/>
      </w:divBdr>
    </w:div>
    <w:div w:id="365298482">
      <w:marLeft w:val="0"/>
      <w:marRight w:val="0"/>
      <w:marTop w:val="0"/>
      <w:marBottom w:val="0"/>
      <w:divBdr>
        <w:top w:val="none" w:sz="0" w:space="0" w:color="auto"/>
        <w:left w:val="none" w:sz="0" w:space="0" w:color="auto"/>
        <w:bottom w:val="none" w:sz="0" w:space="0" w:color="auto"/>
        <w:right w:val="none" w:sz="0" w:space="0" w:color="auto"/>
      </w:divBdr>
    </w:div>
    <w:div w:id="365298483">
      <w:marLeft w:val="0"/>
      <w:marRight w:val="0"/>
      <w:marTop w:val="0"/>
      <w:marBottom w:val="0"/>
      <w:divBdr>
        <w:top w:val="none" w:sz="0" w:space="0" w:color="auto"/>
        <w:left w:val="none" w:sz="0" w:space="0" w:color="auto"/>
        <w:bottom w:val="none" w:sz="0" w:space="0" w:color="auto"/>
        <w:right w:val="none" w:sz="0" w:space="0" w:color="auto"/>
      </w:divBdr>
    </w:div>
    <w:div w:id="365298484">
      <w:marLeft w:val="0"/>
      <w:marRight w:val="0"/>
      <w:marTop w:val="0"/>
      <w:marBottom w:val="0"/>
      <w:divBdr>
        <w:top w:val="none" w:sz="0" w:space="0" w:color="auto"/>
        <w:left w:val="none" w:sz="0" w:space="0" w:color="auto"/>
        <w:bottom w:val="none" w:sz="0" w:space="0" w:color="auto"/>
        <w:right w:val="none" w:sz="0" w:space="0" w:color="auto"/>
      </w:divBdr>
    </w:div>
    <w:div w:id="365298485">
      <w:marLeft w:val="0"/>
      <w:marRight w:val="0"/>
      <w:marTop w:val="0"/>
      <w:marBottom w:val="0"/>
      <w:divBdr>
        <w:top w:val="none" w:sz="0" w:space="0" w:color="auto"/>
        <w:left w:val="none" w:sz="0" w:space="0" w:color="auto"/>
        <w:bottom w:val="none" w:sz="0" w:space="0" w:color="auto"/>
        <w:right w:val="none" w:sz="0" w:space="0" w:color="auto"/>
      </w:divBdr>
    </w:div>
    <w:div w:id="365298486">
      <w:marLeft w:val="0"/>
      <w:marRight w:val="0"/>
      <w:marTop w:val="0"/>
      <w:marBottom w:val="0"/>
      <w:divBdr>
        <w:top w:val="none" w:sz="0" w:space="0" w:color="auto"/>
        <w:left w:val="none" w:sz="0" w:space="0" w:color="auto"/>
        <w:bottom w:val="none" w:sz="0" w:space="0" w:color="auto"/>
        <w:right w:val="none" w:sz="0" w:space="0" w:color="auto"/>
      </w:divBdr>
    </w:div>
    <w:div w:id="365298487">
      <w:marLeft w:val="0"/>
      <w:marRight w:val="0"/>
      <w:marTop w:val="0"/>
      <w:marBottom w:val="0"/>
      <w:divBdr>
        <w:top w:val="none" w:sz="0" w:space="0" w:color="auto"/>
        <w:left w:val="none" w:sz="0" w:space="0" w:color="auto"/>
        <w:bottom w:val="none" w:sz="0" w:space="0" w:color="auto"/>
        <w:right w:val="none" w:sz="0" w:space="0" w:color="auto"/>
      </w:divBdr>
    </w:div>
    <w:div w:id="365298488">
      <w:marLeft w:val="0"/>
      <w:marRight w:val="0"/>
      <w:marTop w:val="0"/>
      <w:marBottom w:val="0"/>
      <w:divBdr>
        <w:top w:val="none" w:sz="0" w:space="0" w:color="auto"/>
        <w:left w:val="none" w:sz="0" w:space="0" w:color="auto"/>
        <w:bottom w:val="none" w:sz="0" w:space="0" w:color="auto"/>
        <w:right w:val="none" w:sz="0" w:space="0" w:color="auto"/>
      </w:divBdr>
    </w:div>
    <w:div w:id="365298489">
      <w:marLeft w:val="0"/>
      <w:marRight w:val="0"/>
      <w:marTop w:val="0"/>
      <w:marBottom w:val="0"/>
      <w:divBdr>
        <w:top w:val="none" w:sz="0" w:space="0" w:color="auto"/>
        <w:left w:val="none" w:sz="0" w:space="0" w:color="auto"/>
        <w:bottom w:val="none" w:sz="0" w:space="0" w:color="auto"/>
        <w:right w:val="none" w:sz="0" w:space="0" w:color="auto"/>
      </w:divBdr>
    </w:div>
    <w:div w:id="365298490">
      <w:marLeft w:val="0"/>
      <w:marRight w:val="0"/>
      <w:marTop w:val="0"/>
      <w:marBottom w:val="0"/>
      <w:divBdr>
        <w:top w:val="none" w:sz="0" w:space="0" w:color="auto"/>
        <w:left w:val="none" w:sz="0" w:space="0" w:color="auto"/>
        <w:bottom w:val="none" w:sz="0" w:space="0" w:color="auto"/>
        <w:right w:val="none" w:sz="0" w:space="0" w:color="auto"/>
      </w:divBdr>
    </w:div>
    <w:div w:id="365298491">
      <w:marLeft w:val="0"/>
      <w:marRight w:val="0"/>
      <w:marTop w:val="0"/>
      <w:marBottom w:val="0"/>
      <w:divBdr>
        <w:top w:val="none" w:sz="0" w:space="0" w:color="auto"/>
        <w:left w:val="none" w:sz="0" w:space="0" w:color="auto"/>
        <w:bottom w:val="none" w:sz="0" w:space="0" w:color="auto"/>
        <w:right w:val="none" w:sz="0" w:space="0" w:color="auto"/>
      </w:divBdr>
    </w:div>
    <w:div w:id="365298492">
      <w:marLeft w:val="0"/>
      <w:marRight w:val="0"/>
      <w:marTop w:val="0"/>
      <w:marBottom w:val="0"/>
      <w:divBdr>
        <w:top w:val="none" w:sz="0" w:space="0" w:color="auto"/>
        <w:left w:val="none" w:sz="0" w:space="0" w:color="auto"/>
        <w:bottom w:val="none" w:sz="0" w:space="0" w:color="auto"/>
        <w:right w:val="none" w:sz="0" w:space="0" w:color="auto"/>
      </w:divBdr>
    </w:div>
    <w:div w:id="365298493">
      <w:marLeft w:val="0"/>
      <w:marRight w:val="0"/>
      <w:marTop w:val="0"/>
      <w:marBottom w:val="0"/>
      <w:divBdr>
        <w:top w:val="none" w:sz="0" w:space="0" w:color="auto"/>
        <w:left w:val="none" w:sz="0" w:space="0" w:color="auto"/>
        <w:bottom w:val="none" w:sz="0" w:space="0" w:color="auto"/>
        <w:right w:val="none" w:sz="0" w:space="0" w:color="auto"/>
      </w:divBdr>
    </w:div>
    <w:div w:id="365298494">
      <w:marLeft w:val="0"/>
      <w:marRight w:val="0"/>
      <w:marTop w:val="0"/>
      <w:marBottom w:val="0"/>
      <w:divBdr>
        <w:top w:val="none" w:sz="0" w:space="0" w:color="auto"/>
        <w:left w:val="none" w:sz="0" w:space="0" w:color="auto"/>
        <w:bottom w:val="none" w:sz="0" w:space="0" w:color="auto"/>
        <w:right w:val="none" w:sz="0" w:space="0" w:color="auto"/>
      </w:divBdr>
    </w:div>
    <w:div w:id="365298495">
      <w:marLeft w:val="0"/>
      <w:marRight w:val="0"/>
      <w:marTop w:val="0"/>
      <w:marBottom w:val="0"/>
      <w:divBdr>
        <w:top w:val="none" w:sz="0" w:space="0" w:color="auto"/>
        <w:left w:val="none" w:sz="0" w:space="0" w:color="auto"/>
        <w:bottom w:val="none" w:sz="0" w:space="0" w:color="auto"/>
        <w:right w:val="none" w:sz="0" w:space="0" w:color="auto"/>
      </w:divBdr>
    </w:div>
    <w:div w:id="365298496">
      <w:marLeft w:val="0"/>
      <w:marRight w:val="0"/>
      <w:marTop w:val="0"/>
      <w:marBottom w:val="0"/>
      <w:divBdr>
        <w:top w:val="none" w:sz="0" w:space="0" w:color="auto"/>
        <w:left w:val="none" w:sz="0" w:space="0" w:color="auto"/>
        <w:bottom w:val="none" w:sz="0" w:space="0" w:color="auto"/>
        <w:right w:val="none" w:sz="0" w:space="0" w:color="auto"/>
      </w:divBdr>
    </w:div>
    <w:div w:id="365298497">
      <w:marLeft w:val="0"/>
      <w:marRight w:val="0"/>
      <w:marTop w:val="0"/>
      <w:marBottom w:val="0"/>
      <w:divBdr>
        <w:top w:val="none" w:sz="0" w:space="0" w:color="auto"/>
        <w:left w:val="none" w:sz="0" w:space="0" w:color="auto"/>
        <w:bottom w:val="none" w:sz="0" w:space="0" w:color="auto"/>
        <w:right w:val="none" w:sz="0" w:space="0" w:color="auto"/>
      </w:divBdr>
    </w:div>
    <w:div w:id="365298499">
      <w:marLeft w:val="0"/>
      <w:marRight w:val="0"/>
      <w:marTop w:val="0"/>
      <w:marBottom w:val="0"/>
      <w:divBdr>
        <w:top w:val="none" w:sz="0" w:space="0" w:color="auto"/>
        <w:left w:val="none" w:sz="0" w:space="0" w:color="auto"/>
        <w:bottom w:val="none" w:sz="0" w:space="0" w:color="auto"/>
        <w:right w:val="none" w:sz="0" w:space="0" w:color="auto"/>
      </w:divBdr>
    </w:div>
    <w:div w:id="365298500">
      <w:marLeft w:val="0"/>
      <w:marRight w:val="0"/>
      <w:marTop w:val="0"/>
      <w:marBottom w:val="0"/>
      <w:divBdr>
        <w:top w:val="none" w:sz="0" w:space="0" w:color="auto"/>
        <w:left w:val="none" w:sz="0" w:space="0" w:color="auto"/>
        <w:bottom w:val="none" w:sz="0" w:space="0" w:color="auto"/>
        <w:right w:val="none" w:sz="0" w:space="0" w:color="auto"/>
      </w:divBdr>
    </w:div>
    <w:div w:id="365298501">
      <w:marLeft w:val="0"/>
      <w:marRight w:val="0"/>
      <w:marTop w:val="0"/>
      <w:marBottom w:val="0"/>
      <w:divBdr>
        <w:top w:val="none" w:sz="0" w:space="0" w:color="auto"/>
        <w:left w:val="none" w:sz="0" w:space="0" w:color="auto"/>
        <w:bottom w:val="none" w:sz="0" w:space="0" w:color="auto"/>
        <w:right w:val="none" w:sz="0" w:space="0" w:color="auto"/>
      </w:divBdr>
    </w:div>
    <w:div w:id="365298502">
      <w:marLeft w:val="0"/>
      <w:marRight w:val="0"/>
      <w:marTop w:val="0"/>
      <w:marBottom w:val="0"/>
      <w:divBdr>
        <w:top w:val="none" w:sz="0" w:space="0" w:color="auto"/>
        <w:left w:val="none" w:sz="0" w:space="0" w:color="auto"/>
        <w:bottom w:val="none" w:sz="0" w:space="0" w:color="auto"/>
        <w:right w:val="none" w:sz="0" w:space="0" w:color="auto"/>
      </w:divBdr>
    </w:div>
    <w:div w:id="365298504">
      <w:marLeft w:val="0"/>
      <w:marRight w:val="0"/>
      <w:marTop w:val="0"/>
      <w:marBottom w:val="0"/>
      <w:divBdr>
        <w:top w:val="none" w:sz="0" w:space="0" w:color="auto"/>
        <w:left w:val="none" w:sz="0" w:space="0" w:color="auto"/>
        <w:bottom w:val="none" w:sz="0" w:space="0" w:color="auto"/>
        <w:right w:val="none" w:sz="0" w:space="0" w:color="auto"/>
      </w:divBdr>
    </w:div>
    <w:div w:id="365298505">
      <w:marLeft w:val="0"/>
      <w:marRight w:val="0"/>
      <w:marTop w:val="0"/>
      <w:marBottom w:val="0"/>
      <w:divBdr>
        <w:top w:val="none" w:sz="0" w:space="0" w:color="auto"/>
        <w:left w:val="none" w:sz="0" w:space="0" w:color="auto"/>
        <w:bottom w:val="none" w:sz="0" w:space="0" w:color="auto"/>
        <w:right w:val="none" w:sz="0" w:space="0" w:color="auto"/>
      </w:divBdr>
    </w:div>
    <w:div w:id="365298506">
      <w:marLeft w:val="0"/>
      <w:marRight w:val="0"/>
      <w:marTop w:val="0"/>
      <w:marBottom w:val="0"/>
      <w:divBdr>
        <w:top w:val="none" w:sz="0" w:space="0" w:color="auto"/>
        <w:left w:val="none" w:sz="0" w:space="0" w:color="auto"/>
        <w:bottom w:val="none" w:sz="0" w:space="0" w:color="auto"/>
        <w:right w:val="none" w:sz="0" w:space="0" w:color="auto"/>
      </w:divBdr>
    </w:div>
    <w:div w:id="365298508">
      <w:marLeft w:val="0"/>
      <w:marRight w:val="0"/>
      <w:marTop w:val="0"/>
      <w:marBottom w:val="0"/>
      <w:divBdr>
        <w:top w:val="none" w:sz="0" w:space="0" w:color="auto"/>
        <w:left w:val="none" w:sz="0" w:space="0" w:color="auto"/>
        <w:bottom w:val="none" w:sz="0" w:space="0" w:color="auto"/>
        <w:right w:val="none" w:sz="0" w:space="0" w:color="auto"/>
      </w:divBdr>
    </w:div>
    <w:div w:id="365298509">
      <w:marLeft w:val="0"/>
      <w:marRight w:val="0"/>
      <w:marTop w:val="0"/>
      <w:marBottom w:val="0"/>
      <w:divBdr>
        <w:top w:val="none" w:sz="0" w:space="0" w:color="auto"/>
        <w:left w:val="none" w:sz="0" w:space="0" w:color="auto"/>
        <w:bottom w:val="none" w:sz="0" w:space="0" w:color="auto"/>
        <w:right w:val="none" w:sz="0" w:space="0" w:color="auto"/>
      </w:divBdr>
    </w:div>
    <w:div w:id="365298511">
      <w:marLeft w:val="0"/>
      <w:marRight w:val="0"/>
      <w:marTop w:val="0"/>
      <w:marBottom w:val="0"/>
      <w:divBdr>
        <w:top w:val="none" w:sz="0" w:space="0" w:color="auto"/>
        <w:left w:val="none" w:sz="0" w:space="0" w:color="auto"/>
        <w:bottom w:val="none" w:sz="0" w:space="0" w:color="auto"/>
        <w:right w:val="none" w:sz="0" w:space="0" w:color="auto"/>
      </w:divBdr>
    </w:div>
    <w:div w:id="365298512">
      <w:marLeft w:val="0"/>
      <w:marRight w:val="0"/>
      <w:marTop w:val="0"/>
      <w:marBottom w:val="0"/>
      <w:divBdr>
        <w:top w:val="none" w:sz="0" w:space="0" w:color="auto"/>
        <w:left w:val="none" w:sz="0" w:space="0" w:color="auto"/>
        <w:bottom w:val="none" w:sz="0" w:space="0" w:color="auto"/>
        <w:right w:val="none" w:sz="0" w:space="0" w:color="auto"/>
      </w:divBdr>
    </w:div>
    <w:div w:id="365298514">
      <w:marLeft w:val="0"/>
      <w:marRight w:val="0"/>
      <w:marTop w:val="0"/>
      <w:marBottom w:val="0"/>
      <w:divBdr>
        <w:top w:val="none" w:sz="0" w:space="0" w:color="auto"/>
        <w:left w:val="none" w:sz="0" w:space="0" w:color="auto"/>
        <w:bottom w:val="none" w:sz="0" w:space="0" w:color="auto"/>
        <w:right w:val="none" w:sz="0" w:space="0" w:color="auto"/>
      </w:divBdr>
    </w:div>
    <w:div w:id="365298515">
      <w:marLeft w:val="0"/>
      <w:marRight w:val="0"/>
      <w:marTop w:val="0"/>
      <w:marBottom w:val="0"/>
      <w:divBdr>
        <w:top w:val="none" w:sz="0" w:space="0" w:color="auto"/>
        <w:left w:val="none" w:sz="0" w:space="0" w:color="auto"/>
        <w:bottom w:val="none" w:sz="0" w:space="0" w:color="auto"/>
        <w:right w:val="none" w:sz="0" w:space="0" w:color="auto"/>
      </w:divBdr>
    </w:div>
    <w:div w:id="365298516">
      <w:marLeft w:val="0"/>
      <w:marRight w:val="0"/>
      <w:marTop w:val="0"/>
      <w:marBottom w:val="0"/>
      <w:divBdr>
        <w:top w:val="none" w:sz="0" w:space="0" w:color="auto"/>
        <w:left w:val="none" w:sz="0" w:space="0" w:color="auto"/>
        <w:bottom w:val="none" w:sz="0" w:space="0" w:color="auto"/>
        <w:right w:val="none" w:sz="0" w:space="0" w:color="auto"/>
      </w:divBdr>
    </w:div>
    <w:div w:id="365298517">
      <w:marLeft w:val="0"/>
      <w:marRight w:val="0"/>
      <w:marTop w:val="0"/>
      <w:marBottom w:val="0"/>
      <w:divBdr>
        <w:top w:val="none" w:sz="0" w:space="0" w:color="auto"/>
        <w:left w:val="none" w:sz="0" w:space="0" w:color="auto"/>
        <w:bottom w:val="none" w:sz="0" w:space="0" w:color="auto"/>
        <w:right w:val="none" w:sz="0" w:space="0" w:color="auto"/>
      </w:divBdr>
    </w:div>
    <w:div w:id="365298518">
      <w:marLeft w:val="0"/>
      <w:marRight w:val="0"/>
      <w:marTop w:val="0"/>
      <w:marBottom w:val="0"/>
      <w:divBdr>
        <w:top w:val="none" w:sz="0" w:space="0" w:color="auto"/>
        <w:left w:val="none" w:sz="0" w:space="0" w:color="auto"/>
        <w:bottom w:val="none" w:sz="0" w:space="0" w:color="auto"/>
        <w:right w:val="none" w:sz="0" w:space="0" w:color="auto"/>
      </w:divBdr>
    </w:div>
    <w:div w:id="365298519">
      <w:marLeft w:val="0"/>
      <w:marRight w:val="0"/>
      <w:marTop w:val="0"/>
      <w:marBottom w:val="0"/>
      <w:divBdr>
        <w:top w:val="none" w:sz="0" w:space="0" w:color="auto"/>
        <w:left w:val="none" w:sz="0" w:space="0" w:color="auto"/>
        <w:bottom w:val="none" w:sz="0" w:space="0" w:color="auto"/>
        <w:right w:val="none" w:sz="0" w:space="0" w:color="auto"/>
      </w:divBdr>
    </w:div>
    <w:div w:id="365298520">
      <w:marLeft w:val="0"/>
      <w:marRight w:val="0"/>
      <w:marTop w:val="0"/>
      <w:marBottom w:val="0"/>
      <w:divBdr>
        <w:top w:val="none" w:sz="0" w:space="0" w:color="auto"/>
        <w:left w:val="none" w:sz="0" w:space="0" w:color="auto"/>
        <w:bottom w:val="none" w:sz="0" w:space="0" w:color="auto"/>
        <w:right w:val="none" w:sz="0" w:space="0" w:color="auto"/>
      </w:divBdr>
    </w:div>
    <w:div w:id="365298521">
      <w:marLeft w:val="0"/>
      <w:marRight w:val="0"/>
      <w:marTop w:val="0"/>
      <w:marBottom w:val="0"/>
      <w:divBdr>
        <w:top w:val="none" w:sz="0" w:space="0" w:color="auto"/>
        <w:left w:val="none" w:sz="0" w:space="0" w:color="auto"/>
        <w:bottom w:val="none" w:sz="0" w:space="0" w:color="auto"/>
        <w:right w:val="none" w:sz="0" w:space="0" w:color="auto"/>
      </w:divBdr>
    </w:div>
    <w:div w:id="365298523">
      <w:marLeft w:val="0"/>
      <w:marRight w:val="0"/>
      <w:marTop w:val="0"/>
      <w:marBottom w:val="0"/>
      <w:divBdr>
        <w:top w:val="none" w:sz="0" w:space="0" w:color="auto"/>
        <w:left w:val="none" w:sz="0" w:space="0" w:color="auto"/>
        <w:bottom w:val="none" w:sz="0" w:space="0" w:color="auto"/>
        <w:right w:val="none" w:sz="0" w:space="0" w:color="auto"/>
      </w:divBdr>
    </w:div>
    <w:div w:id="365298524">
      <w:marLeft w:val="0"/>
      <w:marRight w:val="0"/>
      <w:marTop w:val="0"/>
      <w:marBottom w:val="0"/>
      <w:divBdr>
        <w:top w:val="none" w:sz="0" w:space="0" w:color="auto"/>
        <w:left w:val="none" w:sz="0" w:space="0" w:color="auto"/>
        <w:bottom w:val="none" w:sz="0" w:space="0" w:color="auto"/>
        <w:right w:val="none" w:sz="0" w:space="0" w:color="auto"/>
      </w:divBdr>
    </w:div>
    <w:div w:id="365298525">
      <w:marLeft w:val="0"/>
      <w:marRight w:val="0"/>
      <w:marTop w:val="0"/>
      <w:marBottom w:val="0"/>
      <w:divBdr>
        <w:top w:val="none" w:sz="0" w:space="0" w:color="auto"/>
        <w:left w:val="none" w:sz="0" w:space="0" w:color="auto"/>
        <w:bottom w:val="none" w:sz="0" w:space="0" w:color="auto"/>
        <w:right w:val="none" w:sz="0" w:space="0" w:color="auto"/>
      </w:divBdr>
    </w:div>
    <w:div w:id="365298526">
      <w:marLeft w:val="0"/>
      <w:marRight w:val="0"/>
      <w:marTop w:val="0"/>
      <w:marBottom w:val="0"/>
      <w:divBdr>
        <w:top w:val="none" w:sz="0" w:space="0" w:color="auto"/>
        <w:left w:val="none" w:sz="0" w:space="0" w:color="auto"/>
        <w:bottom w:val="none" w:sz="0" w:space="0" w:color="auto"/>
        <w:right w:val="none" w:sz="0" w:space="0" w:color="auto"/>
      </w:divBdr>
    </w:div>
    <w:div w:id="365298527">
      <w:marLeft w:val="0"/>
      <w:marRight w:val="0"/>
      <w:marTop w:val="0"/>
      <w:marBottom w:val="0"/>
      <w:divBdr>
        <w:top w:val="none" w:sz="0" w:space="0" w:color="auto"/>
        <w:left w:val="none" w:sz="0" w:space="0" w:color="auto"/>
        <w:bottom w:val="none" w:sz="0" w:space="0" w:color="auto"/>
        <w:right w:val="none" w:sz="0" w:space="0" w:color="auto"/>
      </w:divBdr>
    </w:div>
    <w:div w:id="365298528">
      <w:marLeft w:val="0"/>
      <w:marRight w:val="0"/>
      <w:marTop w:val="0"/>
      <w:marBottom w:val="0"/>
      <w:divBdr>
        <w:top w:val="none" w:sz="0" w:space="0" w:color="auto"/>
        <w:left w:val="none" w:sz="0" w:space="0" w:color="auto"/>
        <w:bottom w:val="none" w:sz="0" w:space="0" w:color="auto"/>
        <w:right w:val="none" w:sz="0" w:space="0" w:color="auto"/>
      </w:divBdr>
    </w:div>
    <w:div w:id="365298529">
      <w:marLeft w:val="0"/>
      <w:marRight w:val="0"/>
      <w:marTop w:val="0"/>
      <w:marBottom w:val="0"/>
      <w:divBdr>
        <w:top w:val="none" w:sz="0" w:space="0" w:color="auto"/>
        <w:left w:val="none" w:sz="0" w:space="0" w:color="auto"/>
        <w:bottom w:val="none" w:sz="0" w:space="0" w:color="auto"/>
        <w:right w:val="none" w:sz="0" w:space="0" w:color="auto"/>
      </w:divBdr>
    </w:div>
    <w:div w:id="365298530">
      <w:marLeft w:val="0"/>
      <w:marRight w:val="0"/>
      <w:marTop w:val="0"/>
      <w:marBottom w:val="0"/>
      <w:divBdr>
        <w:top w:val="none" w:sz="0" w:space="0" w:color="auto"/>
        <w:left w:val="none" w:sz="0" w:space="0" w:color="auto"/>
        <w:bottom w:val="none" w:sz="0" w:space="0" w:color="auto"/>
        <w:right w:val="none" w:sz="0" w:space="0" w:color="auto"/>
      </w:divBdr>
    </w:div>
    <w:div w:id="365298531">
      <w:marLeft w:val="0"/>
      <w:marRight w:val="0"/>
      <w:marTop w:val="0"/>
      <w:marBottom w:val="0"/>
      <w:divBdr>
        <w:top w:val="none" w:sz="0" w:space="0" w:color="auto"/>
        <w:left w:val="none" w:sz="0" w:space="0" w:color="auto"/>
        <w:bottom w:val="none" w:sz="0" w:space="0" w:color="auto"/>
        <w:right w:val="none" w:sz="0" w:space="0" w:color="auto"/>
      </w:divBdr>
    </w:div>
    <w:div w:id="365298532">
      <w:marLeft w:val="0"/>
      <w:marRight w:val="0"/>
      <w:marTop w:val="0"/>
      <w:marBottom w:val="0"/>
      <w:divBdr>
        <w:top w:val="none" w:sz="0" w:space="0" w:color="auto"/>
        <w:left w:val="none" w:sz="0" w:space="0" w:color="auto"/>
        <w:bottom w:val="none" w:sz="0" w:space="0" w:color="auto"/>
        <w:right w:val="none" w:sz="0" w:space="0" w:color="auto"/>
      </w:divBdr>
    </w:div>
    <w:div w:id="365298533">
      <w:marLeft w:val="0"/>
      <w:marRight w:val="0"/>
      <w:marTop w:val="0"/>
      <w:marBottom w:val="0"/>
      <w:divBdr>
        <w:top w:val="none" w:sz="0" w:space="0" w:color="auto"/>
        <w:left w:val="none" w:sz="0" w:space="0" w:color="auto"/>
        <w:bottom w:val="none" w:sz="0" w:space="0" w:color="auto"/>
        <w:right w:val="none" w:sz="0" w:space="0" w:color="auto"/>
      </w:divBdr>
    </w:div>
    <w:div w:id="365298534">
      <w:marLeft w:val="0"/>
      <w:marRight w:val="0"/>
      <w:marTop w:val="0"/>
      <w:marBottom w:val="0"/>
      <w:divBdr>
        <w:top w:val="none" w:sz="0" w:space="0" w:color="auto"/>
        <w:left w:val="none" w:sz="0" w:space="0" w:color="auto"/>
        <w:bottom w:val="none" w:sz="0" w:space="0" w:color="auto"/>
        <w:right w:val="none" w:sz="0" w:space="0" w:color="auto"/>
      </w:divBdr>
    </w:div>
    <w:div w:id="365298535">
      <w:marLeft w:val="0"/>
      <w:marRight w:val="0"/>
      <w:marTop w:val="0"/>
      <w:marBottom w:val="0"/>
      <w:divBdr>
        <w:top w:val="none" w:sz="0" w:space="0" w:color="auto"/>
        <w:left w:val="none" w:sz="0" w:space="0" w:color="auto"/>
        <w:bottom w:val="none" w:sz="0" w:space="0" w:color="auto"/>
        <w:right w:val="none" w:sz="0" w:space="0" w:color="auto"/>
      </w:divBdr>
    </w:div>
    <w:div w:id="365298536">
      <w:marLeft w:val="0"/>
      <w:marRight w:val="0"/>
      <w:marTop w:val="0"/>
      <w:marBottom w:val="0"/>
      <w:divBdr>
        <w:top w:val="none" w:sz="0" w:space="0" w:color="auto"/>
        <w:left w:val="none" w:sz="0" w:space="0" w:color="auto"/>
        <w:bottom w:val="none" w:sz="0" w:space="0" w:color="auto"/>
        <w:right w:val="none" w:sz="0" w:space="0" w:color="auto"/>
      </w:divBdr>
    </w:div>
    <w:div w:id="365298537">
      <w:marLeft w:val="0"/>
      <w:marRight w:val="0"/>
      <w:marTop w:val="0"/>
      <w:marBottom w:val="0"/>
      <w:divBdr>
        <w:top w:val="none" w:sz="0" w:space="0" w:color="auto"/>
        <w:left w:val="none" w:sz="0" w:space="0" w:color="auto"/>
        <w:bottom w:val="none" w:sz="0" w:space="0" w:color="auto"/>
        <w:right w:val="none" w:sz="0" w:space="0" w:color="auto"/>
      </w:divBdr>
    </w:div>
    <w:div w:id="365298538">
      <w:marLeft w:val="0"/>
      <w:marRight w:val="0"/>
      <w:marTop w:val="0"/>
      <w:marBottom w:val="0"/>
      <w:divBdr>
        <w:top w:val="none" w:sz="0" w:space="0" w:color="auto"/>
        <w:left w:val="none" w:sz="0" w:space="0" w:color="auto"/>
        <w:bottom w:val="none" w:sz="0" w:space="0" w:color="auto"/>
        <w:right w:val="none" w:sz="0" w:space="0" w:color="auto"/>
      </w:divBdr>
    </w:div>
    <w:div w:id="365298539">
      <w:marLeft w:val="0"/>
      <w:marRight w:val="0"/>
      <w:marTop w:val="0"/>
      <w:marBottom w:val="0"/>
      <w:divBdr>
        <w:top w:val="none" w:sz="0" w:space="0" w:color="auto"/>
        <w:left w:val="none" w:sz="0" w:space="0" w:color="auto"/>
        <w:bottom w:val="none" w:sz="0" w:space="0" w:color="auto"/>
        <w:right w:val="none" w:sz="0" w:space="0" w:color="auto"/>
      </w:divBdr>
    </w:div>
    <w:div w:id="365298540">
      <w:marLeft w:val="0"/>
      <w:marRight w:val="0"/>
      <w:marTop w:val="0"/>
      <w:marBottom w:val="0"/>
      <w:divBdr>
        <w:top w:val="none" w:sz="0" w:space="0" w:color="auto"/>
        <w:left w:val="none" w:sz="0" w:space="0" w:color="auto"/>
        <w:bottom w:val="none" w:sz="0" w:space="0" w:color="auto"/>
        <w:right w:val="none" w:sz="0" w:space="0" w:color="auto"/>
      </w:divBdr>
    </w:div>
    <w:div w:id="365298541">
      <w:marLeft w:val="0"/>
      <w:marRight w:val="0"/>
      <w:marTop w:val="0"/>
      <w:marBottom w:val="0"/>
      <w:divBdr>
        <w:top w:val="none" w:sz="0" w:space="0" w:color="auto"/>
        <w:left w:val="none" w:sz="0" w:space="0" w:color="auto"/>
        <w:bottom w:val="none" w:sz="0" w:space="0" w:color="auto"/>
        <w:right w:val="none" w:sz="0" w:space="0" w:color="auto"/>
      </w:divBdr>
    </w:div>
    <w:div w:id="365298542">
      <w:marLeft w:val="0"/>
      <w:marRight w:val="0"/>
      <w:marTop w:val="0"/>
      <w:marBottom w:val="0"/>
      <w:divBdr>
        <w:top w:val="none" w:sz="0" w:space="0" w:color="auto"/>
        <w:left w:val="none" w:sz="0" w:space="0" w:color="auto"/>
        <w:bottom w:val="none" w:sz="0" w:space="0" w:color="auto"/>
        <w:right w:val="none" w:sz="0" w:space="0" w:color="auto"/>
      </w:divBdr>
    </w:div>
    <w:div w:id="365298543">
      <w:marLeft w:val="0"/>
      <w:marRight w:val="0"/>
      <w:marTop w:val="0"/>
      <w:marBottom w:val="0"/>
      <w:divBdr>
        <w:top w:val="none" w:sz="0" w:space="0" w:color="auto"/>
        <w:left w:val="none" w:sz="0" w:space="0" w:color="auto"/>
        <w:bottom w:val="none" w:sz="0" w:space="0" w:color="auto"/>
        <w:right w:val="none" w:sz="0" w:space="0" w:color="auto"/>
      </w:divBdr>
    </w:div>
    <w:div w:id="365298545">
      <w:marLeft w:val="0"/>
      <w:marRight w:val="0"/>
      <w:marTop w:val="0"/>
      <w:marBottom w:val="0"/>
      <w:divBdr>
        <w:top w:val="none" w:sz="0" w:space="0" w:color="auto"/>
        <w:left w:val="none" w:sz="0" w:space="0" w:color="auto"/>
        <w:bottom w:val="none" w:sz="0" w:space="0" w:color="auto"/>
        <w:right w:val="none" w:sz="0" w:space="0" w:color="auto"/>
      </w:divBdr>
    </w:div>
    <w:div w:id="365298546">
      <w:marLeft w:val="0"/>
      <w:marRight w:val="0"/>
      <w:marTop w:val="0"/>
      <w:marBottom w:val="0"/>
      <w:divBdr>
        <w:top w:val="none" w:sz="0" w:space="0" w:color="auto"/>
        <w:left w:val="none" w:sz="0" w:space="0" w:color="auto"/>
        <w:bottom w:val="none" w:sz="0" w:space="0" w:color="auto"/>
        <w:right w:val="none" w:sz="0" w:space="0" w:color="auto"/>
      </w:divBdr>
    </w:div>
    <w:div w:id="365298547">
      <w:marLeft w:val="0"/>
      <w:marRight w:val="0"/>
      <w:marTop w:val="0"/>
      <w:marBottom w:val="0"/>
      <w:divBdr>
        <w:top w:val="none" w:sz="0" w:space="0" w:color="auto"/>
        <w:left w:val="none" w:sz="0" w:space="0" w:color="auto"/>
        <w:bottom w:val="none" w:sz="0" w:space="0" w:color="auto"/>
        <w:right w:val="none" w:sz="0" w:space="0" w:color="auto"/>
      </w:divBdr>
    </w:div>
    <w:div w:id="365298548">
      <w:marLeft w:val="0"/>
      <w:marRight w:val="0"/>
      <w:marTop w:val="0"/>
      <w:marBottom w:val="0"/>
      <w:divBdr>
        <w:top w:val="none" w:sz="0" w:space="0" w:color="auto"/>
        <w:left w:val="none" w:sz="0" w:space="0" w:color="auto"/>
        <w:bottom w:val="none" w:sz="0" w:space="0" w:color="auto"/>
        <w:right w:val="none" w:sz="0" w:space="0" w:color="auto"/>
      </w:divBdr>
    </w:div>
    <w:div w:id="365298549">
      <w:marLeft w:val="0"/>
      <w:marRight w:val="0"/>
      <w:marTop w:val="0"/>
      <w:marBottom w:val="0"/>
      <w:divBdr>
        <w:top w:val="none" w:sz="0" w:space="0" w:color="auto"/>
        <w:left w:val="none" w:sz="0" w:space="0" w:color="auto"/>
        <w:bottom w:val="none" w:sz="0" w:space="0" w:color="auto"/>
        <w:right w:val="none" w:sz="0" w:space="0" w:color="auto"/>
      </w:divBdr>
    </w:div>
    <w:div w:id="365298550">
      <w:marLeft w:val="0"/>
      <w:marRight w:val="0"/>
      <w:marTop w:val="0"/>
      <w:marBottom w:val="0"/>
      <w:divBdr>
        <w:top w:val="none" w:sz="0" w:space="0" w:color="auto"/>
        <w:left w:val="none" w:sz="0" w:space="0" w:color="auto"/>
        <w:bottom w:val="none" w:sz="0" w:space="0" w:color="auto"/>
        <w:right w:val="none" w:sz="0" w:space="0" w:color="auto"/>
      </w:divBdr>
    </w:div>
    <w:div w:id="365298551">
      <w:marLeft w:val="0"/>
      <w:marRight w:val="0"/>
      <w:marTop w:val="0"/>
      <w:marBottom w:val="0"/>
      <w:divBdr>
        <w:top w:val="none" w:sz="0" w:space="0" w:color="auto"/>
        <w:left w:val="none" w:sz="0" w:space="0" w:color="auto"/>
        <w:bottom w:val="none" w:sz="0" w:space="0" w:color="auto"/>
        <w:right w:val="none" w:sz="0" w:space="0" w:color="auto"/>
      </w:divBdr>
    </w:div>
    <w:div w:id="365298552">
      <w:marLeft w:val="0"/>
      <w:marRight w:val="0"/>
      <w:marTop w:val="0"/>
      <w:marBottom w:val="0"/>
      <w:divBdr>
        <w:top w:val="none" w:sz="0" w:space="0" w:color="auto"/>
        <w:left w:val="none" w:sz="0" w:space="0" w:color="auto"/>
        <w:bottom w:val="none" w:sz="0" w:space="0" w:color="auto"/>
        <w:right w:val="none" w:sz="0" w:space="0" w:color="auto"/>
      </w:divBdr>
    </w:div>
    <w:div w:id="365298553">
      <w:marLeft w:val="0"/>
      <w:marRight w:val="0"/>
      <w:marTop w:val="0"/>
      <w:marBottom w:val="0"/>
      <w:divBdr>
        <w:top w:val="none" w:sz="0" w:space="0" w:color="auto"/>
        <w:left w:val="none" w:sz="0" w:space="0" w:color="auto"/>
        <w:bottom w:val="none" w:sz="0" w:space="0" w:color="auto"/>
        <w:right w:val="none" w:sz="0" w:space="0" w:color="auto"/>
      </w:divBdr>
    </w:div>
    <w:div w:id="365298554">
      <w:marLeft w:val="0"/>
      <w:marRight w:val="0"/>
      <w:marTop w:val="0"/>
      <w:marBottom w:val="0"/>
      <w:divBdr>
        <w:top w:val="none" w:sz="0" w:space="0" w:color="auto"/>
        <w:left w:val="none" w:sz="0" w:space="0" w:color="auto"/>
        <w:bottom w:val="none" w:sz="0" w:space="0" w:color="auto"/>
        <w:right w:val="none" w:sz="0" w:space="0" w:color="auto"/>
      </w:divBdr>
    </w:div>
    <w:div w:id="365298555">
      <w:marLeft w:val="0"/>
      <w:marRight w:val="0"/>
      <w:marTop w:val="0"/>
      <w:marBottom w:val="0"/>
      <w:divBdr>
        <w:top w:val="none" w:sz="0" w:space="0" w:color="auto"/>
        <w:left w:val="none" w:sz="0" w:space="0" w:color="auto"/>
        <w:bottom w:val="none" w:sz="0" w:space="0" w:color="auto"/>
        <w:right w:val="none" w:sz="0" w:space="0" w:color="auto"/>
      </w:divBdr>
    </w:div>
    <w:div w:id="365298556">
      <w:marLeft w:val="0"/>
      <w:marRight w:val="0"/>
      <w:marTop w:val="0"/>
      <w:marBottom w:val="0"/>
      <w:divBdr>
        <w:top w:val="none" w:sz="0" w:space="0" w:color="auto"/>
        <w:left w:val="none" w:sz="0" w:space="0" w:color="auto"/>
        <w:bottom w:val="none" w:sz="0" w:space="0" w:color="auto"/>
        <w:right w:val="none" w:sz="0" w:space="0" w:color="auto"/>
      </w:divBdr>
    </w:div>
    <w:div w:id="365298557">
      <w:marLeft w:val="0"/>
      <w:marRight w:val="0"/>
      <w:marTop w:val="0"/>
      <w:marBottom w:val="0"/>
      <w:divBdr>
        <w:top w:val="none" w:sz="0" w:space="0" w:color="auto"/>
        <w:left w:val="none" w:sz="0" w:space="0" w:color="auto"/>
        <w:bottom w:val="none" w:sz="0" w:space="0" w:color="auto"/>
        <w:right w:val="none" w:sz="0" w:space="0" w:color="auto"/>
      </w:divBdr>
    </w:div>
    <w:div w:id="365298558">
      <w:marLeft w:val="0"/>
      <w:marRight w:val="0"/>
      <w:marTop w:val="0"/>
      <w:marBottom w:val="0"/>
      <w:divBdr>
        <w:top w:val="none" w:sz="0" w:space="0" w:color="auto"/>
        <w:left w:val="none" w:sz="0" w:space="0" w:color="auto"/>
        <w:bottom w:val="none" w:sz="0" w:space="0" w:color="auto"/>
        <w:right w:val="none" w:sz="0" w:space="0" w:color="auto"/>
      </w:divBdr>
    </w:div>
    <w:div w:id="365298559">
      <w:marLeft w:val="0"/>
      <w:marRight w:val="0"/>
      <w:marTop w:val="0"/>
      <w:marBottom w:val="0"/>
      <w:divBdr>
        <w:top w:val="none" w:sz="0" w:space="0" w:color="auto"/>
        <w:left w:val="none" w:sz="0" w:space="0" w:color="auto"/>
        <w:bottom w:val="none" w:sz="0" w:space="0" w:color="auto"/>
        <w:right w:val="none" w:sz="0" w:space="0" w:color="auto"/>
      </w:divBdr>
    </w:div>
    <w:div w:id="365298560">
      <w:marLeft w:val="0"/>
      <w:marRight w:val="0"/>
      <w:marTop w:val="0"/>
      <w:marBottom w:val="0"/>
      <w:divBdr>
        <w:top w:val="none" w:sz="0" w:space="0" w:color="auto"/>
        <w:left w:val="none" w:sz="0" w:space="0" w:color="auto"/>
        <w:bottom w:val="none" w:sz="0" w:space="0" w:color="auto"/>
        <w:right w:val="none" w:sz="0" w:space="0" w:color="auto"/>
      </w:divBdr>
    </w:div>
    <w:div w:id="365298561">
      <w:marLeft w:val="0"/>
      <w:marRight w:val="0"/>
      <w:marTop w:val="0"/>
      <w:marBottom w:val="0"/>
      <w:divBdr>
        <w:top w:val="none" w:sz="0" w:space="0" w:color="auto"/>
        <w:left w:val="none" w:sz="0" w:space="0" w:color="auto"/>
        <w:bottom w:val="none" w:sz="0" w:space="0" w:color="auto"/>
        <w:right w:val="none" w:sz="0" w:space="0" w:color="auto"/>
      </w:divBdr>
    </w:div>
    <w:div w:id="365298562">
      <w:marLeft w:val="0"/>
      <w:marRight w:val="0"/>
      <w:marTop w:val="0"/>
      <w:marBottom w:val="0"/>
      <w:divBdr>
        <w:top w:val="none" w:sz="0" w:space="0" w:color="auto"/>
        <w:left w:val="none" w:sz="0" w:space="0" w:color="auto"/>
        <w:bottom w:val="none" w:sz="0" w:space="0" w:color="auto"/>
        <w:right w:val="none" w:sz="0" w:space="0" w:color="auto"/>
      </w:divBdr>
    </w:div>
    <w:div w:id="365298563">
      <w:marLeft w:val="0"/>
      <w:marRight w:val="0"/>
      <w:marTop w:val="0"/>
      <w:marBottom w:val="0"/>
      <w:divBdr>
        <w:top w:val="none" w:sz="0" w:space="0" w:color="auto"/>
        <w:left w:val="none" w:sz="0" w:space="0" w:color="auto"/>
        <w:bottom w:val="none" w:sz="0" w:space="0" w:color="auto"/>
        <w:right w:val="none" w:sz="0" w:space="0" w:color="auto"/>
      </w:divBdr>
    </w:div>
    <w:div w:id="365298564">
      <w:marLeft w:val="0"/>
      <w:marRight w:val="0"/>
      <w:marTop w:val="0"/>
      <w:marBottom w:val="0"/>
      <w:divBdr>
        <w:top w:val="none" w:sz="0" w:space="0" w:color="auto"/>
        <w:left w:val="none" w:sz="0" w:space="0" w:color="auto"/>
        <w:bottom w:val="none" w:sz="0" w:space="0" w:color="auto"/>
        <w:right w:val="none" w:sz="0" w:space="0" w:color="auto"/>
      </w:divBdr>
    </w:div>
    <w:div w:id="365298565">
      <w:marLeft w:val="0"/>
      <w:marRight w:val="0"/>
      <w:marTop w:val="0"/>
      <w:marBottom w:val="0"/>
      <w:divBdr>
        <w:top w:val="none" w:sz="0" w:space="0" w:color="auto"/>
        <w:left w:val="none" w:sz="0" w:space="0" w:color="auto"/>
        <w:bottom w:val="none" w:sz="0" w:space="0" w:color="auto"/>
        <w:right w:val="none" w:sz="0" w:space="0" w:color="auto"/>
      </w:divBdr>
    </w:div>
    <w:div w:id="365298566">
      <w:marLeft w:val="0"/>
      <w:marRight w:val="0"/>
      <w:marTop w:val="0"/>
      <w:marBottom w:val="0"/>
      <w:divBdr>
        <w:top w:val="none" w:sz="0" w:space="0" w:color="auto"/>
        <w:left w:val="none" w:sz="0" w:space="0" w:color="auto"/>
        <w:bottom w:val="none" w:sz="0" w:space="0" w:color="auto"/>
        <w:right w:val="none" w:sz="0" w:space="0" w:color="auto"/>
      </w:divBdr>
    </w:div>
    <w:div w:id="365298567">
      <w:marLeft w:val="0"/>
      <w:marRight w:val="0"/>
      <w:marTop w:val="0"/>
      <w:marBottom w:val="0"/>
      <w:divBdr>
        <w:top w:val="none" w:sz="0" w:space="0" w:color="auto"/>
        <w:left w:val="none" w:sz="0" w:space="0" w:color="auto"/>
        <w:bottom w:val="none" w:sz="0" w:space="0" w:color="auto"/>
        <w:right w:val="none" w:sz="0" w:space="0" w:color="auto"/>
      </w:divBdr>
    </w:div>
    <w:div w:id="365298568">
      <w:marLeft w:val="0"/>
      <w:marRight w:val="0"/>
      <w:marTop w:val="0"/>
      <w:marBottom w:val="0"/>
      <w:divBdr>
        <w:top w:val="none" w:sz="0" w:space="0" w:color="auto"/>
        <w:left w:val="none" w:sz="0" w:space="0" w:color="auto"/>
        <w:bottom w:val="none" w:sz="0" w:space="0" w:color="auto"/>
        <w:right w:val="none" w:sz="0" w:space="0" w:color="auto"/>
      </w:divBdr>
    </w:div>
    <w:div w:id="365298569">
      <w:marLeft w:val="0"/>
      <w:marRight w:val="0"/>
      <w:marTop w:val="0"/>
      <w:marBottom w:val="0"/>
      <w:divBdr>
        <w:top w:val="none" w:sz="0" w:space="0" w:color="auto"/>
        <w:left w:val="none" w:sz="0" w:space="0" w:color="auto"/>
        <w:bottom w:val="none" w:sz="0" w:space="0" w:color="auto"/>
        <w:right w:val="none" w:sz="0" w:space="0" w:color="auto"/>
      </w:divBdr>
    </w:div>
    <w:div w:id="365298570">
      <w:marLeft w:val="0"/>
      <w:marRight w:val="0"/>
      <w:marTop w:val="0"/>
      <w:marBottom w:val="0"/>
      <w:divBdr>
        <w:top w:val="none" w:sz="0" w:space="0" w:color="auto"/>
        <w:left w:val="none" w:sz="0" w:space="0" w:color="auto"/>
        <w:bottom w:val="none" w:sz="0" w:space="0" w:color="auto"/>
        <w:right w:val="none" w:sz="0" w:space="0" w:color="auto"/>
      </w:divBdr>
    </w:div>
    <w:div w:id="365298571">
      <w:marLeft w:val="0"/>
      <w:marRight w:val="0"/>
      <w:marTop w:val="0"/>
      <w:marBottom w:val="0"/>
      <w:divBdr>
        <w:top w:val="none" w:sz="0" w:space="0" w:color="auto"/>
        <w:left w:val="none" w:sz="0" w:space="0" w:color="auto"/>
        <w:bottom w:val="none" w:sz="0" w:space="0" w:color="auto"/>
        <w:right w:val="none" w:sz="0" w:space="0" w:color="auto"/>
      </w:divBdr>
    </w:div>
    <w:div w:id="365298572">
      <w:marLeft w:val="0"/>
      <w:marRight w:val="0"/>
      <w:marTop w:val="0"/>
      <w:marBottom w:val="0"/>
      <w:divBdr>
        <w:top w:val="none" w:sz="0" w:space="0" w:color="auto"/>
        <w:left w:val="none" w:sz="0" w:space="0" w:color="auto"/>
        <w:bottom w:val="none" w:sz="0" w:space="0" w:color="auto"/>
        <w:right w:val="none" w:sz="0" w:space="0" w:color="auto"/>
      </w:divBdr>
    </w:div>
    <w:div w:id="365298573">
      <w:marLeft w:val="0"/>
      <w:marRight w:val="0"/>
      <w:marTop w:val="0"/>
      <w:marBottom w:val="0"/>
      <w:divBdr>
        <w:top w:val="none" w:sz="0" w:space="0" w:color="auto"/>
        <w:left w:val="none" w:sz="0" w:space="0" w:color="auto"/>
        <w:bottom w:val="none" w:sz="0" w:space="0" w:color="auto"/>
        <w:right w:val="none" w:sz="0" w:space="0" w:color="auto"/>
      </w:divBdr>
    </w:div>
    <w:div w:id="365298574">
      <w:marLeft w:val="0"/>
      <w:marRight w:val="0"/>
      <w:marTop w:val="0"/>
      <w:marBottom w:val="0"/>
      <w:divBdr>
        <w:top w:val="none" w:sz="0" w:space="0" w:color="auto"/>
        <w:left w:val="none" w:sz="0" w:space="0" w:color="auto"/>
        <w:bottom w:val="none" w:sz="0" w:space="0" w:color="auto"/>
        <w:right w:val="none" w:sz="0" w:space="0" w:color="auto"/>
      </w:divBdr>
    </w:div>
    <w:div w:id="365298575">
      <w:marLeft w:val="0"/>
      <w:marRight w:val="0"/>
      <w:marTop w:val="0"/>
      <w:marBottom w:val="0"/>
      <w:divBdr>
        <w:top w:val="none" w:sz="0" w:space="0" w:color="auto"/>
        <w:left w:val="none" w:sz="0" w:space="0" w:color="auto"/>
        <w:bottom w:val="none" w:sz="0" w:space="0" w:color="auto"/>
        <w:right w:val="none" w:sz="0" w:space="0" w:color="auto"/>
      </w:divBdr>
    </w:div>
    <w:div w:id="365298576">
      <w:marLeft w:val="0"/>
      <w:marRight w:val="0"/>
      <w:marTop w:val="0"/>
      <w:marBottom w:val="0"/>
      <w:divBdr>
        <w:top w:val="none" w:sz="0" w:space="0" w:color="auto"/>
        <w:left w:val="none" w:sz="0" w:space="0" w:color="auto"/>
        <w:bottom w:val="none" w:sz="0" w:space="0" w:color="auto"/>
        <w:right w:val="none" w:sz="0" w:space="0" w:color="auto"/>
      </w:divBdr>
    </w:div>
    <w:div w:id="365298577">
      <w:marLeft w:val="0"/>
      <w:marRight w:val="0"/>
      <w:marTop w:val="0"/>
      <w:marBottom w:val="0"/>
      <w:divBdr>
        <w:top w:val="none" w:sz="0" w:space="0" w:color="auto"/>
        <w:left w:val="none" w:sz="0" w:space="0" w:color="auto"/>
        <w:bottom w:val="none" w:sz="0" w:space="0" w:color="auto"/>
        <w:right w:val="none" w:sz="0" w:space="0" w:color="auto"/>
      </w:divBdr>
    </w:div>
    <w:div w:id="365298578">
      <w:marLeft w:val="0"/>
      <w:marRight w:val="0"/>
      <w:marTop w:val="0"/>
      <w:marBottom w:val="0"/>
      <w:divBdr>
        <w:top w:val="none" w:sz="0" w:space="0" w:color="auto"/>
        <w:left w:val="none" w:sz="0" w:space="0" w:color="auto"/>
        <w:bottom w:val="none" w:sz="0" w:space="0" w:color="auto"/>
        <w:right w:val="none" w:sz="0" w:space="0" w:color="auto"/>
      </w:divBdr>
    </w:div>
    <w:div w:id="365298579">
      <w:marLeft w:val="0"/>
      <w:marRight w:val="0"/>
      <w:marTop w:val="0"/>
      <w:marBottom w:val="0"/>
      <w:divBdr>
        <w:top w:val="none" w:sz="0" w:space="0" w:color="auto"/>
        <w:left w:val="none" w:sz="0" w:space="0" w:color="auto"/>
        <w:bottom w:val="none" w:sz="0" w:space="0" w:color="auto"/>
        <w:right w:val="none" w:sz="0" w:space="0" w:color="auto"/>
      </w:divBdr>
    </w:div>
    <w:div w:id="365298580">
      <w:marLeft w:val="0"/>
      <w:marRight w:val="0"/>
      <w:marTop w:val="0"/>
      <w:marBottom w:val="0"/>
      <w:divBdr>
        <w:top w:val="none" w:sz="0" w:space="0" w:color="auto"/>
        <w:left w:val="none" w:sz="0" w:space="0" w:color="auto"/>
        <w:bottom w:val="none" w:sz="0" w:space="0" w:color="auto"/>
        <w:right w:val="none" w:sz="0" w:space="0" w:color="auto"/>
      </w:divBdr>
    </w:div>
    <w:div w:id="365298581">
      <w:marLeft w:val="0"/>
      <w:marRight w:val="0"/>
      <w:marTop w:val="0"/>
      <w:marBottom w:val="0"/>
      <w:divBdr>
        <w:top w:val="none" w:sz="0" w:space="0" w:color="auto"/>
        <w:left w:val="none" w:sz="0" w:space="0" w:color="auto"/>
        <w:bottom w:val="none" w:sz="0" w:space="0" w:color="auto"/>
        <w:right w:val="none" w:sz="0" w:space="0" w:color="auto"/>
      </w:divBdr>
    </w:div>
    <w:div w:id="365298582">
      <w:marLeft w:val="0"/>
      <w:marRight w:val="0"/>
      <w:marTop w:val="0"/>
      <w:marBottom w:val="0"/>
      <w:divBdr>
        <w:top w:val="none" w:sz="0" w:space="0" w:color="auto"/>
        <w:left w:val="none" w:sz="0" w:space="0" w:color="auto"/>
        <w:bottom w:val="none" w:sz="0" w:space="0" w:color="auto"/>
        <w:right w:val="none" w:sz="0" w:space="0" w:color="auto"/>
      </w:divBdr>
    </w:div>
    <w:div w:id="365298583">
      <w:marLeft w:val="0"/>
      <w:marRight w:val="0"/>
      <w:marTop w:val="0"/>
      <w:marBottom w:val="0"/>
      <w:divBdr>
        <w:top w:val="none" w:sz="0" w:space="0" w:color="auto"/>
        <w:left w:val="none" w:sz="0" w:space="0" w:color="auto"/>
        <w:bottom w:val="none" w:sz="0" w:space="0" w:color="auto"/>
        <w:right w:val="none" w:sz="0" w:space="0" w:color="auto"/>
      </w:divBdr>
    </w:div>
    <w:div w:id="365298584">
      <w:marLeft w:val="0"/>
      <w:marRight w:val="0"/>
      <w:marTop w:val="0"/>
      <w:marBottom w:val="0"/>
      <w:divBdr>
        <w:top w:val="none" w:sz="0" w:space="0" w:color="auto"/>
        <w:left w:val="none" w:sz="0" w:space="0" w:color="auto"/>
        <w:bottom w:val="none" w:sz="0" w:space="0" w:color="auto"/>
        <w:right w:val="none" w:sz="0" w:space="0" w:color="auto"/>
      </w:divBdr>
    </w:div>
    <w:div w:id="365298585">
      <w:marLeft w:val="0"/>
      <w:marRight w:val="0"/>
      <w:marTop w:val="0"/>
      <w:marBottom w:val="0"/>
      <w:divBdr>
        <w:top w:val="none" w:sz="0" w:space="0" w:color="auto"/>
        <w:left w:val="none" w:sz="0" w:space="0" w:color="auto"/>
        <w:bottom w:val="none" w:sz="0" w:space="0" w:color="auto"/>
        <w:right w:val="none" w:sz="0" w:space="0" w:color="auto"/>
      </w:divBdr>
    </w:div>
    <w:div w:id="365298586">
      <w:marLeft w:val="0"/>
      <w:marRight w:val="0"/>
      <w:marTop w:val="0"/>
      <w:marBottom w:val="0"/>
      <w:divBdr>
        <w:top w:val="none" w:sz="0" w:space="0" w:color="auto"/>
        <w:left w:val="none" w:sz="0" w:space="0" w:color="auto"/>
        <w:bottom w:val="none" w:sz="0" w:space="0" w:color="auto"/>
        <w:right w:val="none" w:sz="0" w:space="0" w:color="auto"/>
      </w:divBdr>
    </w:div>
    <w:div w:id="365298588">
      <w:marLeft w:val="0"/>
      <w:marRight w:val="0"/>
      <w:marTop w:val="0"/>
      <w:marBottom w:val="0"/>
      <w:divBdr>
        <w:top w:val="none" w:sz="0" w:space="0" w:color="auto"/>
        <w:left w:val="none" w:sz="0" w:space="0" w:color="auto"/>
        <w:bottom w:val="none" w:sz="0" w:space="0" w:color="auto"/>
        <w:right w:val="none" w:sz="0" w:space="0" w:color="auto"/>
      </w:divBdr>
    </w:div>
    <w:div w:id="365298589">
      <w:marLeft w:val="0"/>
      <w:marRight w:val="0"/>
      <w:marTop w:val="0"/>
      <w:marBottom w:val="0"/>
      <w:divBdr>
        <w:top w:val="none" w:sz="0" w:space="0" w:color="auto"/>
        <w:left w:val="none" w:sz="0" w:space="0" w:color="auto"/>
        <w:bottom w:val="none" w:sz="0" w:space="0" w:color="auto"/>
        <w:right w:val="none" w:sz="0" w:space="0" w:color="auto"/>
      </w:divBdr>
    </w:div>
    <w:div w:id="365298591">
      <w:marLeft w:val="0"/>
      <w:marRight w:val="0"/>
      <w:marTop w:val="0"/>
      <w:marBottom w:val="0"/>
      <w:divBdr>
        <w:top w:val="none" w:sz="0" w:space="0" w:color="auto"/>
        <w:left w:val="none" w:sz="0" w:space="0" w:color="auto"/>
        <w:bottom w:val="none" w:sz="0" w:space="0" w:color="auto"/>
        <w:right w:val="none" w:sz="0" w:space="0" w:color="auto"/>
      </w:divBdr>
    </w:div>
    <w:div w:id="365298592">
      <w:marLeft w:val="0"/>
      <w:marRight w:val="0"/>
      <w:marTop w:val="0"/>
      <w:marBottom w:val="0"/>
      <w:divBdr>
        <w:top w:val="none" w:sz="0" w:space="0" w:color="auto"/>
        <w:left w:val="none" w:sz="0" w:space="0" w:color="auto"/>
        <w:bottom w:val="none" w:sz="0" w:space="0" w:color="auto"/>
        <w:right w:val="none" w:sz="0" w:space="0" w:color="auto"/>
      </w:divBdr>
    </w:div>
    <w:div w:id="365298593">
      <w:marLeft w:val="0"/>
      <w:marRight w:val="0"/>
      <w:marTop w:val="0"/>
      <w:marBottom w:val="0"/>
      <w:divBdr>
        <w:top w:val="none" w:sz="0" w:space="0" w:color="auto"/>
        <w:left w:val="none" w:sz="0" w:space="0" w:color="auto"/>
        <w:bottom w:val="none" w:sz="0" w:space="0" w:color="auto"/>
        <w:right w:val="none" w:sz="0" w:space="0" w:color="auto"/>
      </w:divBdr>
    </w:div>
    <w:div w:id="365298594">
      <w:marLeft w:val="0"/>
      <w:marRight w:val="0"/>
      <w:marTop w:val="0"/>
      <w:marBottom w:val="0"/>
      <w:divBdr>
        <w:top w:val="none" w:sz="0" w:space="0" w:color="auto"/>
        <w:left w:val="none" w:sz="0" w:space="0" w:color="auto"/>
        <w:bottom w:val="none" w:sz="0" w:space="0" w:color="auto"/>
        <w:right w:val="none" w:sz="0" w:space="0" w:color="auto"/>
      </w:divBdr>
      <w:divsChild>
        <w:div w:id="365298513">
          <w:marLeft w:val="0"/>
          <w:marRight w:val="0"/>
          <w:marTop w:val="0"/>
          <w:marBottom w:val="0"/>
          <w:divBdr>
            <w:top w:val="none" w:sz="0" w:space="0" w:color="auto"/>
            <w:left w:val="none" w:sz="0" w:space="0" w:color="auto"/>
            <w:bottom w:val="none" w:sz="0" w:space="0" w:color="auto"/>
            <w:right w:val="none" w:sz="0" w:space="0" w:color="auto"/>
          </w:divBdr>
        </w:div>
        <w:div w:id="365298587">
          <w:marLeft w:val="0"/>
          <w:marRight w:val="0"/>
          <w:marTop w:val="0"/>
          <w:marBottom w:val="0"/>
          <w:divBdr>
            <w:top w:val="none" w:sz="0" w:space="0" w:color="auto"/>
            <w:left w:val="none" w:sz="0" w:space="0" w:color="auto"/>
            <w:bottom w:val="none" w:sz="0" w:space="0" w:color="auto"/>
            <w:right w:val="none" w:sz="0" w:space="0" w:color="auto"/>
          </w:divBdr>
        </w:div>
        <w:div w:id="365298616">
          <w:marLeft w:val="0"/>
          <w:marRight w:val="0"/>
          <w:marTop w:val="0"/>
          <w:marBottom w:val="0"/>
          <w:divBdr>
            <w:top w:val="none" w:sz="0" w:space="0" w:color="auto"/>
            <w:left w:val="none" w:sz="0" w:space="0" w:color="auto"/>
            <w:bottom w:val="none" w:sz="0" w:space="0" w:color="auto"/>
            <w:right w:val="none" w:sz="0" w:space="0" w:color="auto"/>
          </w:divBdr>
        </w:div>
        <w:div w:id="365299085">
          <w:marLeft w:val="0"/>
          <w:marRight w:val="0"/>
          <w:marTop w:val="0"/>
          <w:marBottom w:val="0"/>
          <w:divBdr>
            <w:top w:val="none" w:sz="0" w:space="0" w:color="auto"/>
            <w:left w:val="none" w:sz="0" w:space="0" w:color="auto"/>
            <w:bottom w:val="none" w:sz="0" w:space="0" w:color="auto"/>
            <w:right w:val="none" w:sz="0" w:space="0" w:color="auto"/>
          </w:divBdr>
        </w:div>
        <w:div w:id="365299092">
          <w:marLeft w:val="0"/>
          <w:marRight w:val="0"/>
          <w:marTop w:val="0"/>
          <w:marBottom w:val="0"/>
          <w:divBdr>
            <w:top w:val="none" w:sz="0" w:space="0" w:color="auto"/>
            <w:left w:val="none" w:sz="0" w:space="0" w:color="auto"/>
            <w:bottom w:val="none" w:sz="0" w:space="0" w:color="auto"/>
            <w:right w:val="none" w:sz="0" w:space="0" w:color="auto"/>
          </w:divBdr>
        </w:div>
      </w:divsChild>
    </w:div>
    <w:div w:id="365298595">
      <w:marLeft w:val="0"/>
      <w:marRight w:val="0"/>
      <w:marTop w:val="0"/>
      <w:marBottom w:val="0"/>
      <w:divBdr>
        <w:top w:val="none" w:sz="0" w:space="0" w:color="auto"/>
        <w:left w:val="none" w:sz="0" w:space="0" w:color="auto"/>
        <w:bottom w:val="none" w:sz="0" w:space="0" w:color="auto"/>
        <w:right w:val="none" w:sz="0" w:space="0" w:color="auto"/>
      </w:divBdr>
    </w:div>
    <w:div w:id="365298596">
      <w:marLeft w:val="0"/>
      <w:marRight w:val="0"/>
      <w:marTop w:val="0"/>
      <w:marBottom w:val="0"/>
      <w:divBdr>
        <w:top w:val="none" w:sz="0" w:space="0" w:color="auto"/>
        <w:left w:val="none" w:sz="0" w:space="0" w:color="auto"/>
        <w:bottom w:val="none" w:sz="0" w:space="0" w:color="auto"/>
        <w:right w:val="none" w:sz="0" w:space="0" w:color="auto"/>
      </w:divBdr>
    </w:div>
    <w:div w:id="365298597">
      <w:marLeft w:val="0"/>
      <w:marRight w:val="0"/>
      <w:marTop w:val="0"/>
      <w:marBottom w:val="0"/>
      <w:divBdr>
        <w:top w:val="none" w:sz="0" w:space="0" w:color="auto"/>
        <w:left w:val="none" w:sz="0" w:space="0" w:color="auto"/>
        <w:bottom w:val="none" w:sz="0" w:space="0" w:color="auto"/>
        <w:right w:val="none" w:sz="0" w:space="0" w:color="auto"/>
      </w:divBdr>
    </w:div>
    <w:div w:id="365298598">
      <w:marLeft w:val="0"/>
      <w:marRight w:val="0"/>
      <w:marTop w:val="0"/>
      <w:marBottom w:val="0"/>
      <w:divBdr>
        <w:top w:val="none" w:sz="0" w:space="0" w:color="auto"/>
        <w:left w:val="none" w:sz="0" w:space="0" w:color="auto"/>
        <w:bottom w:val="none" w:sz="0" w:space="0" w:color="auto"/>
        <w:right w:val="none" w:sz="0" w:space="0" w:color="auto"/>
      </w:divBdr>
    </w:div>
    <w:div w:id="365298599">
      <w:marLeft w:val="0"/>
      <w:marRight w:val="0"/>
      <w:marTop w:val="0"/>
      <w:marBottom w:val="0"/>
      <w:divBdr>
        <w:top w:val="none" w:sz="0" w:space="0" w:color="auto"/>
        <w:left w:val="none" w:sz="0" w:space="0" w:color="auto"/>
        <w:bottom w:val="none" w:sz="0" w:space="0" w:color="auto"/>
        <w:right w:val="none" w:sz="0" w:space="0" w:color="auto"/>
      </w:divBdr>
    </w:div>
    <w:div w:id="365298600">
      <w:marLeft w:val="0"/>
      <w:marRight w:val="0"/>
      <w:marTop w:val="0"/>
      <w:marBottom w:val="0"/>
      <w:divBdr>
        <w:top w:val="none" w:sz="0" w:space="0" w:color="auto"/>
        <w:left w:val="none" w:sz="0" w:space="0" w:color="auto"/>
        <w:bottom w:val="none" w:sz="0" w:space="0" w:color="auto"/>
        <w:right w:val="none" w:sz="0" w:space="0" w:color="auto"/>
      </w:divBdr>
    </w:div>
    <w:div w:id="365298601">
      <w:marLeft w:val="0"/>
      <w:marRight w:val="0"/>
      <w:marTop w:val="0"/>
      <w:marBottom w:val="0"/>
      <w:divBdr>
        <w:top w:val="none" w:sz="0" w:space="0" w:color="auto"/>
        <w:left w:val="none" w:sz="0" w:space="0" w:color="auto"/>
        <w:bottom w:val="none" w:sz="0" w:space="0" w:color="auto"/>
        <w:right w:val="none" w:sz="0" w:space="0" w:color="auto"/>
      </w:divBdr>
    </w:div>
    <w:div w:id="365298602">
      <w:marLeft w:val="0"/>
      <w:marRight w:val="0"/>
      <w:marTop w:val="0"/>
      <w:marBottom w:val="0"/>
      <w:divBdr>
        <w:top w:val="none" w:sz="0" w:space="0" w:color="auto"/>
        <w:left w:val="none" w:sz="0" w:space="0" w:color="auto"/>
        <w:bottom w:val="none" w:sz="0" w:space="0" w:color="auto"/>
        <w:right w:val="none" w:sz="0" w:space="0" w:color="auto"/>
      </w:divBdr>
    </w:div>
    <w:div w:id="365298603">
      <w:marLeft w:val="0"/>
      <w:marRight w:val="0"/>
      <w:marTop w:val="0"/>
      <w:marBottom w:val="0"/>
      <w:divBdr>
        <w:top w:val="none" w:sz="0" w:space="0" w:color="auto"/>
        <w:left w:val="none" w:sz="0" w:space="0" w:color="auto"/>
        <w:bottom w:val="none" w:sz="0" w:space="0" w:color="auto"/>
        <w:right w:val="none" w:sz="0" w:space="0" w:color="auto"/>
      </w:divBdr>
    </w:div>
    <w:div w:id="365298604">
      <w:marLeft w:val="0"/>
      <w:marRight w:val="0"/>
      <w:marTop w:val="0"/>
      <w:marBottom w:val="0"/>
      <w:divBdr>
        <w:top w:val="none" w:sz="0" w:space="0" w:color="auto"/>
        <w:left w:val="none" w:sz="0" w:space="0" w:color="auto"/>
        <w:bottom w:val="none" w:sz="0" w:space="0" w:color="auto"/>
        <w:right w:val="none" w:sz="0" w:space="0" w:color="auto"/>
      </w:divBdr>
    </w:div>
    <w:div w:id="365298605">
      <w:marLeft w:val="0"/>
      <w:marRight w:val="0"/>
      <w:marTop w:val="0"/>
      <w:marBottom w:val="0"/>
      <w:divBdr>
        <w:top w:val="none" w:sz="0" w:space="0" w:color="auto"/>
        <w:left w:val="none" w:sz="0" w:space="0" w:color="auto"/>
        <w:bottom w:val="none" w:sz="0" w:space="0" w:color="auto"/>
        <w:right w:val="none" w:sz="0" w:space="0" w:color="auto"/>
      </w:divBdr>
    </w:div>
    <w:div w:id="365298606">
      <w:marLeft w:val="0"/>
      <w:marRight w:val="0"/>
      <w:marTop w:val="0"/>
      <w:marBottom w:val="0"/>
      <w:divBdr>
        <w:top w:val="none" w:sz="0" w:space="0" w:color="auto"/>
        <w:left w:val="none" w:sz="0" w:space="0" w:color="auto"/>
        <w:bottom w:val="none" w:sz="0" w:space="0" w:color="auto"/>
        <w:right w:val="none" w:sz="0" w:space="0" w:color="auto"/>
      </w:divBdr>
    </w:div>
    <w:div w:id="365298607">
      <w:marLeft w:val="0"/>
      <w:marRight w:val="0"/>
      <w:marTop w:val="0"/>
      <w:marBottom w:val="0"/>
      <w:divBdr>
        <w:top w:val="none" w:sz="0" w:space="0" w:color="auto"/>
        <w:left w:val="none" w:sz="0" w:space="0" w:color="auto"/>
        <w:bottom w:val="none" w:sz="0" w:space="0" w:color="auto"/>
        <w:right w:val="none" w:sz="0" w:space="0" w:color="auto"/>
      </w:divBdr>
    </w:div>
    <w:div w:id="365298608">
      <w:marLeft w:val="0"/>
      <w:marRight w:val="0"/>
      <w:marTop w:val="0"/>
      <w:marBottom w:val="0"/>
      <w:divBdr>
        <w:top w:val="none" w:sz="0" w:space="0" w:color="auto"/>
        <w:left w:val="none" w:sz="0" w:space="0" w:color="auto"/>
        <w:bottom w:val="none" w:sz="0" w:space="0" w:color="auto"/>
        <w:right w:val="none" w:sz="0" w:space="0" w:color="auto"/>
      </w:divBdr>
    </w:div>
    <w:div w:id="365298610">
      <w:marLeft w:val="0"/>
      <w:marRight w:val="0"/>
      <w:marTop w:val="0"/>
      <w:marBottom w:val="0"/>
      <w:divBdr>
        <w:top w:val="none" w:sz="0" w:space="0" w:color="auto"/>
        <w:left w:val="none" w:sz="0" w:space="0" w:color="auto"/>
        <w:bottom w:val="none" w:sz="0" w:space="0" w:color="auto"/>
        <w:right w:val="none" w:sz="0" w:space="0" w:color="auto"/>
      </w:divBdr>
    </w:div>
    <w:div w:id="365298611">
      <w:marLeft w:val="0"/>
      <w:marRight w:val="0"/>
      <w:marTop w:val="0"/>
      <w:marBottom w:val="0"/>
      <w:divBdr>
        <w:top w:val="none" w:sz="0" w:space="0" w:color="auto"/>
        <w:left w:val="none" w:sz="0" w:space="0" w:color="auto"/>
        <w:bottom w:val="none" w:sz="0" w:space="0" w:color="auto"/>
        <w:right w:val="none" w:sz="0" w:space="0" w:color="auto"/>
      </w:divBdr>
    </w:div>
    <w:div w:id="365298612">
      <w:marLeft w:val="0"/>
      <w:marRight w:val="0"/>
      <w:marTop w:val="0"/>
      <w:marBottom w:val="0"/>
      <w:divBdr>
        <w:top w:val="none" w:sz="0" w:space="0" w:color="auto"/>
        <w:left w:val="none" w:sz="0" w:space="0" w:color="auto"/>
        <w:bottom w:val="none" w:sz="0" w:space="0" w:color="auto"/>
        <w:right w:val="none" w:sz="0" w:space="0" w:color="auto"/>
      </w:divBdr>
    </w:div>
    <w:div w:id="365298613">
      <w:marLeft w:val="0"/>
      <w:marRight w:val="0"/>
      <w:marTop w:val="0"/>
      <w:marBottom w:val="0"/>
      <w:divBdr>
        <w:top w:val="none" w:sz="0" w:space="0" w:color="auto"/>
        <w:left w:val="none" w:sz="0" w:space="0" w:color="auto"/>
        <w:bottom w:val="none" w:sz="0" w:space="0" w:color="auto"/>
        <w:right w:val="none" w:sz="0" w:space="0" w:color="auto"/>
      </w:divBdr>
    </w:div>
    <w:div w:id="365298615">
      <w:marLeft w:val="0"/>
      <w:marRight w:val="0"/>
      <w:marTop w:val="0"/>
      <w:marBottom w:val="0"/>
      <w:divBdr>
        <w:top w:val="none" w:sz="0" w:space="0" w:color="auto"/>
        <w:left w:val="none" w:sz="0" w:space="0" w:color="auto"/>
        <w:bottom w:val="none" w:sz="0" w:space="0" w:color="auto"/>
        <w:right w:val="none" w:sz="0" w:space="0" w:color="auto"/>
      </w:divBdr>
    </w:div>
    <w:div w:id="365298617">
      <w:marLeft w:val="0"/>
      <w:marRight w:val="0"/>
      <w:marTop w:val="0"/>
      <w:marBottom w:val="0"/>
      <w:divBdr>
        <w:top w:val="none" w:sz="0" w:space="0" w:color="auto"/>
        <w:left w:val="none" w:sz="0" w:space="0" w:color="auto"/>
        <w:bottom w:val="none" w:sz="0" w:space="0" w:color="auto"/>
        <w:right w:val="none" w:sz="0" w:space="0" w:color="auto"/>
      </w:divBdr>
    </w:div>
    <w:div w:id="365298618">
      <w:marLeft w:val="0"/>
      <w:marRight w:val="0"/>
      <w:marTop w:val="0"/>
      <w:marBottom w:val="0"/>
      <w:divBdr>
        <w:top w:val="none" w:sz="0" w:space="0" w:color="auto"/>
        <w:left w:val="none" w:sz="0" w:space="0" w:color="auto"/>
        <w:bottom w:val="none" w:sz="0" w:space="0" w:color="auto"/>
        <w:right w:val="none" w:sz="0" w:space="0" w:color="auto"/>
      </w:divBdr>
    </w:div>
    <w:div w:id="365298619">
      <w:marLeft w:val="0"/>
      <w:marRight w:val="0"/>
      <w:marTop w:val="0"/>
      <w:marBottom w:val="0"/>
      <w:divBdr>
        <w:top w:val="none" w:sz="0" w:space="0" w:color="auto"/>
        <w:left w:val="none" w:sz="0" w:space="0" w:color="auto"/>
        <w:bottom w:val="none" w:sz="0" w:space="0" w:color="auto"/>
        <w:right w:val="none" w:sz="0" w:space="0" w:color="auto"/>
      </w:divBdr>
    </w:div>
    <w:div w:id="365298620">
      <w:marLeft w:val="0"/>
      <w:marRight w:val="0"/>
      <w:marTop w:val="0"/>
      <w:marBottom w:val="0"/>
      <w:divBdr>
        <w:top w:val="none" w:sz="0" w:space="0" w:color="auto"/>
        <w:left w:val="none" w:sz="0" w:space="0" w:color="auto"/>
        <w:bottom w:val="none" w:sz="0" w:space="0" w:color="auto"/>
        <w:right w:val="none" w:sz="0" w:space="0" w:color="auto"/>
      </w:divBdr>
    </w:div>
    <w:div w:id="365298621">
      <w:marLeft w:val="0"/>
      <w:marRight w:val="0"/>
      <w:marTop w:val="0"/>
      <w:marBottom w:val="0"/>
      <w:divBdr>
        <w:top w:val="none" w:sz="0" w:space="0" w:color="auto"/>
        <w:left w:val="none" w:sz="0" w:space="0" w:color="auto"/>
        <w:bottom w:val="none" w:sz="0" w:space="0" w:color="auto"/>
        <w:right w:val="none" w:sz="0" w:space="0" w:color="auto"/>
      </w:divBdr>
    </w:div>
    <w:div w:id="365298622">
      <w:marLeft w:val="0"/>
      <w:marRight w:val="0"/>
      <w:marTop w:val="0"/>
      <w:marBottom w:val="0"/>
      <w:divBdr>
        <w:top w:val="none" w:sz="0" w:space="0" w:color="auto"/>
        <w:left w:val="none" w:sz="0" w:space="0" w:color="auto"/>
        <w:bottom w:val="none" w:sz="0" w:space="0" w:color="auto"/>
        <w:right w:val="none" w:sz="0" w:space="0" w:color="auto"/>
      </w:divBdr>
    </w:div>
    <w:div w:id="365298623">
      <w:marLeft w:val="0"/>
      <w:marRight w:val="0"/>
      <w:marTop w:val="0"/>
      <w:marBottom w:val="0"/>
      <w:divBdr>
        <w:top w:val="none" w:sz="0" w:space="0" w:color="auto"/>
        <w:left w:val="none" w:sz="0" w:space="0" w:color="auto"/>
        <w:bottom w:val="none" w:sz="0" w:space="0" w:color="auto"/>
        <w:right w:val="none" w:sz="0" w:space="0" w:color="auto"/>
      </w:divBdr>
    </w:div>
    <w:div w:id="365298624">
      <w:marLeft w:val="0"/>
      <w:marRight w:val="0"/>
      <w:marTop w:val="0"/>
      <w:marBottom w:val="0"/>
      <w:divBdr>
        <w:top w:val="none" w:sz="0" w:space="0" w:color="auto"/>
        <w:left w:val="none" w:sz="0" w:space="0" w:color="auto"/>
        <w:bottom w:val="none" w:sz="0" w:space="0" w:color="auto"/>
        <w:right w:val="none" w:sz="0" w:space="0" w:color="auto"/>
      </w:divBdr>
    </w:div>
    <w:div w:id="365298625">
      <w:marLeft w:val="0"/>
      <w:marRight w:val="0"/>
      <w:marTop w:val="0"/>
      <w:marBottom w:val="0"/>
      <w:divBdr>
        <w:top w:val="none" w:sz="0" w:space="0" w:color="auto"/>
        <w:left w:val="none" w:sz="0" w:space="0" w:color="auto"/>
        <w:bottom w:val="none" w:sz="0" w:space="0" w:color="auto"/>
        <w:right w:val="none" w:sz="0" w:space="0" w:color="auto"/>
      </w:divBdr>
    </w:div>
    <w:div w:id="365298626">
      <w:marLeft w:val="0"/>
      <w:marRight w:val="0"/>
      <w:marTop w:val="0"/>
      <w:marBottom w:val="0"/>
      <w:divBdr>
        <w:top w:val="none" w:sz="0" w:space="0" w:color="auto"/>
        <w:left w:val="none" w:sz="0" w:space="0" w:color="auto"/>
        <w:bottom w:val="none" w:sz="0" w:space="0" w:color="auto"/>
        <w:right w:val="none" w:sz="0" w:space="0" w:color="auto"/>
      </w:divBdr>
    </w:div>
    <w:div w:id="365298627">
      <w:marLeft w:val="0"/>
      <w:marRight w:val="0"/>
      <w:marTop w:val="0"/>
      <w:marBottom w:val="0"/>
      <w:divBdr>
        <w:top w:val="none" w:sz="0" w:space="0" w:color="auto"/>
        <w:left w:val="none" w:sz="0" w:space="0" w:color="auto"/>
        <w:bottom w:val="none" w:sz="0" w:space="0" w:color="auto"/>
        <w:right w:val="none" w:sz="0" w:space="0" w:color="auto"/>
      </w:divBdr>
    </w:div>
    <w:div w:id="365298628">
      <w:marLeft w:val="0"/>
      <w:marRight w:val="0"/>
      <w:marTop w:val="0"/>
      <w:marBottom w:val="0"/>
      <w:divBdr>
        <w:top w:val="none" w:sz="0" w:space="0" w:color="auto"/>
        <w:left w:val="none" w:sz="0" w:space="0" w:color="auto"/>
        <w:bottom w:val="none" w:sz="0" w:space="0" w:color="auto"/>
        <w:right w:val="none" w:sz="0" w:space="0" w:color="auto"/>
      </w:divBdr>
    </w:div>
    <w:div w:id="365298629">
      <w:marLeft w:val="0"/>
      <w:marRight w:val="0"/>
      <w:marTop w:val="0"/>
      <w:marBottom w:val="0"/>
      <w:divBdr>
        <w:top w:val="none" w:sz="0" w:space="0" w:color="auto"/>
        <w:left w:val="none" w:sz="0" w:space="0" w:color="auto"/>
        <w:bottom w:val="none" w:sz="0" w:space="0" w:color="auto"/>
        <w:right w:val="none" w:sz="0" w:space="0" w:color="auto"/>
      </w:divBdr>
    </w:div>
    <w:div w:id="365298630">
      <w:marLeft w:val="0"/>
      <w:marRight w:val="0"/>
      <w:marTop w:val="0"/>
      <w:marBottom w:val="0"/>
      <w:divBdr>
        <w:top w:val="none" w:sz="0" w:space="0" w:color="auto"/>
        <w:left w:val="none" w:sz="0" w:space="0" w:color="auto"/>
        <w:bottom w:val="none" w:sz="0" w:space="0" w:color="auto"/>
        <w:right w:val="none" w:sz="0" w:space="0" w:color="auto"/>
      </w:divBdr>
    </w:div>
    <w:div w:id="365298631">
      <w:marLeft w:val="0"/>
      <w:marRight w:val="0"/>
      <w:marTop w:val="0"/>
      <w:marBottom w:val="0"/>
      <w:divBdr>
        <w:top w:val="none" w:sz="0" w:space="0" w:color="auto"/>
        <w:left w:val="none" w:sz="0" w:space="0" w:color="auto"/>
        <w:bottom w:val="none" w:sz="0" w:space="0" w:color="auto"/>
        <w:right w:val="none" w:sz="0" w:space="0" w:color="auto"/>
      </w:divBdr>
    </w:div>
    <w:div w:id="365298633">
      <w:marLeft w:val="0"/>
      <w:marRight w:val="0"/>
      <w:marTop w:val="0"/>
      <w:marBottom w:val="0"/>
      <w:divBdr>
        <w:top w:val="none" w:sz="0" w:space="0" w:color="auto"/>
        <w:left w:val="none" w:sz="0" w:space="0" w:color="auto"/>
        <w:bottom w:val="none" w:sz="0" w:space="0" w:color="auto"/>
        <w:right w:val="none" w:sz="0" w:space="0" w:color="auto"/>
      </w:divBdr>
    </w:div>
    <w:div w:id="365298634">
      <w:marLeft w:val="0"/>
      <w:marRight w:val="0"/>
      <w:marTop w:val="0"/>
      <w:marBottom w:val="0"/>
      <w:divBdr>
        <w:top w:val="none" w:sz="0" w:space="0" w:color="auto"/>
        <w:left w:val="none" w:sz="0" w:space="0" w:color="auto"/>
        <w:bottom w:val="none" w:sz="0" w:space="0" w:color="auto"/>
        <w:right w:val="none" w:sz="0" w:space="0" w:color="auto"/>
      </w:divBdr>
    </w:div>
    <w:div w:id="365298635">
      <w:marLeft w:val="0"/>
      <w:marRight w:val="0"/>
      <w:marTop w:val="0"/>
      <w:marBottom w:val="0"/>
      <w:divBdr>
        <w:top w:val="none" w:sz="0" w:space="0" w:color="auto"/>
        <w:left w:val="none" w:sz="0" w:space="0" w:color="auto"/>
        <w:bottom w:val="none" w:sz="0" w:space="0" w:color="auto"/>
        <w:right w:val="none" w:sz="0" w:space="0" w:color="auto"/>
      </w:divBdr>
    </w:div>
    <w:div w:id="365298636">
      <w:marLeft w:val="0"/>
      <w:marRight w:val="0"/>
      <w:marTop w:val="0"/>
      <w:marBottom w:val="0"/>
      <w:divBdr>
        <w:top w:val="none" w:sz="0" w:space="0" w:color="auto"/>
        <w:left w:val="none" w:sz="0" w:space="0" w:color="auto"/>
        <w:bottom w:val="none" w:sz="0" w:space="0" w:color="auto"/>
        <w:right w:val="none" w:sz="0" w:space="0" w:color="auto"/>
      </w:divBdr>
    </w:div>
    <w:div w:id="365298637">
      <w:marLeft w:val="0"/>
      <w:marRight w:val="0"/>
      <w:marTop w:val="0"/>
      <w:marBottom w:val="0"/>
      <w:divBdr>
        <w:top w:val="none" w:sz="0" w:space="0" w:color="auto"/>
        <w:left w:val="none" w:sz="0" w:space="0" w:color="auto"/>
        <w:bottom w:val="none" w:sz="0" w:space="0" w:color="auto"/>
        <w:right w:val="none" w:sz="0" w:space="0" w:color="auto"/>
      </w:divBdr>
    </w:div>
    <w:div w:id="365298638">
      <w:marLeft w:val="0"/>
      <w:marRight w:val="0"/>
      <w:marTop w:val="0"/>
      <w:marBottom w:val="0"/>
      <w:divBdr>
        <w:top w:val="none" w:sz="0" w:space="0" w:color="auto"/>
        <w:left w:val="none" w:sz="0" w:space="0" w:color="auto"/>
        <w:bottom w:val="none" w:sz="0" w:space="0" w:color="auto"/>
        <w:right w:val="none" w:sz="0" w:space="0" w:color="auto"/>
      </w:divBdr>
    </w:div>
    <w:div w:id="365298639">
      <w:marLeft w:val="0"/>
      <w:marRight w:val="0"/>
      <w:marTop w:val="0"/>
      <w:marBottom w:val="0"/>
      <w:divBdr>
        <w:top w:val="none" w:sz="0" w:space="0" w:color="auto"/>
        <w:left w:val="none" w:sz="0" w:space="0" w:color="auto"/>
        <w:bottom w:val="none" w:sz="0" w:space="0" w:color="auto"/>
        <w:right w:val="none" w:sz="0" w:space="0" w:color="auto"/>
      </w:divBdr>
    </w:div>
    <w:div w:id="365298640">
      <w:marLeft w:val="0"/>
      <w:marRight w:val="0"/>
      <w:marTop w:val="0"/>
      <w:marBottom w:val="0"/>
      <w:divBdr>
        <w:top w:val="none" w:sz="0" w:space="0" w:color="auto"/>
        <w:left w:val="none" w:sz="0" w:space="0" w:color="auto"/>
        <w:bottom w:val="none" w:sz="0" w:space="0" w:color="auto"/>
        <w:right w:val="none" w:sz="0" w:space="0" w:color="auto"/>
      </w:divBdr>
    </w:div>
    <w:div w:id="365298641">
      <w:marLeft w:val="0"/>
      <w:marRight w:val="0"/>
      <w:marTop w:val="0"/>
      <w:marBottom w:val="0"/>
      <w:divBdr>
        <w:top w:val="none" w:sz="0" w:space="0" w:color="auto"/>
        <w:left w:val="none" w:sz="0" w:space="0" w:color="auto"/>
        <w:bottom w:val="none" w:sz="0" w:space="0" w:color="auto"/>
        <w:right w:val="none" w:sz="0" w:space="0" w:color="auto"/>
      </w:divBdr>
    </w:div>
    <w:div w:id="365298642">
      <w:marLeft w:val="0"/>
      <w:marRight w:val="0"/>
      <w:marTop w:val="0"/>
      <w:marBottom w:val="0"/>
      <w:divBdr>
        <w:top w:val="none" w:sz="0" w:space="0" w:color="auto"/>
        <w:left w:val="none" w:sz="0" w:space="0" w:color="auto"/>
        <w:bottom w:val="none" w:sz="0" w:space="0" w:color="auto"/>
        <w:right w:val="none" w:sz="0" w:space="0" w:color="auto"/>
      </w:divBdr>
    </w:div>
    <w:div w:id="365298643">
      <w:marLeft w:val="0"/>
      <w:marRight w:val="0"/>
      <w:marTop w:val="0"/>
      <w:marBottom w:val="0"/>
      <w:divBdr>
        <w:top w:val="none" w:sz="0" w:space="0" w:color="auto"/>
        <w:left w:val="none" w:sz="0" w:space="0" w:color="auto"/>
        <w:bottom w:val="none" w:sz="0" w:space="0" w:color="auto"/>
        <w:right w:val="none" w:sz="0" w:space="0" w:color="auto"/>
      </w:divBdr>
    </w:div>
    <w:div w:id="365298644">
      <w:marLeft w:val="0"/>
      <w:marRight w:val="0"/>
      <w:marTop w:val="0"/>
      <w:marBottom w:val="0"/>
      <w:divBdr>
        <w:top w:val="none" w:sz="0" w:space="0" w:color="auto"/>
        <w:left w:val="none" w:sz="0" w:space="0" w:color="auto"/>
        <w:bottom w:val="none" w:sz="0" w:space="0" w:color="auto"/>
        <w:right w:val="none" w:sz="0" w:space="0" w:color="auto"/>
      </w:divBdr>
    </w:div>
    <w:div w:id="365298646">
      <w:marLeft w:val="0"/>
      <w:marRight w:val="0"/>
      <w:marTop w:val="0"/>
      <w:marBottom w:val="0"/>
      <w:divBdr>
        <w:top w:val="none" w:sz="0" w:space="0" w:color="auto"/>
        <w:left w:val="none" w:sz="0" w:space="0" w:color="auto"/>
        <w:bottom w:val="none" w:sz="0" w:space="0" w:color="auto"/>
        <w:right w:val="none" w:sz="0" w:space="0" w:color="auto"/>
      </w:divBdr>
    </w:div>
    <w:div w:id="365298647">
      <w:marLeft w:val="0"/>
      <w:marRight w:val="0"/>
      <w:marTop w:val="0"/>
      <w:marBottom w:val="0"/>
      <w:divBdr>
        <w:top w:val="none" w:sz="0" w:space="0" w:color="auto"/>
        <w:left w:val="none" w:sz="0" w:space="0" w:color="auto"/>
        <w:bottom w:val="none" w:sz="0" w:space="0" w:color="auto"/>
        <w:right w:val="none" w:sz="0" w:space="0" w:color="auto"/>
      </w:divBdr>
    </w:div>
    <w:div w:id="365298648">
      <w:marLeft w:val="0"/>
      <w:marRight w:val="0"/>
      <w:marTop w:val="0"/>
      <w:marBottom w:val="0"/>
      <w:divBdr>
        <w:top w:val="none" w:sz="0" w:space="0" w:color="auto"/>
        <w:left w:val="none" w:sz="0" w:space="0" w:color="auto"/>
        <w:bottom w:val="none" w:sz="0" w:space="0" w:color="auto"/>
        <w:right w:val="none" w:sz="0" w:space="0" w:color="auto"/>
      </w:divBdr>
    </w:div>
    <w:div w:id="365298649">
      <w:marLeft w:val="0"/>
      <w:marRight w:val="0"/>
      <w:marTop w:val="0"/>
      <w:marBottom w:val="0"/>
      <w:divBdr>
        <w:top w:val="none" w:sz="0" w:space="0" w:color="auto"/>
        <w:left w:val="none" w:sz="0" w:space="0" w:color="auto"/>
        <w:bottom w:val="none" w:sz="0" w:space="0" w:color="auto"/>
        <w:right w:val="none" w:sz="0" w:space="0" w:color="auto"/>
      </w:divBdr>
    </w:div>
    <w:div w:id="365298650">
      <w:marLeft w:val="0"/>
      <w:marRight w:val="0"/>
      <w:marTop w:val="0"/>
      <w:marBottom w:val="0"/>
      <w:divBdr>
        <w:top w:val="none" w:sz="0" w:space="0" w:color="auto"/>
        <w:left w:val="none" w:sz="0" w:space="0" w:color="auto"/>
        <w:bottom w:val="none" w:sz="0" w:space="0" w:color="auto"/>
        <w:right w:val="none" w:sz="0" w:space="0" w:color="auto"/>
      </w:divBdr>
    </w:div>
    <w:div w:id="365298651">
      <w:marLeft w:val="0"/>
      <w:marRight w:val="0"/>
      <w:marTop w:val="0"/>
      <w:marBottom w:val="0"/>
      <w:divBdr>
        <w:top w:val="none" w:sz="0" w:space="0" w:color="auto"/>
        <w:left w:val="none" w:sz="0" w:space="0" w:color="auto"/>
        <w:bottom w:val="none" w:sz="0" w:space="0" w:color="auto"/>
        <w:right w:val="none" w:sz="0" w:space="0" w:color="auto"/>
      </w:divBdr>
    </w:div>
    <w:div w:id="365298652">
      <w:marLeft w:val="0"/>
      <w:marRight w:val="0"/>
      <w:marTop w:val="0"/>
      <w:marBottom w:val="0"/>
      <w:divBdr>
        <w:top w:val="none" w:sz="0" w:space="0" w:color="auto"/>
        <w:left w:val="none" w:sz="0" w:space="0" w:color="auto"/>
        <w:bottom w:val="none" w:sz="0" w:space="0" w:color="auto"/>
        <w:right w:val="none" w:sz="0" w:space="0" w:color="auto"/>
      </w:divBdr>
    </w:div>
    <w:div w:id="365298653">
      <w:marLeft w:val="0"/>
      <w:marRight w:val="0"/>
      <w:marTop w:val="0"/>
      <w:marBottom w:val="0"/>
      <w:divBdr>
        <w:top w:val="none" w:sz="0" w:space="0" w:color="auto"/>
        <w:left w:val="none" w:sz="0" w:space="0" w:color="auto"/>
        <w:bottom w:val="none" w:sz="0" w:space="0" w:color="auto"/>
        <w:right w:val="none" w:sz="0" w:space="0" w:color="auto"/>
      </w:divBdr>
    </w:div>
    <w:div w:id="365298654">
      <w:marLeft w:val="0"/>
      <w:marRight w:val="0"/>
      <w:marTop w:val="0"/>
      <w:marBottom w:val="0"/>
      <w:divBdr>
        <w:top w:val="none" w:sz="0" w:space="0" w:color="auto"/>
        <w:left w:val="none" w:sz="0" w:space="0" w:color="auto"/>
        <w:bottom w:val="none" w:sz="0" w:space="0" w:color="auto"/>
        <w:right w:val="none" w:sz="0" w:space="0" w:color="auto"/>
      </w:divBdr>
    </w:div>
    <w:div w:id="365298655">
      <w:marLeft w:val="0"/>
      <w:marRight w:val="0"/>
      <w:marTop w:val="0"/>
      <w:marBottom w:val="0"/>
      <w:divBdr>
        <w:top w:val="none" w:sz="0" w:space="0" w:color="auto"/>
        <w:left w:val="none" w:sz="0" w:space="0" w:color="auto"/>
        <w:bottom w:val="none" w:sz="0" w:space="0" w:color="auto"/>
        <w:right w:val="none" w:sz="0" w:space="0" w:color="auto"/>
      </w:divBdr>
    </w:div>
    <w:div w:id="365298657">
      <w:marLeft w:val="0"/>
      <w:marRight w:val="0"/>
      <w:marTop w:val="0"/>
      <w:marBottom w:val="0"/>
      <w:divBdr>
        <w:top w:val="none" w:sz="0" w:space="0" w:color="auto"/>
        <w:left w:val="none" w:sz="0" w:space="0" w:color="auto"/>
        <w:bottom w:val="none" w:sz="0" w:space="0" w:color="auto"/>
        <w:right w:val="none" w:sz="0" w:space="0" w:color="auto"/>
      </w:divBdr>
    </w:div>
    <w:div w:id="365298658">
      <w:marLeft w:val="0"/>
      <w:marRight w:val="0"/>
      <w:marTop w:val="0"/>
      <w:marBottom w:val="0"/>
      <w:divBdr>
        <w:top w:val="none" w:sz="0" w:space="0" w:color="auto"/>
        <w:left w:val="none" w:sz="0" w:space="0" w:color="auto"/>
        <w:bottom w:val="none" w:sz="0" w:space="0" w:color="auto"/>
        <w:right w:val="none" w:sz="0" w:space="0" w:color="auto"/>
      </w:divBdr>
    </w:div>
    <w:div w:id="365298659">
      <w:marLeft w:val="0"/>
      <w:marRight w:val="0"/>
      <w:marTop w:val="0"/>
      <w:marBottom w:val="0"/>
      <w:divBdr>
        <w:top w:val="none" w:sz="0" w:space="0" w:color="auto"/>
        <w:left w:val="none" w:sz="0" w:space="0" w:color="auto"/>
        <w:bottom w:val="none" w:sz="0" w:space="0" w:color="auto"/>
        <w:right w:val="none" w:sz="0" w:space="0" w:color="auto"/>
      </w:divBdr>
    </w:div>
    <w:div w:id="365298660">
      <w:marLeft w:val="0"/>
      <w:marRight w:val="0"/>
      <w:marTop w:val="0"/>
      <w:marBottom w:val="0"/>
      <w:divBdr>
        <w:top w:val="none" w:sz="0" w:space="0" w:color="auto"/>
        <w:left w:val="none" w:sz="0" w:space="0" w:color="auto"/>
        <w:bottom w:val="none" w:sz="0" w:space="0" w:color="auto"/>
        <w:right w:val="none" w:sz="0" w:space="0" w:color="auto"/>
      </w:divBdr>
    </w:div>
    <w:div w:id="365298661">
      <w:marLeft w:val="0"/>
      <w:marRight w:val="0"/>
      <w:marTop w:val="0"/>
      <w:marBottom w:val="0"/>
      <w:divBdr>
        <w:top w:val="none" w:sz="0" w:space="0" w:color="auto"/>
        <w:left w:val="none" w:sz="0" w:space="0" w:color="auto"/>
        <w:bottom w:val="none" w:sz="0" w:space="0" w:color="auto"/>
        <w:right w:val="none" w:sz="0" w:space="0" w:color="auto"/>
      </w:divBdr>
    </w:div>
    <w:div w:id="365298662">
      <w:marLeft w:val="0"/>
      <w:marRight w:val="0"/>
      <w:marTop w:val="0"/>
      <w:marBottom w:val="0"/>
      <w:divBdr>
        <w:top w:val="none" w:sz="0" w:space="0" w:color="auto"/>
        <w:left w:val="none" w:sz="0" w:space="0" w:color="auto"/>
        <w:bottom w:val="none" w:sz="0" w:space="0" w:color="auto"/>
        <w:right w:val="none" w:sz="0" w:space="0" w:color="auto"/>
      </w:divBdr>
    </w:div>
    <w:div w:id="365298664">
      <w:marLeft w:val="0"/>
      <w:marRight w:val="0"/>
      <w:marTop w:val="0"/>
      <w:marBottom w:val="0"/>
      <w:divBdr>
        <w:top w:val="none" w:sz="0" w:space="0" w:color="auto"/>
        <w:left w:val="none" w:sz="0" w:space="0" w:color="auto"/>
        <w:bottom w:val="none" w:sz="0" w:space="0" w:color="auto"/>
        <w:right w:val="none" w:sz="0" w:space="0" w:color="auto"/>
      </w:divBdr>
    </w:div>
    <w:div w:id="365298665">
      <w:marLeft w:val="0"/>
      <w:marRight w:val="0"/>
      <w:marTop w:val="0"/>
      <w:marBottom w:val="0"/>
      <w:divBdr>
        <w:top w:val="none" w:sz="0" w:space="0" w:color="auto"/>
        <w:left w:val="none" w:sz="0" w:space="0" w:color="auto"/>
        <w:bottom w:val="none" w:sz="0" w:space="0" w:color="auto"/>
        <w:right w:val="none" w:sz="0" w:space="0" w:color="auto"/>
      </w:divBdr>
    </w:div>
    <w:div w:id="365298666">
      <w:marLeft w:val="0"/>
      <w:marRight w:val="0"/>
      <w:marTop w:val="0"/>
      <w:marBottom w:val="0"/>
      <w:divBdr>
        <w:top w:val="none" w:sz="0" w:space="0" w:color="auto"/>
        <w:left w:val="none" w:sz="0" w:space="0" w:color="auto"/>
        <w:bottom w:val="none" w:sz="0" w:space="0" w:color="auto"/>
        <w:right w:val="none" w:sz="0" w:space="0" w:color="auto"/>
      </w:divBdr>
    </w:div>
    <w:div w:id="365298667">
      <w:marLeft w:val="0"/>
      <w:marRight w:val="0"/>
      <w:marTop w:val="0"/>
      <w:marBottom w:val="0"/>
      <w:divBdr>
        <w:top w:val="none" w:sz="0" w:space="0" w:color="auto"/>
        <w:left w:val="none" w:sz="0" w:space="0" w:color="auto"/>
        <w:bottom w:val="none" w:sz="0" w:space="0" w:color="auto"/>
        <w:right w:val="none" w:sz="0" w:space="0" w:color="auto"/>
      </w:divBdr>
    </w:div>
    <w:div w:id="365298668">
      <w:marLeft w:val="0"/>
      <w:marRight w:val="0"/>
      <w:marTop w:val="0"/>
      <w:marBottom w:val="0"/>
      <w:divBdr>
        <w:top w:val="none" w:sz="0" w:space="0" w:color="auto"/>
        <w:left w:val="none" w:sz="0" w:space="0" w:color="auto"/>
        <w:bottom w:val="none" w:sz="0" w:space="0" w:color="auto"/>
        <w:right w:val="none" w:sz="0" w:space="0" w:color="auto"/>
      </w:divBdr>
    </w:div>
    <w:div w:id="365298669">
      <w:marLeft w:val="0"/>
      <w:marRight w:val="0"/>
      <w:marTop w:val="0"/>
      <w:marBottom w:val="0"/>
      <w:divBdr>
        <w:top w:val="none" w:sz="0" w:space="0" w:color="auto"/>
        <w:left w:val="none" w:sz="0" w:space="0" w:color="auto"/>
        <w:bottom w:val="none" w:sz="0" w:space="0" w:color="auto"/>
        <w:right w:val="none" w:sz="0" w:space="0" w:color="auto"/>
      </w:divBdr>
    </w:div>
    <w:div w:id="365298670">
      <w:marLeft w:val="0"/>
      <w:marRight w:val="0"/>
      <w:marTop w:val="0"/>
      <w:marBottom w:val="0"/>
      <w:divBdr>
        <w:top w:val="none" w:sz="0" w:space="0" w:color="auto"/>
        <w:left w:val="none" w:sz="0" w:space="0" w:color="auto"/>
        <w:bottom w:val="none" w:sz="0" w:space="0" w:color="auto"/>
        <w:right w:val="none" w:sz="0" w:space="0" w:color="auto"/>
      </w:divBdr>
    </w:div>
    <w:div w:id="365298671">
      <w:marLeft w:val="0"/>
      <w:marRight w:val="0"/>
      <w:marTop w:val="0"/>
      <w:marBottom w:val="0"/>
      <w:divBdr>
        <w:top w:val="none" w:sz="0" w:space="0" w:color="auto"/>
        <w:left w:val="none" w:sz="0" w:space="0" w:color="auto"/>
        <w:bottom w:val="none" w:sz="0" w:space="0" w:color="auto"/>
        <w:right w:val="none" w:sz="0" w:space="0" w:color="auto"/>
      </w:divBdr>
    </w:div>
    <w:div w:id="365298672">
      <w:marLeft w:val="0"/>
      <w:marRight w:val="0"/>
      <w:marTop w:val="0"/>
      <w:marBottom w:val="0"/>
      <w:divBdr>
        <w:top w:val="none" w:sz="0" w:space="0" w:color="auto"/>
        <w:left w:val="none" w:sz="0" w:space="0" w:color="auto"/>
        <w:bottom w:val="none" w:sz="0" w:space="0" w:color="auto"/>
        <w:right w:val="none" w:sz="0" w:space="0" w:color="auto"/>
      </w:divBdr>
    </w:div>
    <w:div w:id="365298673">
      <w:marLeft w:val="0"/>
      <w:marRight w:val="0"/>
      <w:marTop w:val="0"/>
      <w:marBottom w:val="0"/>
      <w:divBdr>
        <w:top w:val="none" w:sz="0" w:space="0" w:color="auto"/>
        <w:left w:val="none" w:sz="0" w:space="0" w:color="auto"/>
        <w:bottom w:val="none" w:sz="0" w:space="0" w:color="auto"/>
        <w:right w:val="none" w:sz="0" w:space="0" w:color="auto"/>
      </w:divBdr>
    </w:div>
    <w:div w:id="365298674">
      <w:marLeft w:val="0"/>
      <w:marRight w:val="0"/>
      <w:marTop w:val="0"/>
      <w:marBottom w:val="0"/>
      <w:divBdr>
        <w:top w:val="none" w:sz="0" w:space="0" w:color="auto"/>
        <w:left w:val="none" w:sz="0" w:space="0" w:color="auto"/>
        <w:bottom w:val="none" w:sz="0" w:space="0" w:color="auto"/>
        <w:right w:val="none" w:sz="0" w:space="0" w:color="auto"/>
      </w:divBdr>
    </w:div>
    <w:div w:id="365298675">
      <w:marLeft w:val="0"/>
      <w:marRight w:val="0"/>
      <w:marTop w:val="0"/>
      <w:marBottom w:val="0"/>
      <w:divBdr>
        <w:top w:val="none" w:sz="0" w:space="0" w:color="auto"/>
        <w:left w:val="none" w:sz="0" w:space="0" w:color="auto"/>
        <w:bottom w:val="none" w:sz="0" w:space="0" w:color="auto"/>
        <w:right w:val="none" w:sz="0" w:space="0" w:color="auto"/>
      </w:divBdr>
    </w:div>
    <w:div w:id="365298676">
      <w:marLeft w:val="0"/>
      <w:marRight w:val="0"/>
      <w:marTop w:val="0"/>
      <w:marBottom w:val="0"/>
      <w:divBdr>
        <w:top w:val="none" w:sz="0" w:space="0" w:color="auto"/>
        <w:left w:val="none" w:sz="0" w:space="0" w:color="auto"/>
        <w:bottom w:val="none" w:sz="0" w:space="0" w:color="auto"/>
        <w:right w:val="none" w:sz="0" w:space="0" w:color="auto"/>
      </w:divBdr>
    </w:div>
    <w:div w:id="365298677">
      <w:marLeft w:val="0"/>
      <w:marRight w:val="0"/>
      <w:marTop w:val="0"/>
      <w:marBottom w:val="0"/>
      <w:divBdr>
        <w:top w:val="none" w:sz="0" w:space="0" w:color="auto"/>
        <w:left w:val="none" w:sz="0" w:space="0" w:color="auto"/>
        <w:bottom w:val="none" w:sz="0" w:space="0" w:color="auto"/>
        <w:right w:val="none" w:sz="0" w:space="0" w:color="auto"/>
      </w:divBdr>
    </w:div>
    <w:div w:id="365298678">
      <w:marLeft w:val="0"/>
      <w:marRight w:val="0"/>
      <w:marTop w:val="0"/>
      <w:marBottom w:val="0"/>
      <w:divBdr>
        <w:top w:val="none" w:sz="0" w:space="0" w:color="auto"/>
        <w:left w:val="none" w:sz="0" w:space="0" w:color="auto"/>
        <w:bottom w:val="none" w:sz="0" w:space="0" w:color="auto"/>
        <w:right w:val="none" w:sz="0" w:space="0" w:color="auto"/>
      </w:divBdr>
    </w:div>
    <w:div w:id="365298679">
      <w:marLeft w:val="0"/>
      <w:marRight w:val="0"/>
      <w:marTop w:val="0"/>
      <w:marBottom w:val="0"/>
      <w:divBdr>
        <w:top w:val="none" w:sz="0" w:space="0" w:color="auto"/>
        <w:left w:val="none" w:sz="0" w:space="0" w:color="auto"/>
        <w:bottom w:val="none" w:sz="0" w:space="0" w:color="auto"/>
        <w:right w:val="none" w:sz="0" w:space="0" w:color="auto"/>
      </w:divBdr>
    </w:div>
    <w:div w:id="365298680">
      <w:marLeft w:val="0"/>
      <w:marRight w:val="0"/>
      <w:marTop w:val="0"/>
      <w:marBottom w:val="0"/>
      <w:divBdr>
        <w:top w:val="none" w:sz="0" w:space="0" w:color="auto"/>
        <w:left w:val="none" w:sz="0" w:space="0" w:color="auto"/>
        <w:bottom w:val="none" w:sz="0" w:space="0" w:color="auto"/>
        <w:right w:val="none" w:sz="0" w:space="0" w:color="auto"/>
      </w:divBdr>
    </w:div>
    <w:div w:id="365298681">
      <w:marLeft w:val="0"/>
      <w:marRight w:val="0"/>
      <w:marTop w:val="0"/>
      <w:marBottom w:val="0"/>
      <w:divBdr>
        <w:top w:val="none" w:sz="0" w:space="0" w:color="auto"/>
        <w:left w:val="none" w:sz="0" w:space="0" w:color="auto"/>
        <w:bottom w:val="none" w:sz="0" w:space="0" w:color="auto"/>
        <w:right w:val="none" w:sz="0" w:space="0" w:color="auto"/>
      </w:divBdr>
    </w:div>
    <w:div w:id="365298682">
      <w:marLeft w:val="0"/>
      <w:marRight w:val="0"/>
      <w:marTop w:val="0"/>
      <w:marBottom w:val="0"/>
      <w:divBdr>
        <w:top w:val="none" w:sz="0" w:space="0" w:color="auto"/>
        <w:left w:val="none" w:sz="0" w:space="0" w:color="auto"/>
        <w:bottom w:val="none" w:sz="0" w:space="0" w:color="auto"/>
        <w:right w:val="none" w:sz="0" w:space="0" w:color="auto"/>
      </w:divBdr>
    </w:div>
    <w:div w:id="365298683">
      <w:marLeft w:val="0"/>
      <w:marRight w:val="0"/>
      <w:marTop w:val="0"/>
      <w:marBottom w:val="0"/>
      <w:divBdr>
        <w:top w:val="none" w:sz="0" w:space="0" w:color="auto"/>
        <w:left w:val="none" w:sz="0" w:space="0" w:color="auto"/>
        <w:bottom w:val="none" w:sz="0" w:space="0" w:color="auto"/>
        <w:right w:val="none" w:sz="0" w:space="0" w:color="auto"/>
      </w:divBdr>
    </w:div>
    <w:div w:id="365298684">
      <w:marLeft w:val="0"/>
      <w:marRight w:val="0"/>
      <w:marTop w:val="0"/>
      <w:marBottom w:val="0"/>
      <w:divBdr>
        <w:top w:val="none" w:sz="0" w:space="0" w:color="auto"/>
        <w:left w:val="none" w:sz="0" w:space="0" w:color="auto"/>
        <w:bottom w:val="none" w:sz="0" w:space="0" w:color="auto"/>
        <w:right w:val="none" w:sz="0" w:space="0" w:color="auto"/>
      </w:divBdr>
    </w:div>
    <w:div w:id="365298685">
      <w:marLeft w:val="0"/>
      <w:marRight w:val="0"/>
      <w:marTop w:val="0"/>
      <w:marBottom w:val="0"/>
      <w:divBdr>
        <w:top w:val="none" w:sz="0" w:space="0" w:color="auto"/>
        <w:left w:val="none" w:sz="0" w:space="0" w:color="auto"/>
        <w:bottom w:val="none" w:sz="0" w:space="0" w:color="auto"/>
        <w:right w:val="none" w:sz="0" w:space="0" w:color="auto"/>
      </w:divBdr>
    </w:div>
    <w:div w:id="365298686">
      <w:marLeft w:val="0"/>
      <w:marRight w:val="0"/>
      <w:marTop w:val="0"/>
      <w:marBottom w:val="0"/>
      <w:divBdr>
        <w:top w:val="none" w:sz="0" w:space="0" w:color="auto"/>
        <w:left w:val="none" w:sz="0" w:space="0" w:color="auto"/>
        <w:bottom w:val="none" w:sz="0" w:space="0" w:color="auto"/>
        <w:right w:val="none" w:sz="0" w:space="0" w:color="auto"/>
      </w:divBdr>
    </w:div>
    <w:div w:id="365298688">
      <w:marLeft w:val="0"/>
      <w:marRight w:val="0"/>
      <w:marTop w:val="0"/>
      <w:marBottom w:val="0"/>
      <w:divBdr>
        <w:top w:val="none" w:sz="0" w:space="0" w:color="auto"/>
        <w:left w:val="none" w:sz="0" w:space="0" w:color="auto"/>
        <w:bottom w:val="none" w:sz="0" w:space="0" w:color="auto"/>
        <w:right w:val="none" w:sz="0" w:space="0" w:color="auto"/>
      </w:divBdr>
    </w:div>
    <w:div w:id="365298689">
      <w:marLeft w:val="0"/>
      <w:marRight w:val="0"/>
      <w:marTop w:val="0"/>
      <w:marBottom w:val="0"/>
      <w:divBdr>
        <w:top w:val="none" w:sz="0" w:space="0" w:color="auto"/>
        <w:left w:val="none" w:sz="0" w:space="0" w:color="auto"/>
        <w:bottom w:val="none" w:sz="0" w:space="0" w:color="auto"/>
        <w:right w:val="none" w:sz="0" w:space="0" w:color="auto"/>
      </w:divBdr>
    </w:div>
    <w:div w:id="365298690">
      <w:marLeft w:val="0"/>
      <w:marRight w:val="0"/>
      <w:marTop w:val="0"/>
      <w:marBottom w:val="0"/>
      <w:divBdr>
        <w:top w:val="none" w:sz="0" w:space="0" w:color="auto"/>
        <w:left w:val="none" w:sz="0" w:space="0" w:color="auto"/>
        <w:bottom w:val="none" w:sz="0" w:space="0" w:color="auto"/>
        <w:right w:val="none" w:sz="0" w:space="0" w:color="auto"/>
      </w:divBdr>
    </w:div>
    <w:div w:id="365298691">
      <w:marLeft w:val="0"/>
      <w:marRight w:val="0"/>
      <w:marTop w:val="0"/>
      <w:marBottom w:val="0"/>
      <w:divBdr>
        <w:top w:val="none" w:sz="0" w:space="0" w:color="auto"/>
        <w:left w:val="none" w:sz="0" w:space="0" w:color="auto"/>
        <w:bottom w:val="none" w:sz="0" w:space="0" w:color="auto"/>
        <w:right w:val="none" w:sz="0" w:space="0" w:color="auto"/>
      </w:divBdr>
    </w:div>
    <w:div w:id="365298692">
      <w:marLeft w:val="0"/>
      <w:marRight w:val="0"/>
      <w:marTop w:val="0"/>
      <w:marBottom w:val="0"/>
      <w:divBdr>
        <w:top w:val="none" w:sz="0" w:space="0" w:color="auto"/>
        <w:left w:val="none" w:sz="0" w:space="0" w:color="auto"/>
        <w:bottom w:val="none" w:sz="0" w:space="0" w:color="auto"/>
        <w:right w:val="none" w:sz="0" w:space="0" w:color="auto"/>
      </w:divBdr>
    </w:div>
    <w:div w:id="365298693">
      <w:marLeft w:val="0"/>
      <w:marRight w:val="0"/>
      <w:marTop w:val="0"/>
      <w:marBottom w:val="0"/>
      <w:divBdr>
        <w:top w:val="none" w:sz="0" w:space="0" w:color="auto"/>
        <w:left w:val="none" w:sz="0" w:space="0" w:color="auto"/>
        <w:bottom w:val="none" w:sz="0" w:space="0" w:color="auto"/>
        <w:right w:val="none" w:sz="0" w:space="0" w:color="auto"/>
      </w:divBdr>
    </w:div>
    <w:div w:id="365298694">
      <w:marLeft w:val="0"/>
      <w:marRight w:val="0"/>
      <w:marTop w:val="0"/>
      <w:marBottom w:val="0"/>
      <w:divBdr>
        <w:top w:val="none" w:sz="0" w:space="0" w:color="auto"/>
        <w:left w:val="none" w:sz="0" w:space="0" w:color="auto"/>
        <w:bottom w:val="none" w:sz="0" w:space="0" w:color="auto"/>
        <w:right w:val="none" w:sz="0" w:space="0" w:color="auto"/>
      </w:divBdr>
    </w:div>
    <w:div w:id="365298695">
      <w:marLeft w:val="0"/>
      <w:marRight w:val="0"/>
      <w:marTop w:val="0"/>
      <w:marBottom w:val="0"/>
      <w:divBdr>
        <w:top w:val="none" w:sz="0" w:space="0" w:color="auto"/>
        <w:left w:val="none" w:sz="0" w:space="0" w:color="auto"/>
        <w:bottom w:val="none" w:sz="0" w:space="0" w:color="auto"/>
        <w:right w:val="none" w:sz="0" w:space="0" w:color="auto"/>
      </w:divBdr>
    </w:div>
    <w:div w:id="365298696">
      <w:marLeft w:val="0"/>
      <w:marRight w:val="0"/>
      <w:marTop w:val="0"/>
      <w:marBottom w:val="0"/>
      <w:divBdr>
        <w:top w:val="none" w:sz="0" w:space="0" w:color="auto"/>
        <w:left w:val="none" w:sz="0" w:space="0" w:color="auto"/>
        <w:bottom w:val="none" w:sz="0" w:space="0" w:color="auto"/>
        <w:right w:val="none" w:sz="0" w:space="0" w:color="auto"/>
      </w:divBdr>
    </w:div>
    <w:div w:id="365298697">
      <w:marLeft w:val="0"/>
      <w:marRight w:val="0"/>
      <w:marTop w:val="0"/>
      <w:marBottom w:val="0"/>
      <w:divBdr>
        <w:top w:val="none" w:sz="0" w:space="0" w:color="auto"/>
        <w:left w:val="none" w:sz="0" w:space="0" w:color="auto"/>
        <w:bottom w:val="none" w:sz="0" w:space="0" w:color="auto"/>
        <w:right w:val="none" w:sz="0" w:space="0" w:color="auto"/>
      </w:divBdr>
    </w:div>
    <w:div w:id="365298698">
      <w:marLeft w:val="0"/>
      <w:marRight w:val="0"/>
      <w:marTop w:val="0"/>
      <w:marBottom w:val="0"/>
      <w:divBdr>
        <w:top w:val="none" w:sz="0" w:space="0" w:color="auto"/>
        <w:left w:val="none" w:sz="0" w:space="0" w:color="auto"/>
        <w:bottom w:val="none" w:sz="0" w:space="0" w:color="auto"/>
        <w:right w:val="none" w:sz="0" w:space="0" w:color="auto"/>
      </w:divBdr>
    </w:div>
    <w:div w:id="365298699">
      <w:marLeft w:val="0"/>
      <w:marRight w:val="0"/>
      <w:marTop w:val="0"/>
      <w:marBottom w:val="0"/>
      <w:divBdr>
        <w:top w:val="none" w:sz="0" w:space="0" w:color="auto"/>
        <w:left w:val="none" w:sz="0" w:space="0" w:color="auto"/>
        <w:bottom w:val="none" w:sz="0" w:space="0" w:color="auto"/>
        <w:right w:val="none" w:sz="0" w:space="0" w:color="auto"/>
      </w:divBdr>
    </w:div>
    <w:div w:id="365298700">
      <w:marLeft w:val="0"/>
      <w:marRight w:val="0"/>
      <w:marTop w:val="0"/>
      <w:marBottom w:val="0"/>
      <w:divBdr>
        <w:top w:val="none" w:sz="0" w:space="0" w:color="auto"/>
        <w:left w:val="none" w:sz="0" w:space="0" w:color="auto"/>
        <w:bottom w:val="none" w:sz="0" w:space="0" w:color="auto"/>
        <w:right w:val="none" w:sz="0" w:space="0" w:color="auto"/>
      </w:divBdr>
    </w:div>
    <w:div w:id="365298701">
      <w:marLeft w:val="0"/>
      <w:marRight w:val="0"/>
      <w:marTop w:val="0"/>
      <w:marBottom w:val="0"/>
      <w:divBdr>
        <w:top w:val="none" w:sz="0" w:space="0" w:color="auto"/>
        <w:left w:val="none" w:sz="0" w:space="0" w:color="auto"/>
        <w:bottom w:val="none" w:sz="0" w:space="0" w:color="auto"/>
        <w:right w:val="none" w:sz="0" w:space="0" w:color="auto"/>
      </w:divBdr>
    </w:div>
    <w:div w:id="365298702">
      <w:marLeft w:val="0"/>
      <w:marRight w:val="0"/>
      <w:marTop w:val="0"/>
      <w:marBottom w:val="0"/>
      <w:divBdr>
        <w:top w:val="none" w:sz="0" w:space="0" w:color="auto"/>
        <w:left w:val="none" w:sz="0" w:space="0" w:color="auto"/>
        <w:bottom w:val="none" w:sz="0" w:space="0" w:color="auto"/>
        <w:right w:val="none" w:sz="0" w:space="0" w:color="auto"/>
      </w:divBdr>
    </w:div>
    <w:div w:id="365298703">
      <w:marLeft w:val="0"/>
      <w:marRight w:val="0"/>
      <w:marTop w:val="0"/>
      <w:marBottom w:val="0"/>
      <w:divBdr>
        <w:top w:val="none" w:sz="0" w:space="0" w:color="auto"/>
        <w:left w:val="none" w:sz="0" w:space="0" w:color="auto"/>
        <w:bottom w:val="none" w:sz="0" w:space="0" w:color="auto"/>
        <w:right w:val="none" w:sz="0" w:space="0" w:color="auto"/>
      </w:divBdr>
    </w:div>
    <w:div w:id="365298704">
      <w:marLeft w:val="0"/>
      <w:marRight w:val="0"/>
      <w:marTop w:val="0"/>
      <w:marBottom w:val="0"/>
      <w:divBdr>
        <w:top w:val="none" w:sz="0" w:space="0" w:color="auto"/>
        <w:left w:val="none" w:sz="0" w:space="0" w:color="auto"/>
        <w:bottom w:val="none" w:sz="0" w:space="0" w:color="auto"/>
        <w:right w:val="none" w:sz="0" w:space="0" w:color="auto"/>
      </w:divBdr>
    </w:div>
    <w:div w:id="365298705">
      <w:marLeft w:val="0"/>
      <w:marRight w:val="0"/>
      <w:marTop w:val="0"/>
      <w:marBottom w:val="0"/>
      <w:divBdr>
        <w:top w:val="none" w:sz="0" w:space="0" w:color="auto"/>
        <w:left w:val="none" w:sz="0" w:space="0" w:color="auto"/>
        <w:bottom w:val="none" w:sz="0" w:space="0" w:color="auto"/>
        <w:right w:val="none" w:sz="0" w:space="0" w:color="auto"/>
      </w:divBdr>
    </w:div>
    <w:div w:id="365298706">
      <w:marLeft w:val="0"/>
      <w:marRight w:val="0"/>
      <w:marTop w:val="0"/>
      <w:marBottom w:val="0"/>
      <w:divBdr>
        <w:top w:val="none" w:sz="0" w:space="0" w:color="auto"/>
        <w:left w:val="none" w:sz="0" w:space="0" w:color="auto"/>
        <w:bottom w:val="none" w:sz="0" w:space="0" w:color="auto"/>
        <w:right w:val="none" w:sz="0" w:space="0" w:color="auto"/>
      </w:divBdr>
    </w:div>
    <w:div w:id="365298707">
      <w:marLeft w:val="960"/>
      <w:marRight w:val="0"/>
      <w:marTop w:val="0"/>
      <w:marBottom w:val="0"/>
      <w:divBdr>
        <w:top w:val="none" w:sz="0" w:space="0" w:color="auto"/>
        <w:left w:val="none" w:sz="0" w:space="0" w:color="auto"/>
        <w:bottom w:val="none" w:sz="0" w:space="0" w:color="auto"/>
        <w:right w:val="none" w:sz="0" w:space="0" w:color="auto"/>
      </w:divBdr>
    </w:div>
    <w:div w:id="365298708">
      <w:marLeft w:val="0"/>
      <w:marRight w:val="0"/>
      <w:marTop w:val="0"/>
      <w:marBottom w:val="0"/>
      <w:divBdr>
        <w:top w:val="none" w:sz="0" w:space="0" w:color="auto"/>
        <w:left w:val="none" w:sz="0" w:space="0" w:color="auto"/>
        <w:bottom w:val="none" w:sz="0" w:space="0" w:color="auto"/>
        <w:right w:val="none" w:sz="0" w:space="0" w:color="auto"/>
      </w:divBdr>
    </w:div>
    <w:div w:id="365298709">
      <w:marLeft w:val="0"/>
      <w:marRight w:val="0"/>
      <w:marTop w:val="0"/>
      <w:marBottom w:val="0"/>
      <w:divBdr>
        <w:top w:val="none" w:sz="0" w:space="0" w:color="auto"/>
        <w:left w:val="none" w:sz="0" w:space="0" w:color="auto"/>
        <w:bottom w:val="none" w:sz="0" w:space="0" w:color="auto"/>
        <w:right w:val="none" w:sz="0" w:space="0" w:color="auto"/>
      </w:divBdr>
    </w:div>
    <w:div w:id="365298710">
      <w:marLeft w:val="0"/>
      <w:marRight w:val="0"/>
      <w:marTop w:val="0"/>
      <w:marBottom w:val="0"/>
      <w:divBdr>
        <w:top w:val="none" w:sz="0" w:space="0" w:color="auto"/>
        <w:left w:val="none" w:sz="0" w:space="0" w:color="auto"/>
        <w:bottom w:val="none" w:sz="0" w:space="0" w:color="auto"/>
        <w:right w:val="none" w:sz="0" w:space="0" w:color="auto"/>
      </w:divBdr>
    </w:div>
    <w:div w:id="365298711">
      <w:marLeft w:val="0"/>
      <w:marRight w:val="0"/>
      <w:marTop w:val="0"/>
      <w:marBottom w:val="0"/>
      <w:divBdr>
        <w:top w:val="none" w:sz="0" w:space="0" w:color="auto"/>
        <w:left w:val="none" w:sz="0" w:space="0" w:color="auto"/>
        <w:bottom w:val="none" w:sz="0" w:space="0" w:color="auto"/>
        <w:right w:val="none" w:sz="0" w:space="0" w:color="auto"/>
      </w:divBdr>
    </w:div>
    <w:div w:id="365298712">
      <w:marLeft w:val="0"/>
      <w:marRight w:val="0"/>
      <w:marTop w:val="0"/>
      <w:marBottom w:val="0"/>
      <w:divBdr>
        <w:top w:val="none" w:sz="0" w:space="0" w:color="auto"/>
        <w:left w:val="none" w:sz="0" w:space="0" w:color="auto"/>
        <w:bottom w:val="none" w:sz="0" w:space="0" w:color="auto"/>
        <w:right w:val="none" w:sz="0" w:space="0" w:color="auto"/>
      </w:divBdr>
    </w:div>
    <w:div w:id="365298714">
      <w:marLeft w:val="0"/>
      <w:marRight w:val="0"/>
      <w:marTop w:val="0"/>
      <w:marBottom w:val="0"/>
      <w:divBdr>
        <w:top w:val="none" w:sz="0" w:space="0" w:color="auto"/>
        <w:left w:val="none" w:sz="0" w:space="0" w:color="auto"/>
        <w:bottom w:val="none" w:sz="0" w:space="0" w:color="auto"/>
        <w:right w:val="none" w:sz="0" w:space="0" w:color="auto"/>
      </w:divBdr>
    </w:div>
    <w:div w:id="365298715">
      <w:marLeft w:val="0"/>
      <w:marRight w:val="0"/>
      <w:marTop w:val="0"/>
      <w:marBottom w:val="0"/>
      <w:divBdr>
        <w:top w:val="none" w:sz="0" w:space="0" w:color="auto"/>
        <w:left w:val="none" w:sz="0" w:space="0" w:color="auto"/>
        <w:bottom w:val="none" w:sz="0" w:space="0" w:color="auto"/>
        <w:right w:val="none" w:sz="0" w:space="0" w:color="auto"/>
      </w:divBdr>
    </w:div>
    <w:div w:id="365298716">
      <w:marLeft w:val="0"/>
      <w:marRight w:val="0"/>
      <w:marTop w:val="0"/>
      <w:marBottom w:val="0"/>
      <w:divBdr>
        <w:top w:val="none" w:sz="0" w:space="0" w:color="auto"/>
        <w:left w:val="none" w:sz="0" w:space="0" w:color="auto"/>
        <w:bottom w:val="none" w:sz="0" w:space="0" w:color="auto"/>
        <w:right w:val="none" w:sz="0" w:space="0" w:color="auto"/>
      </w:divBdr>
    </w:div>
    <w:div w:id="365298717">
      <w:marLeft w:val="0"/>
      <w:marRight w:val="0"/>
      <w:marTop w:val="0"/>
      <w:marBottom w:val="0"/>
      <w:divBdr>
        <w:top w:val="none" w:sz="0" w:space="0" w:color="auto"/>
        <w:left w:val="none" w:sz="0" w:space="0" w:color="auto"/>
        <w:bottom w:val="none" w:sz="0" w:space="0" w:color="auto"/>
        <w:right w:val="none" w:sz="0" w:space="0" w:color="auto"/>
      </w:divBdr>
    </w:div>
    <w:div w:id="365298719">
      <w:marLeft w:val="0"/>
      <w:marRight w:val="0"/>
      <w:marTop w:val="0"/>
      <w:marBottom w:val="0"/>
      <w:divBdr>
        <w:top w:val="none" w:sz="0" w:space="0" w:color="auto"/>
        <w:left w:val="none" w:sz="0" w:space="0" w:color="auto"/>
        <w:bottom w:val="none" w:sz="0" w:space="0" w:color="auto"/>
        <w:right w:val="none" w:sz="0" w:space="0" w:color="auto"/>
      </w:divBdr>
    </w:div>
    <w:div w:id="365298720">
      <w:marLeft w:val="0"/>
      <w:marRight w:val="0"/>
      <w:marTop w:val="0"/>
      <w:marBottom w:val="0"/>
      <w:divBdr>
        <w:top w:val="none" w:sz="0" w:space="0" w:color="auto"/>
        <w:left w:val="none" w:sz="0" w:space="0" w:color="auto"/>
        <w:bottom w:val="none" w:sz="0" w:space="0" w:color="auto"/>
        <w:right w:val="none" w:sz="0" w:space="0" w:color="auto"/>
      </w:divBdr>
      <w:divsChild>
        <w:div w:id="365299190">
          <w:marLeft w:val="0"/>
          <w:marRight w:val="0"/>
          <w:marTop w:val="0"/>
          <w:marBottom w:val="0"/>
          <w:divBdr>
            <w:top w:val="none" w:sz="0" w:space="0" w:color="auto"/>
            <w:left w:val="none" w:sz="0" w:space="0" w:color="auto"/>
            <w:bottom w:val="none" w:sz="0" w:space="0" w:color="auto"/>
            <w:right w:val="none" w:sz="0" w:space="0" w:color="auto"/>
          </w:divBdr>
          <w:divsChild>
            <w:div w:id="365298498">
              <w:marLeft w:val="0"/>
              <w:marRight w:val="0"/>
              <w:marTop w:val="0"/>
              <w:marBottom w:val="0"/>
              <w:divBdr>
                <w:top w:val="none" w:sz="0" w:space="0" w:color="auto"/>
                <w:left w:val="none" w:sz="0" w:space="0" w:color="auto"/>
                <w:bottom w:val="none" w:sz="0" w:space="0" w:color="auto"/>
                <w:right w:val="none" w:sz="0" w:space="0" w:color="auto"/>
              </w:divBdr>
            </w:div>
            <w:div w:id="365298510">
              <w:marLeft w:val="0"/>
              <w:marRight w:val="0"/>
              <w:marTop w:val="0"/>
              <w:marBottom w:val="0"/>
              <w:divBdr>
                <w:top w:val="none" w:sz="0" w:space="0" w:color="auto"/>
                <w:left w:val="none" w:sz="0" w:space="0" w:color="auto"/>
                <w:bottom w:val="none" w:sz="0" w:space="0" w:color="auto"/>
                <w:right w:val="none" w:sz="0" w:space="0" w:color="auto"/>
              </w:divBdr>
            </w:div>
            <w:div w:id="365298614">
              <w:marLeft w:val="0"/>
              <w:marRight w:val="0"/>
              <w:marTop w:val="0"/>
              <w:marBottom w:val="0"/>
              <w:divBdr>
                <w:top w:val="none" w:sz="0" w:space="0" w:color="auto"/>
                <w:left w:val="none" w:sz="0" w:space="0" w:color="auto"/>
                <w:bottom w:val="none" w:sz="0" w:space="0" w:color="auto"/>
                <w:right w:val="none" w:sz="0" w:space="0" w:color="auto"/>
              </w:divBdr>
            </w:div>
            <w:div w:id="365298656">
              <w:marLeft w:val="0"/>
              <w:marRight w:val="0"/>
              <w:marTop w:val="0"/>
              <w:marBottom w:val="0"/>
              <w:divBdr>
                <w:top w:val="none" w:sz="0" w:space="0" w:color="auto"/>
                <w:left w:val="none" w:sz="0" w:space="0" w:color="auto"/>
                <w:bottom w:val="none" w:sz="0" w:space="0" w:color="auto"/>
                <w:right w:val="none" w:sz="0" w:space="0" w:color="auto"/>
              </w:divBdr>
            </w:div>
            <w:div w:id="365298663">
              <w:marLeft w:val="0"/>
              <w:marRight w:val="0"/>
              <w:marTop w:val="0"/>
              <w:marBottom w:val="0"/>
              <w:divBdr>
                <w:top w:val="none" w:sz="0" w:space="0" w:color="auto"/>
                <w:left w:val="none" w:sz="0" w:space="0" w:color="auto"/>
                <w:bottom w:val="none" w:sz="0" w:space="0" w:color="auto"/>
                <w:right w:val="none" w:sz="0" w:space="0" w:color="auto"/>
              </w:divBdr>
            </w:div>
            <w:div w:id="365298733">
              <w:marLeft w:val="0"/>
              <w:marRight w:val="0"/>
              <w:marTop w:val="0"/>
              <w:marBottom w:val="0"/>
              <w:divBdr>
                <w:top w:val="none" w:sz="0" w:space="0" w:color="auto"/>
                <w:left w:val="none" w:sz="0" w:space="0" w:color="auto"/>
                <w:bottom w:val="none" w:sz="0" w:space="0" w:color="auto"/>
                <w:right w:val="none" w:sz="0" w:space="0" w:color="auto"/>
              </w:divBdr>
            </w:div>
            <w:div w:id="365298747">
              <w:marLeft w:val="0"/>
              <w:marRight w:val="0"/>
              <w:marTop w:val="0"/>
              <w:marBottom w:val="0"/>
              <w:divBdr>
                <w:top w:val="none" w:sz="0" w:space="0" w:color="auto"/>
                <w:left w:val="none" w:sz="0" w:space="0" w:color="auto"/>
                <w:bottom w:val="none" w:sz="0" w:space="0" w:color="auto"/>
                <w:right w:val="none" w:sz="0" w:space="0" w:color="auto"/>
              </w:divBdr>
            </w:div>
            <w:div w:id="365298790">
              <w:marLeft w:val="0"/>
              <w:marRight w:val="0"/>
              <w:marTop w:val="0"/>
              <w:marBottom w:val="0"/>
              <w:divBdr>
                <w:top w:val="none" w:sz="0" w:space="0" w:color="auto"/>
                <w:left w:val="none" w:sz="0" w:space="0" w:color="auto"/>
                <w:bottom w:val="none" w:sz="0" w:space="0" w:color="auto"/>
                <w:right w:val="none" w:sz="0" w:space="0" w:color="auto"/>
              </w:divBdr>
            </w:div>
            <w:div w:id="365298810">
              <w:marLeft w:val="0"/>
              <w:marRight w:val="0"/>
              <w:marTop w:val="0"/>
              <w:marBottom w:val="0"/>
              <w:divBdr>
                <w:top w:val="none" w:sz="0" w:space="0" w:color="auto"/>
                <w:left w:val="none" w:sz="0" w:space="0" w:color="auto"/>
                <w:bottom w:val="none" w:sz="0" w:space="0" w:color="auto"/>
                <w:right w:val="none" w:sz="0" w:space="0" w:color="auto"/>
              </w:divBdr>
            </w:div>
            <w:div w:id="365298846">
              <w:marLeft w:val="0"/>
              <w:marRight w:val="0"/>
              <w:marTop w:val="0"/>
              <w:marBottom w:val="0"/>
              <w:divBdr>
                <w:top w:val="none" w:sz="0" w:space="0" w:color="auto"/>
                <w:left w:val="none" w:sz="0" w:space="0" w:color="auto"/>
                <w:bottom w:val="none" w:sz="0" w:space="0" w:color="auto"/>
                <w:right w:val="none" w:sz="0" w:space="0" w:color="auto"/>
              </w:divBdr>
            </w:div>
            <w:div w:id="365298893">
              <w:marLeft w:val="0"/>
              <w:marRight w:val="0"/>
              <w:marTop w:val="0"/>
              <w:marBottom w:val="0"/>
              <w:divBdr>
                <w:top w:val="none" w:sz="0" w:space="0" w:color="auto"/>
                <w:left w:val="none" w:sz="0" w:space="0" w:color="auto"/>
                <w:bottom w:val="none" w:sz="0" w:space="0" w:color="auto"/>
                <w:right w:val="none" w:sz="0" w:space="0" w:color="auto"/>
              </w:divBdr>
            </w:div>
            <w:div w:id="365298899">
              <w:marLeft w:val="0"/>
              <w:marRight w:val="0"/>
              <w:marTop w:val="0"/>
              <w:marBottom w:val="0"/>
              <w:divBdr>
                <w:top w:val="none" w:sz="0" w:space="0" w:color="auto"/>
                <w:left w:val="none" w:sz="0" w:space="0" w:color="auto"/>
                <w:bottom w:val="none" w:sz="0" w:space="0" w:color="auto"/>
                <w:right w:val="none" w:sz="0" w:space="0" w:color="auto"/>
              </w:divBdr>
            </w:div>
            <w:div w:id="365298901">
              <w:marLeft w:val="0"/>
              <w:marRight w:val="0"/>
              <w:marTop w:val="0"/>
              <w:marBottom w:val="0"/>
              <w:divBdr>
                <w:top w:val="none" w:sz="0" w:space="0" w:color="auto"/>
                <w:left w:val="none" w:sz="0" w:space="0" w:color="auto"/>
                <w:bottom w:val="none" w:sz="0" w:space="0" w:color="auto"/>
                <w:right w:val="none" w:sz="0" w:space="0" w:color="auto"/>
              </w:divBdr>
            </w:div>
            <w:div w:id="365298972">
              <w:marLeft w:val="0"/>
              <w:marRight w:val="0"/>
              <w:marTop w:val="0"/>
              <w:marBottom w:val="0"/>
              <w:divBdr>
                <w:top w:val="none" w:sz="0" w:space="0" w:color="auto"/>
                <w:left w:val="none" w:sz="0" w:space="0" w:color="auto"/>
                <w:bottom w:val="none" w:sz="0" w:space="0" w:color="auto"/>
                <w:right w:val="none" w:sz="0" w:space="0" w:color="auto"/>
              </w:divBdr>
            </w:div>
            <w:div w:id="365298989">
              <w:marLeft w:val="0"/>
              <w:marRight w:val="0"/>
              <w:marTop w:val="0"/>
              <w:marBottom w:val="0"/>
              <w:divBdr>
                <w:top w:val="none" w:sz="0" w:space="0" w:color="auto"/>
                <w:left w:val="none" w:sz="0" w:space="0" w:color="auto"/>
                <w:bottom w:val="none" w:sz="0" w:space="0" w:color="auto"/>
                <w:right w:val="none" w:sz="0" w:space="0" w:color="auto"/>
              </w:divBdr>
            </w:div>
            <w:div w:id="365299036">
              <w:marLeft w:val="0"/>
              <w:marRight w:val="0"/>
              <w:marTop w:val="0"/>
              <w:marBottom w:val="0"/>
              <w:divBdr>
                <w:top w:val="none" w:sz="0" w:space="0" w:color="auto"/>
                <w:left w:val="none" w:sz="0" w:space="0" w:color="auto"/>
                <w:bottom w:val="none" w:sz="0" w:space="0" w:color="auto"/>
                <w:right w:val="none" w:sz="0" w:space="0" w:color="auto"/>
              </w:divBdr>
            </w:div>
            <w:div w:id="365299095">
              <w:marLeft w:val="0"/>
              <w:marRight w:val="0"/>
              <w:marTop w:val="0"/>
              <w:marBottom w:val="0"/>
              <w:divBdr>
                <w:top w:val="none" w:sz="0" w:space="0" w:color="auto"/>
                <w:left w:val="none" w:sz="0" w:space="0" w:color="auto"/>
                <w:bottom w:val="none" w:sz="0" w:space="0" w:color="auto"/>
                <w:right w:val="none" w:sz="0" w:space="0" w:color="auto"/>
              </w:divBdr>
            </w:div>
            <w:div w:id="365299096">
              <w:marLeft w:val="0"/>
              <w:marRight w:val="0"/>
              <w:marTop w:val="0"/>
              <w:marBottom w:val="0"/>
              <w:divBdr>
                <w:top w:val="none" w:sz="0" w:space="0" w:color="auto"/>
                <w:left w:val="none" w:sz="0" w:space="0" w:color="auto"/>
                <w:bottom w:val="none" w:sz="0" w:space="0" w:color="auto"/>
                <w:right w:val="none" w:sz="0" w:space="0" w:color="auto"/>
              </w:divBdr>
            </w:div>
            <w:div w:id="365299102">
              <w:marLeft w:val="0"/>
              <w:marRight w:val="0"/>
              <w:marTop w:val="0"/>
              <w:marBottom w:val="0"/>
              <w:divBdr>
                <w:top w:val="none" w:sz="0" w:space="0" w:color="auto"/>
                <w:left w:val="none" w:sz="0" w:space="0" w:color="auto"/>
                <w:bottom w:val="none" w:sz="0" w:space="0" w:color="auto"/>
                <w:right w:val="none" w:sz="0" w:space="0" w:color="auto"/>
              </w:divBdr>
            </w:div>
            <w:div w:id="365299126">
              <w:marLeft w:val="0"/>
              <w:marRight w:val="0"/>
              <w:marTop w:val="0"/>
              <w:marBottom w:val="0"/>
              <w:divBdr>
                <w:top w:val="none" w:sz="0" w:space="0" w:color="auto"/>
                <w:left w:val="none" w:sz="0" w:space="0" w:color="auto"/>
                <w:bottom w:val="none" w:sz="0" w:space="0" w:color="auto"/>
                <w:right w:val="none" w:sz="0" w:space="0" w:color="auto"/>
              </w:divBdr>
            </w:div>
            <w:div w:id="3652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721">
      <w:marLeft w:val="0"/>
      <w:marRight w:val="0"/>
      <w:marTop w:val="0"/>
      <w:marBottom w:val="0"/>
      <w:divBdr>
        <w:top w:val="none" w:sz="0" w:space="0" w:color="auto"/>
        <w:left w:val="none" w:sz="0" w:space="0" w:color="auto"/>
        <w:bottom w:val="none" w:sz="0" w:space="0" w:color="auto"/>
        <w:right w:val="none" w:sz="0" w:space="0" w:color="auto"/>
      </w:divBdr>
    </w:div>
    <w:div w:id="365298723">
      <w:marLeft w:val="0"/>
      <w:marRight w:val="0"/>
      <w:marTop w:val="0"/>
      <w:marBottom w:val="0"/>
      <w:divBdr>
        <w:top w:val="none" w:sz="0" w:space="0" w:color="auto"/>
        <w:left w:val="none" w:sz="0" w:space="0" w:color="auto"/>
        <w:bottom w:val="none" w:sz="0" w:space="0" w:color="auto"/>
        <w:right w:val="none" w:sz="0" w:space="0" w:color="auto"/>
      </w:divBdr>
    </w:div>
    <w:div w:id="365298724">
      <w:marLeft w:val="0"/>
      <w:marRight w:val="0"/>
      <w:marTop w:val="0"/>
      <w:marBottom w:val="0"/>
      <w:divBdr>
        <w:top w:val="none" w:sz="0" w:space="0" w:color="auto"/>
        <w:left w:val="none" w:sz="0" w:space="0" w:color="auto"/>
        <w:bottom w:val="none" w:sz="0" w:space="0" w:color="auto"/>
        <w:right w:val="none" w:sz="0" w:space="0" w:color="auto"/>
      </w:divBdr>
    </w:div>
    <w:div w:id="365298725">
      <w:marLeft w:val="0"/>
      <w:marRight w:val="0"/>
      <w:marTop w:val="0"/>
      <w:marBottom w:val="0"/>
      <w:divBdr>
        <w:top w:val="none" w:sz="0" w:space="0" w:color="auto"/>
        <w:left w:val="none" w:sz="0" w:space="0" w:color="auto"/>
        <w:bottom w:val="none" w:sz="0" w:space="0" w:color="auto"/>
        <w:right w:val="none" w:sz="0" w:space="0" w:color="auto"/>
      </w:divBdr>
    </w:div>
    <w:div w:id="365298726">
      <w:marLeft w:val="0"/>
      <w:marRight w:val="0"/>
      <w:marTop w:val="0"/>
      <w:marBottom w:val="0"/>
      <w:divBdr>
        <w:top w:val="none" w:sz="0" w:space="0" w:color="auto"/>
        <w:left w:val="none" w:sz="0" w:space="0" w:color="auto"/>
        <w:bottom w:val="none" w:sz="0" w:space="0" w:color="auto"/>
        <w:right w:val="none" w:sz="0" w:space="0" w:color="auto"/>
      </w:divBdr>
    </w:div>
    <w:div w:id="365298727">
      <w:marLeft w:val="0"/>
      <w:marRight w:val="0"/>
      <w:marTop w:val="0"/>
      <w:marBottom w:val="0"/>
      <w:divBdr>
        <w:top w:val="none" w:sz="0" w:space="0" w:color="auto"/>
        <w:left w:val="none" w:sz="0" w:space="0" w:color="auto"/>
        <w:bottom w:val="none" w:sz="0" w:space="0" w:color="auto"/>
        <w:right w:val="none" w:sz="0" w:space="0" w:color="auto"/>
      </w:divBdr>
    </w:div>
    <w:div w:id="365298728">
      <w:marLeft w:val="0"/>
      <w:marRight w:val="0"/>
      <w:marTop w:val="0"/>
      <w:marBottom w:val="0"/>
      <w:divBdr>
        <w:top w:val="none" w:sz="0" w:space="0" w:color="auto"/>
        <w:left w:val="none" w:sz="0" w:space="0" w:color="auto"/>
        <w:bottom w:val="none" w:sz="0" w:space="0" w:color="auto"/>
        <w:right w:val="none" w:sz="0" w:space="0" w:color="auto"/>
      </w:divBdr>
    </w:div>
    <w:div w:id="365298729">
      <w:marLeft w:val="0"/>
      <w:marRight w:val="0"/>
      <w:marTop w:val="0"/>
      <w:marBottom w:val="0"/>
      <w:divBdr>
        <w:top w:val="none" w:sz="0" w:space="0" w:color="auto"/>
        <w:left w:val="none" w:sz="0" w:space="0" w:color="auto"/>
        <w:bottom w:val="none" w:sz="0" w:space="0" w:color="auto"/>
        <w:right w:val="none" w:sz="0" w:space="0" w:color="auto"/>
      </w:divBdr>
    </w:div>
    <w:div w:id="365298730">
      <w:marLeft w:val="0"/>
      <w:marRight w:val="0"/>
      <w:marTop w:val="0"/>
      <w:marBottom w:val="0"/>
      <w:divBdr>
        <w:top w:val="none" w:sz="0" w:space="0" w:color="auto"/>
        <w:left w:val="none" w:sz="0" w:space="0" w:color="auto"/>
        <w:bottom w:val="none" w:sz="0" w:space="0" w:color="auto"/>
        <w:right w:val="none" w:sz="0" w:space="0" w:color="auto"/>
      </w:divBdr>
    </w:div>
    <w:div w:id="365298731">
      <w:marLeft w:val="0"/>
      <w:marRight w:val="0"/>
      <w:marTop w:val="0"/>
      <w:marBottom w:val="0"/>
      <w:divBdr>
        <w:top w:val="none" w:sz="0" w:space="0" w:color="auto"/>
        <w:left w:val="none" w:sz="0" w:space="0" w:color="auto"/>
        <w:bottom w:val="none" w:sz="0" w:space="0" w:color="auto"/>
        <w:right w:val="none" w:sz="0" w:space="0" w:color="auto"/>
      </w:divBdr>
    </w:div>
    <w:div w:id="365298732">
      <w:marLeft w:val="0"/>
      <w:marRight w:val="0"/>
      <w:marTop w:val="0"/>
      <w:marBottom w:val="0"/>
      <w:divBdr>
        <w:top w:val="none" w:sz="0" w:space="0" w:color="auto"/>
        <w:left w:val="none" w:sz="0" w:space="0" w:color="auto"/>
        <w:bottom w:val="none" w:sz="0" w:space="0" w:color="auto"/>
        <w:right w:val="none" w:sz="0" w:space="0" w:color="auto"/>
      </w:divBdr>
    </w:div>
    <w:div w:id="365298734">
      <w:marLeft w:val="0"/>
      <w:marRight w:val="0"/>
      <w:marTop w:val="0"/>
      <w:marBottom w:val="0"/>
      <w:divBdr>
        <w:top w:val="none" w:sz="0" w:space="0" w:color="auto"/>
        <w:left w:val="none" w:sz="0" w:space="0" w:color="auto"/>
        <w:bottom w:val="none" w:sz="0" w:space="0" w:color="auto"/>
        <w:right w:val="none" w:sz="0" w:space="0" w:color="auto"/>
      </w:divBdr>
    </w:div>
    <w:div w:id="365298735">
      <w:marLeft w:val="0"/>
      <w:marRight w:val="0"/>
      <w:marTop w:val="0"/>
      <w:marBottom w:val="0"/>
      <w:divBdr>
        <w:top w:val="none" w:sz="0" w:space="0" w:color="auto"/>
        <w:left w:val="none" w:sz="0" w:space="0" w:color="auto"/>
        <w:bottom w:val="none" w:sz="0" w:space="0" w:color="auto"/>
        <w:right w:val="none" w:sz="0" w:space="0" w:color="auto"/>
      </w:divBdr>
    </w:div>
    <w:div w:id="365298736">
      <w:marLeft w:val="0"/>
      <w:marRight w:val="0"/>
      <w:marTop w:val="0"/>
      <w:marBottom w:val="0"/>
      <w:divBdr>
        <w:top w:val="none" w:sz="0" w:space="0" w:color="auto"/>
        <w:left w:val="none" w:sz="0" w:space="0" w:color="auto"/>
        <w:bottom w:val="none" w:sz="0" w:space="0" w:color="auto"/>
        <w:right w:val="none" w:sz="0" w:space="0" w:color="auto"/>
      </w:divBdr>
    </w:div>
    <w:div w:id="365298737">
      <w:marLeft w:val="0"/>
      <w:marRight w:val="0"/>
      <w:marTop w:val="0"/>
      <w:marBottom w:val="0"/>
      <w:divBdr>
        <w:top w:val="none" w:sz="0" w:space="0" w:color="auto"/>
        <w:left w:val="none" w:sz="0" w:space="0" w:color="auto"/>
        <w:bottom w:val="none" w:sz="0" w:space="0" w:color="auto"/>
        <w:right w:val="none" w:sz="0" w:space="0" w:color="auto"/>
      </w:divBdr>
    </w:div>
    <w:div w:id="365298738">
      <w:marLeft w:val="0"/>
      <w:marRight w:val="0"/>
      <w:marTop w:val="0"/>
      <w:marBottom w:val="0"/>
      <w:divBdr>
        <w:top w:val="none" w:sz="0" w:space="0" w:color="auto"/>
        <w:left w:val="none" w:sz="0" w:space="0" w:color="auto"/>
        <w:bottom w:val="none" w:sz="0" w:space="0" w:color="auto"/>
        <w:right w:val="none" w:sz="0" w:space="0" w:color="auto"/>
      </w:divBdr>
    </w:div>
    <w:div w:id="365298739">
      <w:marLeft w:val="0"/>
      <w:marRight w:val="0"/>
      <w:marTop w:val="0"/>
      <w:marBottom w:val="0"/>
      <w:divBdr>
        <w:top w:val="none" w:sz="0" w:space="0" w:color="auto"/>
        <w:left w:val="none" w:sz="0" w:space="0" w:color="auto"/>
        <w:bottom w:val="none" w:sz="0" w:space="0" w:color="auto"/>
        <w:right w:val="none" w:sz="0" w:space="0" w:color="auto"/>
      </w:divBdr>
    </w:div>
    <w:div w:id="365298741">
      <w:marLeft w:val="0"/>
      <w:marRight w:val="0"/>
      <w:marTop w:val="0"/>
      <w:marBottom w:val="0"/>
      <w:divBdr>
        <w:top w:val="none" w:sz="0" w:space="0" w:color="auto"/>
        <w:left w:val="none" w:sz="0" w:space="0" w:color="auto"/>
        <w:bottom w:val="none" w:sz="0" w:space="0" w:color="auto"/>
        <w:right w:val="none" w:sz="0" w:space="0" w:color="auto"/>
      </w:divBdr>
    </w:div>
    <w:div w:id="365298742">
      <w:marLeft w:val="0"/>
      <w:marRight w:val="0"/>
      <w:marTop w:val="0"/>
      <w:marBottom w:val="0"/>
      <w:divBdr>
        <w:top w:val="none" w:sz="0" w:space="0" w:color="auto"/>
        <w:left w:val="none" w:sz="0" w:space="0" w:color="auto"/>
        <w:bottom w:val="none" w:sz="0" w:space="0" w:color="auto"/>
        <w:right w:val="none" w:sz="0" w:space="0" w:color="auto"/>
      </w:divBdr>
    </w:div>
    <w:div w:id="365298743">
      <w:marLeft w:val="0"/>
      <w:marRight w:val="0"/>
      <w:marTop w:val="0"/>
      <w:marBottom w:val="0"/>
      <w:divBdr>
        <w:top w:val="none" w:sz="0" w:space="0" w:color="auto"/>
        <w:left w:val="none" w:sz="0" w:space="0" w:color="auto"/>
        <w:bottom w:val="none" w:sz="0" w:space="0" w:color="auto"/>
        <w:right w:val="none" w:sz="0" w:space="0" w:color="auto"/>
      </w:divBdr>
    </w:div>
    <w:div w:id="365298744">
      <w:marLeft w:val="0"/>
      <w:marRight w:val="0"/>
      <w:marTop w:val="0"/>
      <w:marBottom w:val="0"/>
      <w:divBdr>
        <w:top w:val="none" w:sz="0" w:space="0" w:color="auto"/>
        <w:left w:val="none" w:sz="0" w:space="0" w:color="auto"/>
        <w:bottom w:val="none" w:sz="0" w:space="0" w:color="auto"/>
        <w:right w:val="none" w:sz="0" w:space="0" w:color="auto"/>
      </w:divBdr>
    </w:div>
    <w:div w:id="365298745">
      <w:marLeft w:val="0"/>
      <w:marRight w:val="0"/>
      <w:marTop w:val="0"/>
      <w:marBottom w:val="0"/>
      <w:divBdr>
        <w:top w:val="none" w:sz="0" w:space="0" w:color="auto"/>
        <w:left w:val="none" w:sz="0" w:space="0" w:color="auto"/>
        <w:bottom w:val="none" w:sz="0" w:space="0" w:color="auto"/>
        <w:right w:val="none" w:sz="0" w:space="0" w:color="auto"/>
      </w:divBdr>
    </w:div>
    <w:div w:id="365298746">
      <w:marLeft w:val="0"/>
      <w:marRight w:val="0"/>
      <w:marTop w:val="0"/>
      <w:marBottom w:val="0"/>
      <w:divBdr>
        <w:top w:val="none" w:sz="0" w:space="0" w:color="auto"/>
        <w:left w:val="none" w:sz="0" w:space="0" w:color="auto"/>
        <w:bottom w:val="none" w:sz="0" w:space="0" w:color="auto"/>
        <w:right w:val="none" w:sz="0" w:space="0" w:color="auto"/>
      </w:divBdr>
    </w:div>
    <w:div w:id="365298748">
      <w:marLeft w:val="0"/>
      <w:marRight w:val="0"/>
      <w:marTop w:val="0"/>
      <w:marBottom w:val="0"/>
      <w:divBdr>
        <w:top w:val="none" w:sz="0" w:space="0" w:color="auto"/>
        <w:left w:val="none" w:sz="0" w:space="0" w:color="auto"/>
        <w:bottom w:val="none" w:sz="0" w:space="0" w:color="auto"/>
        <w:right w:val="none" w:sz="0" w:space="0" w:color="auto"/>
      </w:divBdr>
    </w:div>
    <w:div w:id="365298749">
      <w:marLeft w:val="0"/>
      <w:marRight w:val="0"/>
      <w:marTop w:val="0"/>
      <w:marBottom w:val="0"/>
      <w:divBdr>
        <w:top w:val="none" w:sz="0" w:space="0" w:color="auto"/>
        <w:left w:val="none" w:sz="0" w:space="0" w:color="auto"/>
        <w:bottom w:val="none" w:sz="0" w:space="0" w:color="auto"/>
        <w:right w:val="none" w:sz="0" w:space="0" w:color="auto"/>
      </w:divBdr>
    </w:div>
    <w:div w:id="365298750">
      <w:marLeft w:val="0"/>
      <w:marRight w:val="0"/>
      <w:marTop w:val="0"/>
      <w:marBottom w:val="0"/>
      <w:divBdr>
        <w:top w:val="none" w:sz="0" w:space="0" w:color="auto"/>
        <w:left w:val="none" w:sz="0" w:space="0" w:color="auto"/>
        <w:bottom w:val="none" w:sz="0" w:space="0" w:color="auto"/>
        <w:right w:val="none" w:sz="0" w:space="0" w:color="auto"/>
      </w:divBdr>
    </w:div>
    <w:div w:id="365298751">
      <w:marLeft w:val="0"/>
      <w:marRight w:val="0"/>
      <w:marTop w:val="0"/>
      <w:marBottom w:val="0"/>
      <w:divBdr>
        <w:top w:val="none" w:sz="0" w:space="0" w:color="auto"/>
        <w:left w:val="none" w:sz="0" w:space="0" w:color="auto"/>
        <w:bottom w:val="none" w:sz="0" w:space="0" w:color="auto"/>
        <w:right w:val="none" w:sz="0" w:space="0" w:color="auto"/>
      </w:divBdr>
    </w:div>
    <w:div w:id="365298753">
      <w:marLeft w:val="0"/>
      <w:marRight w:val="0"/>
      <w:marTop w:val="0"/>
      <w:marBottom w:val="0"/>
      <w:divBdr>
        <w:top w:val="none" w:sz="0" w:space="0" w:color="auto"/>
        <w:left w:val="none" w:sz="0" w:space="0" w:color="auto"/>
        <w:bottom w:val="none" w:sz="0" w:space="0" w:color="auto"/>
        <w:right w:val="none" w:sz="0" w:space="0" w:color="auto"/>
      </w:divBdr>
    </w:div>
    <w:div w:id="365298754">
      <w:marLeft w:val="0"/>
      <w:marRight w:val="0"/>
      <w:marTop w:val="0"/>
      <w:marBottom w:val="0"/>
      <w:divBdr>
        <w:top w:val="none" w:sz="0" w:space="0" w:color="auto"/>
        <w:left w:val="none" w:sz="0" w:space="0" w:color="auto"/>
        <w:bottom w:val="none" w:sz="0" w:space="0" w:color="auto"/>
        <w:right w:val="none" w:sz="0" w:space="0" w:color="auto"/>
      </w:divBdr>
      <w:divsChild>
        <w:div w:id="365298522">
          <w:marLeft w:val="0"/>
          <w:marRight w:val="0"/>
          <w:marTop w:val="0"/>
          <w:marBottom w:val="0"/>
          <w:divBdr>
            <w:top w:val="none" w:sz="0" w:space="0" w:color="auto"/>
            <w:left w:val="none" w:sz="0" w:space="0" w:color="auto"/>
            <w:bottom w:val="none" w:sz="0" w:space="0" w:color="auto"/>
            <w:right w:val="none" w:sz="0" w:space="0" w:color="auto"/>
          </w:divBdr>
        </w:div>
        <w:div w:id="365298544">
          <w:marLeft w:val="0"/>
          <w:marRight w:val="0"/>
          <w:marTop w:val="0"/>
          <w:marBottom w:val="0"/>
          <w:divBdr>
            <w:top w:val="none" w:sz="0" w:space="0" w:color="auto"/>
            <w:left w:val="none" w:sz="0" w:space="0" w:color="auto"/>
            <w:bottom w:val="none" w:sz="0" w:space="0" w:color="auto"/>
            <w:right w:val="none" w:sz="0" w:space="0" w:color="auto"/>
          </w:divBdr>
        </w:div>
        <w:div w:id="365299141">
          <w:marLeft w:val="0"/>
          <w:marRight w:val="0"/>
          <w:marTop w:val="0"/>
          <w:marBottom w:val="0"/>
          <w:divBdr>
            <w:top w:val="none" w:sz="0" w:space="0" w:color="auto"/>
            <w:left w:val="none" w:sz="0" w:space="0" w:color="auto"/>
            <w:bottom w:val="none" w:sz="0" w:space="0" w:color="auto"/>
            <w:right w:val="none" w:sz="0" w:space="0" w:color="auto"/>
          </w:divBdr>
        </w:div>
        <w:div w:id="365299149">
          <w:marLeft w:val="0"/>
          <w:marRight w:val="0"/>
          <w:marTop w:val="0"/>
          <w:marBottom w:val="0"/>
          <w:divBdr>
            <w:top w:val="none" w:sz="0" w:space="0" w:color="auto"/>
            <w:left w:val="none" w:sz="0" w:space="0" w:color="auto"/>
            <w:bottom w:val="none" w:sz="0" w:space="0" w:color="auto"/>
            <w:right w:val="none" w:sz="0" w:space="0" w:color="auto"/>
          </w:divBdr>
        </w:div>
      </w:divsChild>
    </w:div>
    <w:div w:id="365298755">
      <w:marLeft w:val="0"/>
      <w:marRight w:val="0"/>
      <w:marTop w:val="0"/>
      <w:marBottom w:val="0"/>
      <w:divBdr>
        <w:top w:val="none" w:sz="0" w:space="0" w:color="auto"/>
        <w:left w:val="none" w:sz="0" w:space="0" w:color="auto"/>
        <w:bottom w:val="none" w:sz="0" w:space="0" w:color="auto"/>
        <w:right w:val="none" w:sz="0" w:space="0" w:color="auto"/>
      </w:divBdr>
    </w:div>
    <w:div w:id="365298756">
      <w:marLeft w:val="0"/>
      <w:marRight w:val="0"/>
      <w:marTop w:val="0"/>
      <w:marBottom w:val="0"/>
      <w:divBdr>
        <w:top w:val="none" w:sz="0" w:space="0" w:color="auto"/>
        <w:left w:val="none" w:sz="0" w:space="0" w:color="auto"/>
        <w:bottom w:val="none" w:sz="0" w:space="0" w:color="auto"/>
        <w:right w:val="none" w:sz="0" w:space="0" w:color="auto"/>
      </w:divBdr>
    </w:div>
    <w:div w:id="365298757">
      <w:marLeft w:val="0"/>
      <w:marRight w:val="0"/>
      <w:marTop w:val="0"/>
      <w:marBottom w:val="0"/>
      <w:divBdr>
        <w:top w:val="none" w:sz="0" w:space="0" w:color="auto"/>
        <w:left w:val="none" w:sz="0" w:space="0" w:color="auto"/>
        <w:bottom w:val="none" w:sz="0" w:space="0" w:color="auto"/>
        <w:right w:val="none" w:sz="0" w:space="0" w:color="auto"/>
      </w:divBdr>
    </w:div>
    <w:div w:id="365298758">
      <w:marLeft w:val="0"/>
      <w:marRight w:val="0"/>
      <w:marTop w:val="0"/>
      <w:marBottom w:val="0"/>
      <w:divBdr>
        <w:top w:val="none" w:sz="0" w:space="0" w:color="auto"/>
        <w:left w:val="none" w:sz="0" w:space="0" w:color="auto"/>
        <w:bottom w:val="none" w:sz="0" w:space="0" w:color="auto"/>
        <w:right w:val="none" w:sz="0" w:space="0" w:color="auto"/>
      </w:divBdr>
    </w:div>
    <w:div w:id="365298759">
      <w:marLeft w:val="0"/>
      <w:marRight w:val="0"/>
      <w:marTop w:val="0"/>
      <w:marBottom w:val="0"/>
      <w:divBdr>
        <w:top w:val="none" w:sz="0" w:space="0" w:color="auto"/>
        <w:left w:val="none" w:sz="0" w:space="0" w:color="auto"/>
        <w:bottom w:val="none" w:sz="0" w:space="0" w:color="auto"/>
        <w:right w:val="none" w:sz="0" w:space="0" w:color="auto"/>
      </w:divBdr>
    </w:div>
    <w:div w:id="365298760">
      <w:marLeft w:val="0"/>
      <w:marRight w:val="0"/>
      <w:marTop w:val="0"/>
      <w:marBottom w:val="0"/>
      <w:divBdr>
        <w:top w:val="none" w:sz="0" w:space="0" w:color="auto"/>
        <w:left w:val="none" w:sz="0" w:space="0" w:color="auto"/>
        <w:bottom w:val="none" w:sz="0" w:space="0" w:color="auto"/>
        <w:right w:val="none" w:sz="0" w:space="0" w:color="auto"/>
      </w:divBdr>
    </w:div>
    <w:div w:id="365298761">
      <w:marLeft w:val="0"/>
      <w:marRight w:val="0"/>
      <w:marTop w:val="0"/>
      <w:marBottom w:val="0"/>
      <w:divBdr>
        <w:top w:val="none" w:sz="0" w:space="0" w:color="auto"/>
        <w:left w:val="none" w:sz="0" w:space="0" w:color="auto"/>
        <w:bottom w:val="none" w:sz="0" w:space="0" w:color="auto"/>
        <w:right w:val="none" w:sz="0" w:space="0" w:color="auto"/>
      </w:divBdr>
    </w:div>
    <w:div w:id="365298763">
      <w:marLeft w:val="0"/>
      <w:marRight w:val="0"/>
      <w:marTop w:val="0"/>
      <w:marBottom w:val="0"/>
      <w:divBdr>
        <w:top w:val="none" w:sz="0" w:space="0" w:color="auto"/>
        <w:left w:val="none" w:sz="0" w:space="0" w:color="auto"/>
        <w:bottom w:val="none" w:sz="0" w:space="0" w:color="auto"/>
        <w:right w:val="none" w:sz="0" w:space="0" w:color="auto"/>
      </w:divBdr>
    </w:div>
    <w:div w:id="365298764">
      <w:marLeft w:val="0"/>
      <w:marRight w:val="0"/>
      <w:marTop w:val="0"/>
      <w:marBottom w:val="0"/>
      <w:divBdr>
        <w:top w:val="none" w:sz="0" w:space="0" w:color="auto"/>
        <w:left w:val="none" w:sz="0" w:space="0" w:color="auto"/>
        <w:bottom w:val="none" w:sz="0" w:space="0" w:color="auto"/>
        <w:right w:val="none" w:sz="0" w:space="0" w:color="auto"/>
      </w:divBdr>
    </w:div>
    <w:div w:id="365298765">
      <w:marLeft w:val="0"/>
      <w:marRight w:val="0"/>
      <w:marTop w:val="0"/>
      <w:marBottom w:val="0"/>
      <w:divBdr>
        <w:top w:val="none" w:sz="0" w:space="0" w:color="auto"/>
        <w:left w:val="none" w:sz="0" w:space="0" w:color="auto"/>
        <w:bottom w:val="none" w:sz="0" w:space="0" w:color="auto"/>
        <w:right w:val="none" w:sz="0" w:space="0" w:color="auto"/>
      </w:divBdr>
    </w:div>
    <w:div w:id="365298766">
      <w:marLeft w:val="0"/>
      <w:marRight w:val="0"/>
      <w:marTop w:val="0"/>
      <w:marBottom w:val="0"/>
      <w:divBdr>
        <w:top w:val="none" w:sz="0" w:space="0" w:color="auto"/>
        <w:left w:val="none" w:sz="0" w:space="0" w:color="auto"/>
        <w:bottom w:val="none" w:sz="0" w:space="0" w:color="auto"/>
        <w:right w:val="none" w:sz="0" w:space="0" w:color="auto"/>
      </w:divBdr>
    </w:div>
    <w:div w:id="365298767">
      <w:marLeft w:val="0"/>
      <w:marRight w:val="0"/>
      <w:marTop w:val="0"/>
      <w:marBottom w:val="0"/>
      <w:divBdr>
        <w:top w:val="none" w:sz="0" w:space="0" w:color="auto"/>
        <w:left w:val="none" w:sz="0" w:space="0" w:color="auto"/>
        <w:bottom w:val="none" w:sz="0" w:space="0" w:color="auto"/>
        <w:right w:val="none" w:sz="0" w:space="0" w:color="auto"/>
      </w:divBdr>
    </w:div>
    <w:div w:id="365298768">
      <w:marLeft w:val="0"/>
      <w:marRight w:val="0"/>
      <w:marTop w:val="0"/>
      <w:marBottom w:val="0"/>
      <w:divBdr>
        <w:top w:val="none" w:sz="0" w:space="0" w:color="auto"/>
        <w:left w:val="none" w:sz="0" w:space="0" w:color="auto"/>
        <w:bottom w:val="none" w:sz="0" w:space="0" w:color="auto"/>
        <w:right w:val="none" w:sz="0" w:space="0" w:color="auto"/>
      </w:divBdr>
    </w:div>
    <w:div w:id="365298769">
      <w:marLeft w:val="0"/>
      <w:marRight w:val="0"/>
      <w:marTop w:val="0"/>
      <w:marBottom w:val="0"/>
      <w:divBdr>
        <w:top w:val="none" w:sz="0" w:space="0" w:color="auto"/>
        <w:left w:val="none" w:sz="0" w:space="0" w:color="auto"/>
        <w:bottom w:val="none" w:sz="0" w:space="0" w:color="auto"/>
        <w:right w:val="none" w:sz="0" w:space="0" w:color="auto"/>
      </w:divBdr>
    </w:div>
    <w:div w:id="365298770">
      <w:marLeft w:val="0"/>
      <w:marRight w:val="0"/>
      <w:marTop w:val="0"/>
      <w:marBottom w:val="0"/>
      <w:divBdr>
        <w:top w:val="none" w:sz="0" w:space="0" w:color="auto"/>
        <w:left w:val="none" w:sz="0" w:space="0" w:color="auto"/>
        <w:bottom w:val="none" w:sz="0" w:space="0" w:color="auto"/>
        <w:right w:val="none" w:sz="0" w:space="0" w:color="auto"/>
      </w:divBdr>
    </w:div>
    <w:div w:id="365298771">
      <w:marLeft w:val="0"/>
      <w:marRight w:val="0"/>
      <w:marTop w:val="0"/>
      <w:marBottom w:val="0"/>
      <w:divBdr>
        <w:top w:val="none" w:sz="0" w:space="0" w:color="auto"/>
        <w:left w:val="none" w:sz="0" w:space="0" w:color="auto"/>
        <w:bottom w:val="none" w:sz="0" w:space="0" w:color="auto"/>
        <w:right w:val="none" w:sz="0" w:space="0" w:color="auto"/>
      </w:divBdr>
    </w:div>
    <w:div w:id="365298772">
      <w:marLeft w:val="0"/>
      <w:marRight w:val="0"/>
      <w:marTop w:val="0"/>
      <w:marBottom w:val="0"/>
      <w:divBdr>
        <w:top w:val="none" w:sz="0" w:space="0" w:color="auto"/>
        <w:left w:val="none" w:sz="0" w:space="0" w:color="auto"/>
        <w:bottom w:val="none" w:sz="0" w:space="0" w:color="auto"/>
        <w:right w:val="none" w:sz="0" w:space="0" w:color="auto"/>
      </w:divBdr>
    </w:div>
    <w:div w:id="365298773">
      <w:marLeft w:val="0"/>
      <w:marRight w:val="0"/>
      <w:marTop w:val="0"/>
      <w:marBottom w:val="0"/>
      <w:divBdr>
        <w:top w:val="none" w:sz="0" w:space="0" w:color="auto"/>
        <w:left w:val="none" w:sz="0" w:space="0" w:color="auto"/>
        <w:bottom w:val="none" w:sz="0" w:space="0" w:color="auto"/>
        <w:right w:val="none" w:sz="0" w:space="0" w:color="auto"/>
      </w:divBdr>
    </w:div>
    <w:div w:id="365298774">
      <w:marLeft w:val="0"/>
      <w:marRight w:val="0"/>
      <w:marTop w:val="0"/>
      <w:marBottom w:val="0"/>
      <w:divBdr>
        <w:top w:val="none" w:sz="0" w:space="0" w:color="auto"/>
        <w:left w:val="none" w:sz="0" w:space="0" w:color="auto"/>
        <w:bottom w:val="none" w:sz="0" w:space="0" w:color="auto"/>
        <w:right w:val="none" w:sz="0" w:space="0" w:color="auto"/>
      </w:divBdr>
    </w:div>
    <w:div w:id="365298775">
      <w:marLeft w:val="0"/>
      <w:marRight w:val="0"/>
      <w:marTop w:val="0"/>
      <w:marBottom w:val="0"/>
      <w:divBdr>
        <w:top w:val="none" w:sz="0" w:space="0" w:color="auto"/>
        <w:left w:val="none" w:sz="0" w:space="0" w:color="auto"/>
        <w:bottom w:val="none" w:sz="0" w:space="0" w:color="auto"/>
        <w:right w:val="none" w:sz="0" w:space="0" w:color="auto"/>
      </w:divBdr>
    </w:div>
    <w:div w:id="365298776">
      <w:marLeft w:val="0"/>
      <w:marRight w:val="0"/>
      <w:marTop w:val="0"/>
      <w:marBottom w:val="0"/>
      <w:divBdr>
        <w:top w:val="none" w:sz="0" w:space="0" w:color="auto"/>
        <w:left w:val="none" w:sz="0" w:space="0" w:color="auto"/>
        <w:bottom w:val="none" w:sz="0" w:space="0" w:color="auto"/>
        <w:right w:val="none" w:sz="0" w:space="0" w:color="auto"/>
      </w:divBdr>
    </w:div>
    <w:div w:id="365298777">
      <w:marLeft w:val="0"/>
      <w:marRight w:val="0"/>
      <w:marTop w:val="0"/>
      <w:marBottom w:val="0"/>
      <w:divBdr>
        <w:top w:val="none" w:sz="0" w:space="0" w:color="auto"/>
        <w:left w:val="none" w:sz="0" w:space="0" w:color="auto"/>
        <w:bottom w:val="none" w:sz="0" w:space="0" w:color="auto"/>
        <w:right w:val="none" w:sz="0" w:space="0" w:color="auto"/>
      </w:divBdr>
    </w:div>
    <w:div w:id="365298778">
      <w:marLeft w:val="0"/>
      <w:marRight w:val="0"/>
      <w:marTop w:val="0"/>
      <w:marBottom w:val="0"/>
      <w:divBdr>
        <w:top w:val="none" w:sz="0" w:space="0" w:color="auto"/>
        <w:left w:val="none" w:sz="0" w:space="0" w:color="auto"/>
        <w:bottom w:val="none" w:sz="0" w:space="0" w:color="auto"/>
        <w:right w:val="none" w:sz="0" w:space="0" w:color="auto"/>
      </w:divBdr>
    </w:div>
    <w:div w:id="365298779">
      <w:marLeft w:val="0"/>
      <w:marRight w:val="0"/>
      <w:marTop w:val="0"/>
      <w:marBottom w:val="0"/>
      <w:divBdr>
        <w:top w:val="none" w:sz="0" w:space="0" w:color="auto"/>
        <w:left w:val="none" w:sz="0" w:space="0" w:color="auto"/>
        <w:bottom w:val="none" w:sz="0" w:space="0" w:color="auto"/>
        <w:right w:val="none" w:sz="0" w:space="0" w:color="auto"/>
      </w:divBdr>
    </w:div>
    <w:div w:id="365298780">
      <w:marLeft w:val="0"/>
      <w:marRight w:val="0"/>
      <w:marTop w:val="0"/>
      <w:marBottom w:val="0"/>
      <w:divBdr>
        <w:top w:val="none" w:sz="0" w:space="0" w:color="auto"/>
        <w:left w:val="none" w:sz="0" w:space="0" w:color="auto"/>
        <w:bottom w:val="none" w:sz="0" w:space="0" w:color="auto"/>
        <w:right w:val="none" w:sz="0" w:space="0" w:color="auto"/>
      </w:divBdr>
    </w:div>
    <w:div w:id="365298781">
      <w:marLeft w:val="0"/>
      <w:marRight w:val="0"/>
      <w:marTop w:val="0"/>
      <w:marBottom w:val="0"/>
      <w:divBdr>
        <w:top w:val="none" w:sz="0" w:space="0" w:color="auto"/>
        <w:left w:val="none" w:sz="0" w:space="0" w:color="auto"/>
        <w:bottom w:val="none" w:sz="0" w:space="0" w:color="auto"/>
        <w:right w:val="none" w:sz="0" w:space="0" w:color="auto"/>
      </w:divBdr>
    </w:div>
    <w:div w:id="365298782">
      <w:marLeft w:val="0"/>
      <w:marRight w:val="0"/>
      <w:marTop w:val="0"/>
      <w:marBottom w:val="0"/>
      <w:divBdr>
        <w:top w:val="none" w:sz="0" w:space="0" w:color="auto"/>
        <w:left w:val="none" w:sz="0" w:space="0" w:color="auto"/>
        <w:bottom w:val="none" w:sz="0" w:space="0" w:color="auto"/>
        <w:right w:val="none" w:sz="0" w:space="0" w:color="auto"/>
      </w:divBdr>
    </w:div>
    <w:div w:id="365298783">
      <w:marLeft w:val="0"/>
      <w:marRight w:val="0"/>
      <w:marTop w:val="0"/>
      <w:marBottom w:val="0"/>
      <w:divBdr>
        <w:top w:val="none" w:sz="0" w:space="0" w:color="auto"/>
        <w:left w:val="none" w:sz="0" w:space="0" w:color="auto"/>
        <w:bottom w:val="none" w:sz="0" w:space="0" w:color="auto"/>
        <w:right w:val="none" w:sz="0" w:space="0" w:color="auto"/>
      </w:divBdr>
    </w:div>
    <w:div w:id="365298784">
      <w:marLeft w:val="0"/>
      <w:marRight w:val="0"/>
      <w:marTop w:val="0"/>
      <w:marBottom w:val="0"/>
      <w:divBdr>
        <w:top w:val="none" w:sz="0" w:space="0" w:color="auto"/>
        <w:left w:val="none" w:sz="0" w:space="0" w:color="auto"/>
        <w:bottom w:val="none" w:sz="0" w:space="0" w:color="auto"/>
        <w:right w:val="none" w:sz="0" w:space="0" w:color="auto"/>
      </w:divBdr>
    </w:div>
    <w:div w:id="365298785">
      <w:marLeft w:val="0"/>
      <w:marRight w:val="0"/>
      <w:marTop w:val="0"/>
      <w:marBottom w:val="0"/>
      <w:divBdr>
        <w:top w:val="none" w:sz="0" w:space="0" w:color="auto"/>
        <w:left w:val="none" w:sz="0" w:space="0" w:color="auto"/>
        <w:bottom w:val="none" w:sz="0" w:space="0" w:color="auto"/>
        <w:right w:val="none" w:sz="0" w:space="0" w:color="auto"/>
      </w:divBdr>
    </w:div>
    <w:div w:id="365298786">
      <w:marLeft w:val="0"/>
      <w:marRight w:val="0"/>
      <w:marTop w:val="0"/>
      <w:marBottom w:val="0"/>
      <w:divBdr>
        <w:top w:val="none" w:sz="0" w:space="0" w:color="auto"/>
        <w:left w:val="none" w:sz="0" w:space="0" w:color="auto"/>
        <w:bottom w:val="none" w:sz="0" w:space="0" w:color="auto"/>
        <w:right w:val="none" w:sz="0" w:space="0" w:color="auto"/>
      </w:divBdr>
    </w:div>
    <w:div w:id="365298787">
      <w:marLeft w:val="0"/>
      <w:marRight w:val="0"/>
      <w:marTop w:val="0"/>
      <w:marBottom w:val="0"/>
      <w:divBdr>
        <w:top w:val="none" w:sz="0" w:space="0" w:color="auto"/>
        <w:left w:val="none" w:sz="0" w:space="0" w:color="auto"/>
        <w:bottom w:val="none" w:sz="0" w:space="0" w:color="auto"/>
        <w:right w:val="none" w:sz="0" w:space="0" w:color="auto"/>
      </w:divBdr>
    </w:div>
    <w:div w:id="365298788">
      <w:marLeft w:val="0"/>
      <w:marRight w:val="0"/>
      <w:marTop w:val="0"/>
      <w:marBottom w:val="0"/>
      <w:divBdr>
        <w:top w:val="none" w:sz="0" w:space="0" w:color="auto"/>
        <w:left w:val="none" w:sz="0" w:space="0" w:color="auto"/>
        <w:bottom w:val="none" w:sz="0" w:space="0" w:color="auto"/>
        <w:right w:val="none" w:sz="0" w:space="0" w:color="auto"/>
      </w:divBdr>
    </w:div>
    <w:div w:id="365298789">
      <w:marLeft w:val="0"/>
      <w:marRight w:val="0"/>
      <w:marTop w:val="0"/>
      <w:marBottom w:val="0"/>
      <w:divBdr>
        <w:top w:val="none" w:sz="0" w:space="0" w:color="auto"/>
        <w:left w:val="none" w:sz="0" w:space="0" w:color="auto"/>
        <w:bottom w:val="none" w:sz="0" w:space="0" w:color="auto"/>
        <w:right w:val="none" w:sz="0" w:space="0" w:color="auto"/>
      </w:divBdr>
    </w:div>
    <w:div w:id="365298791">
      <w:marLeft w:val="0"/>
      <w:marRight w:val="0"/>
      <w:marTop w:val="0"/>
      <w:marBottom w:val="0"/>
      <w:divBdr>
        <w:top w:val="none" w:sz="0" w:space="0" w:color="auto"/>
        <w:left w:val="none" w:sz="0" w:space="0" w:color="auto"/>
        <w:bottom w:val="none" w:sz="0" w:space="0" w:color="auto"/>
        <w:right w:val="none" w:sz="0" w:space="0" w:color="auto"/>
      </w:divBdr>
    </w:div>
    <w:div w:id="365298792">
      <w:marLeft w:val="0"/>
      <w:marRight w:val="0"/>
      <w:marTop w:val="0"/>
      <w:marBottom w:val="0"/>
      <w:divBdr>
        <w:top w:val="none" w:sz="0" w:space="0" w:color="auto"/>
        <w:left w:val="none" w:sz="0" w:space="0" w:color="auto"/>
        <w:bottom w:val="none" w:sz="0" w:space="0" w:color="auto"/>
        <w:right w:val="none" w:sz="0" w:space="0" w:color="auto"/>
      </w:divBdr>
    </w:div>
    <w:div w:id="365298793">
      <w:marLeft w:val="0"/>
      <w:marRight w:val="0"/>
      <w:marTop w:val="0"/>
      <w:marBottom w:val="0"/>
      <w:divBdr>
        <w:top w:val="none" w:sz="0" w:space="0" w:color="auto"/>
        <w:left w:val="none" w:sz="0" w:space="0" w:color="auto"/>
        <w:bottom w:val="none" w:sz="0" w:space="0" w:color="auto"/>
        <w:right w:val="none" w:sz="0" w:space="0" w:color="auto"/>
      </w:divBdr>
    </w:div>
    <w:div w:id="365298794">
      <w:marLeft w:val="0"/>
      <w:marRight w:val="0"/>
      <w:marTop w:val="0"/>
      <w:marBottom w:val="0"/>
      <w:divBdr>
        <w:top w:val="none" w:sz="0" w:space="0" w:color="auto"/>
        <w:left w:val="none" w:sz="0" w:space="0" w:color="auto"/>
        <w:bottom w:val="none" w:sz="0" w:space="0" w:color="auto"/>
        <w:right w:val="none" w:sz="0" w:space="0" w:color="auto"/>
      </w:divBdr>
    </w:div>
    <w:div w:id="365298795">
      <w:marLeft w:val="0"/>
      <w:marRight w:val="0"/>
      <w:marTop w:val="0"/>
      <w:marBottom w:val="0"/>
      <w:divBdr>
        <w:top w:val="none" w:sz="0" w:space="0" w:color="auto"/>
        <w:left w:val="none" w:sz="0" w:space="0" w:color="auto"/>
        <w:bottom w:val="none" w:sz="0" w:space="0" w:color="auto"/>
        <w:right w:val="none" w:sz="0" w:space="0" w:color="auto"/>
      </w:divBdr>
    </w:div>
    <w:div w:id="365298796">
      <w:marLeft w:val="0"/>
      <w:marRight w:val="0"/>
      <w:marTop w:val="0"/>
      <w:marBottom w:val="0"/>
      <w:divBdr>
        <w:top w:val="none" w:sz="0" w:space="0" w:color="auto"/>
        <w:left w:val="none" w:sz="0" w:space="0" w:color="auto"/>
        <w:bottom w:val="none" w:sz="0" w:space="0" w:color="auto"/>
        <w:right w:val="none" w:sz="0" w:space="0" w:color="auto"/>
      </w:divBdr>
    </w:div>
    <w:div w:id="365298797">
      <w:marLeft w:val="0"/>
      <w:marRight w:val="0"/>
      <w:marTop w:val="0"/>
      <w:marBottom w:val="0"/>
      <w:divBdr>
        <w:top w:val="none" w:sz="0" w:space="0" w:color="auto"/>
        <w:left w:val="none" w:sz="0" w:space="0" w:color="auto"/>
        <w:bottom w:val="none" w:sz="0" w:space="0" w:color="auto"/>
        <w:right w:val="none" w:sz="0" w:space="0" w:color="auto"/>
      </w:divBdr>
    </w:div>
    <w:div w:id="365298799">
      <w:marLeft w:val="0"/>
      <w:marRight w:val="0"/>
      <w:marTop w:val="0"/>
      <w:marBottom w:val="0"/>
      <w:divBdr>
        <w:top w:val="none" w:sz="0" w:space="0" w:color="auto"/>
        <w:left w:val="none" w:sz="0" w:space="0" w:color="auto"/>
        <w:bottom w:val="none" w:sz="0" w:space="0" w:color="auto"/>
        <w:right w:val="none" w:sz="0" w:space="0" w:color="auto"/>
      </w:divBdr>
    </w:div>
    <w:div w:id="365298801">
      <w:marLeft w:val="0"/>
      <w:marRight w:val="0"/>
      <w:marTop w:val="0"/>
      <w:marBottom w:val="0"/>
      <w:divBdr>
        <w:top w:val="none" w:sz="0" w:space="0" w:color="auto"/>
        <w:left w:val="none" w:sz="0" w:space="0" w:color="auto"/>
        <w:bottom w:val="none" w:sz="0" w:space="0" w:color="auto"/>
        <w:right w:val="none" w:sz="0" w:space="0" w:color="auto"/>
      </w:divBdr>
    </w:div>
    <w:div w:id="365298802">
      <w:marLeft w:val="0"/>
      <w:marRight w:val="0"/>
      <w:marTop w:val="0"/>
      <w:marBottom w:val="0"/>
      <w:divBdr>
        <w:top w:val="none" w:sz="0" w:space="0" w:color="auto"/>
        <w:left w:val="none" w:sz="0" w:space="0" w:color="auto"/>
        <w:bottom w:val="none" w:sz="0" w:space="0" w:color="auto"/>
        <w:right w:val="none" w:sz="0" w:space="0" w:color="auto"/>
      </w:divBdr>
    </w:div>
    <w:div w:id="365298803">
      <w:marLeft w:val="0"/>
      <w:marRight w:val="0"/>
      <w:marTop w:val="0"/>
      <w:marBottom w:val="0"/>
      <w:divBdr>
        <w:top w:val="none" w:sz="0" w:space="0" w:color="auto"/>
        <w:left w:val="none" w:sz="0" w:space="0" w:color="auto"/>
        <w:bottom w:val="none" w:sz="0" w:space="0" w:color="auto"/>
        <w:right w:val="none" w:sz="0" w:space="0" w:color="auto"/>
      </w:divBdr>
    </w:div>
    <w:div w:id="365298804">
      <w:marLeft w:val="0"/>
      <w:marRight w:val="0"/>
      <w:marTop w:val="0"/>
      <w:marBottom w:val="0"/>
      <w:divBdr>
        <w:top w:val="none" w:sz="0" w:space="0" w:color="auto"/>
        <w:left w:val="none" w:sz="0" w:space="0" w:color="auto"/>
        <w:bottom w:val="none" w:sz="0" w:space="0" w:color="auto"/>
        <w:right w:val="none" w:sz="0" w:space="0" w:color="auto"/>
      </w:divBdr>
    </w:div>
    <w:div w:id="365298805">
      <w:marLeft w:val="0"/>
      <w:marRight w:val="0"/>
      <w:marTop w:val="0"/>
      <w:marBottom w:val="0"/>
      <w:divBdr>
        <w:top w:val="none" w:sz="0" w:space="0" w:color="auto"/>
        <w:left w:val="none" w:sz="0" w:space="0" w:color="auto"/>
        <w:bottom w:val="none" w:sz="0" w:space="0" w:color="auto"/>
        <w:right w:val="none" w:sz="0" w:space="0" w:color="auto"/>
      </w:divBdr>
    </w:div>
    <w:div w:id="365298806">
      <w:marLeft w:val="0"/>
      <w:marRight w:val="0"/>
      <w:marTop w:val="0"/>
      <w:marBottom w:val="0"/>
      <w:divBdr>
        <w:top w:val="none" w:sz="0" w:space="0" w:color="auto"/>
        <w:left w:val="none" w:sz="0" w:space="0" w:color="auto"/>
        <w:bottom w:val="none" w:sz="0" w:space="0" w:color="auto"/>
        <w:right w:val="none" w:sz="0" w:space="0" w:color="auto"/>
      </w:divBdr>
    </w:div>
    <w:div w:id="365298807">
      <w:marLeft w:val="0"/>
      <w:marRight w:val="0"/>
      <w:marTop w:val="0"/>
      <w:marBottom w:val="0"/>
      <w:divBdr>
        <w:top w:val="none" w:sz="0" w:space="0" w:color="auto"/>
        <w:left w:val="none" w:sz="0" w:space="0" w:color="auto"/>
        <w:bottom w:val="none" w:sz="0" w:space="0" w:color="auto"/>
        <w:right w:val="none" w:sz="0" w:space="0" w:color="auto"/>
      </w:divBdr>
    </w:div>
    <w:div w:id="365298808">
      <w:marLeft w:val="0"/>
      <w:marRight w:val="0"/>
      <w:marTop w:val="0"/>
      <w:marBottom w:val="0"/>
      <w:divBdr>
        <w:top w:val="none" w:sz="0" w:space="0" w:color="auto"/>
        <w:left w:val="none" w:sz="0" w:space="0" w:color="auto"/>
        <w:bottom w:val="none" w:sz="0" w:space="0" w:color="auto"/>
        <w:right w:val="none" w:sz="0" w:space="0" w:color="auto"/>
      </w:divBdr>
    </w:div>
    <w:div w:id="365298809">
      <w:marLeft w:val="0"/>
      <w:marRight w:val="0"/>
      <w:marTop w:val="0"/>
      <w:marBottom w:val="0"/>
      <w:divBdr>
        <w:top w:val="none" w:sz="0" w:space="0" w:color="auto"/>
        <w:left w:val="none" w:sz="0" w:space="0" w:color="auto"/>
        <w:bottom w:val="none" w:sz="0" w:space="0" w:color="auto"/>
        <w:right w:val="none" w:sz="0" w:space="0" w:color="auto"/>
      </w:divBdr>
    </w:div>
    <w:div w:id="365298811">
      <w:marLeft w:val="0"/>
      <w:marRight w:val="0"/>
      <w:marTop w:val="0"/>
      <w:marBottom w:val="0"/>
      <w:divBdr>
        <w:top w:val="none" w:sz="0" w:space="0" w:color="auto"/>
        <w:left w:val="none" w:sz="0" w:space="0" w:color="auto"/>
        <w:bottom w:val="none" w:sz="0" w:space="0" w:color="auto"/>
        <w:right w:val="none" w:sz="0" w:space="0" w:color="auto"/>
      </w:divBdr>
    </w:div>
    <w:div w:id="365298812">
      <w:marLeft w:val="0"/>
      <w:marRight w:val="0"/>
      <w:marTop w:val="0"/>
      <w:marBottom w:val="0"/>
      <w:divBdr>
        <w:top w:val="none" w:sz="0" w:space="0" w:color="auto"/>
        <w:left w:val="none" w:sz="0" w:space="0" w:color="auto"/>
        <w:bottom w:val="none" w:sz="0" w:space="0" w:color="auto"/>
        <w:right w:val="none" w:sz="0" w:space="0" w:color="auto"/>
      </w:divBdr>
    </w:div>
    <w:div w:id="365298813">
      <w:marLeft w:val="0"/>
      <w:marRight w:val="0"/>
      <w:marTop w:val="0"/>
      <w:marBottom w:val="0"/>
      <w:divBdr>
        <w:top w:val="none" w:sz="0" w:space="0" w:color="auto"/>
        <w:left w:val="none" w:sz="0" w:space="0" w:color="auto"/>
        <w:bottom w:val="none" w:sz="0" w:space="0" w:color="auto"/>
        <w:right w:val="none" w:sz="0" w:space="0" w:color="auto"/>
      </w:divBdr>
    </w:div>
    <w:div w:id="365298814">
      <w:marLeft w:val="0"/>
      <w:marRight w:val="0"/>
      <w:marTop w:val="0"/>
      <w:marBottom w:val="0"/>
      <w:divBdr>
        <w:top w:val="none" w:sz="0" w:space="0" w:color="auto"/>
        <w:left w:val="none" w:sz="0" w:space="0" w:color="auto"/>
        <w:bottom w:val="none" w:sz="0" w:space="0" w:color="auto"/>
        <w:right w:val="none" w:sz="0" w:space="0" w:color="auto"/>
      </w:divBdr>
    </w:div>
    <w:div w:id="365298815">
      <w:marLeft w:val="0"/>
      <w:marRight w:val="0"/>
      <w:marTop w:val="0"/>
      <w:marBottom w:val="0"/>
      <w:divBdr>
        <w:top w:val="none" w:sz="0" w:space="0" w:color="auto"/>
        <w:left w:val="none" w:sz="0" w:space="0" w:color="auto"/>
        <w:bottom w:val="none" w:sz="0" w:space="0" w:color="auto"/>
        <w:right w:val="none" w:sz="0" w:space="0" w:color="auto"/>
      </w:divBdr>
    </w:div>
    <w:div w:id="365298816">
      <w:marLeft w:val="0"/>
      <w:marRight w:val="0"/>
      <w:marTop w:val="0"/>
      <w:marBottom w:val="0"/>
      <w:divBdr>
        <w:top w:val="none" w:sz="0" w:space="0" w:color="auto"/>
        <w:left w:val="none" w:sz="0" w:space="0" w:color="auto"/>
        <w:bottom w:val="none" w:sz="0" w:space="0" w:color="auto"/>
        <w:right w:val="none" w:sz="0" w:space="0" w:color="auto"/>
      </w:divBdr>
    </w:div>
    <w:div w:id="365298817">
      <w:marLeft w:val="0"/>
      <w:marRight w:val="0"/>
      <w:marTop w:val="0"/>
      <w:marBottom w:val="0"/>
      <w:divBdr>
        <w:top w:val="none" w:sz="0" w:space="0" w:color="auto"/>
        <w:left w:val="none" w:sz="0" w:space="0" w:color="auto"/>
        <w:bottom w:val="none" w:sz="0" w:space="0" w:color="auto"/>
        <w:right w:val="none" w:sz="0" w:space="0" w:color="auto"/>
      </w:divBdr>
    </w:div>
    <w:div w:id="365298818">
      <w:marLeft w:val="0"/>
      <w:marRight w:val="0"/>
      <w:marTop w:val="0"/>
      <w:marBottom w:val="0"/>
      <w:divBdr>
        <w:top w:val="none" w:sz="0" w:space="0" w:color="auto"/>
        <w:left w:val="none" w:sz="0" w:space="0" w:color="auto"/>
        <w:bottom w:val="none" w:sz="0" w:space="0" w:color="auto"/>
        <w:right w:val="none" w:sz="0" w:space="0" w:color="auto"/>
      </w:divBdr>
    </w:div>
    <w:div w:id="365298819">
      <w:marLeft w:val="0"/>
      <w:marRight w:val="0"/>
      <w:marTop w:val="0"/>
      <w:marBottom w:val="0"/>
      <w:divBdr>
        <w:top w:val="none" w:sz="0" w:space="0" w:color="auto"/>
        <w:left w:val="none" w:sz="0" w:space="0" w:color="auto"/>
        <w:bottom w:val="none" w:sz="0" w:space="0" w:color="auto"/>
        <w:right w:val="none" w:sz="0" w:space="0" w:color="auto"/>
      </w:divBdr>
    </w:div>
    <w:div w:id="365298821">
      <w:marLeft w:val="0"/>
      <w:marRight w:val="0"/>
      <w:marTop w:val="0"/>
      <w:marBottom w:val="0"/>
      <w:divBdr>
        <w:top w:val="none" w:sz="0" w:space="0" w:color="auto"/>
        <w:left w:val="none" w:sz="0" w:space="0" w:color="auto"/>
        <w:bottom w:val="none" w:sz="0" w:space="0" w:color="auto"/>
        <w:right w:val="none" w:sz="0" w:space="0" w:color="auto"/>
      </w:divBdr>
    </w:div>
    <w:div w:id="365298822">
      <w:marLeft w:val="0"/>
      <w:marRight w:val="0"/>
      <w:marTop w:val="0"/>
      <w:marBottom w:val="0"/>
      <w:divBdr>
        <w:top w:val="none" w:sz="0" w:space="0" w:color="auto"/>
        <w:left w:val="none" w:sz="0" w:space="0" w:color="auto"/>
        <w:bottom w:val="none" w:sz="0" w:space="0" w:color="auto"/>
        <w:right w:val="none" w:sz="0" w:space="0" w:color="auto"/>
      </w:divBdr>
    </w:div>
    <w:div w:id="365298823">
      <w:marLeft w:val="0"/>
      <w:marRight w:val="0"/>
      <w:marTop w:val="0"/>
      <w:marBottom w:val="0"/>
      <w:divBdr>
        <w:top w:val="none" w:sz="0" w:space="0" w:color="auto"/>
        <w:left w:val="none" w:sz="0" w:space="0" w:color="auto"/>
        <w:bottom w:val="none" w:sz="0" w:space="0" w:color="auto"/>
        <w:right w:val="none" w:sz="0" w:space="0" w:color="auto"/>
      </w:divBdr>
    </w:div>
    <w:div w:id="365298824">
      <w:marLeft w:val="0"/>
      <w:marRight w:val="0"/>
      <w:marTop w:val="0"/>
      <w:marBottom w:val="0"/>
      <w:divBdr>
        <w:top w:val="none" w:sz="0" w:space="0" w:color="auto"/>
        <w:left w:val="none" w:sz="0" w:space="0" w:color="auto"/>
        <w:bottom w:val="none" w:sz="0" w:space="0" w:color="auto"/>
        <w:right w:val="none" w:sz="0" w:space="0" w:color="auto"/>
      </w:divBdr>
    </w:div>
    <w:div w:id="365298826">
      <w:marLeft w:val="0"/>
      <w:marRight w:val="0"/>
      <w:marTop w:val="0"/>
      <w:marBottom w:val="0"/>
      <w:divBdr>
        <w:top w:val="none" w:sz="0" w:space="0" w:color="auto"/>
        <w:left w:val="none" w:sz="0" w:space="0" w:color="auto"/>
        <w:bottom w:val="none" w:sz="0" w:space="0" w:color="auto"/>
        <w:right w:val="none" w:sz="0" w:space="0" w:color="auto"/>
      </w:divBdr>
    </w:div>
    <w:div w:id="365298827">
      <w:marLeft w:val="0"/>
      <w:marRight w:val="0"/>
      <w:marTop w:val="0"/>
      <w:marBottom w:val="0"/>
      <w:divBdr>
        <w:top w:val="none" w:sz="0" w:space="0" w:color="auto"/>
        <w:left w:val="none" w:sz="0" w:space="0" w:color="auto"/>
        <w:bottom w:val="none" w:sz="0" w:space="0" w:color="auto"/>
        <w:right w:val="none" w:sz="0" w:space="0" w:color="auto"/>
      </w:divBdr>
    </w:div>
    <w:div w:id="365298828">
      <w:marLeft w:val="0"/>
      <w:marRight w:val="0"/>
      <w:marTop w:val="0"/>
      <w:marBottom w:val="0"/>
      <w:divBdr>
        <w:top w:val="none" w:sz="0" w:space="0" w:color="auto"/>
        <w:left w:val="none" w:sz="0" w:space="0" w:color="auto"/>
        <w:bottom w:val="none" w:sz="0" w:space="0" w:color="auto"/>
        <w:right w:val="none" w:sz="0" w:space="0" w:color="auto"/>
      </w:divBdr>
    </w:div>
    <w:div w:id="365298829">
      <w:marLeft w:val="0"/>
      <w:marRight w:val="0"/>
      <w:marTop w:val="0"/>
      <w:marBottom w:val="0"/>
      <w:divBdr>
        <w:top w:val="none" w:sz="0" w:space="0" w:color="auto"/>
        <w:left w:val="none" w:sz="0" w:space="0" w:color="auto"/>
        <w:bottom w:val="none" w:sz="0" w:space="0" w:color="auto"/>
        <w:right w:val="none" w:sz="0" w:space="0" w:color="auto"/>
      </w:divBdr>
    </w:div>
    <w:div w:id="365298830">
      <w:marLeft w:val="0"/>
      <w:marRight w:val="0"/>
      <w:marTop w:val="0"/>
      <w:marBottom w:val="0"/>
      <w:divBdr>
        <w:top w:val="none" w:sz="0" w:space="0" w:color="auto"/>
        <w:left w:val="none" w:sz="0" w:space="0" w:color="auto"/>
        <w:bottom w:val="none" w:sz="0" w:space="0" w:color="auto"/>
        <w:right w:val="none" w:sz="0" w:space="0" w:color="auto"/>
      </w:divBdr>
    </w:div>
    <w:div w:id="365298831">
      <w:marLeft w:val="0"/>
      <w:marRight w:val="0"/>
      <w:marTop w:val="0"/>
      <w:marBottom w:val="0"/>
      <w:divBdr>
        <w:top w:val="none" w:sz="0" w:space="0" w:color="auto"/>
        <w:left w:val="none" w:sz="0" w:space="0" w:color="auto"/>
        <w:bottom w:val="none" w:sz="0" w:space="0" w:color="auto"/>
        <w:right w:val="none" w:sz="0" w:space="0" w:color="auto"/>
      </w:divBdr>
      <w:divsChild>
        <w:div w:id="365299001">
          <w:marLeft w:val="0"/>
          <w:marRight w:val="0"/>
          <w:marTop w:val="0"/>
          <w:marBottom w:val="0"/>
          <w:divBdr>
            <w:top w:val="none" w:sz="0" w:space="0" w:color="auto"/>
            <w:left w:val="none" w:sz="0" w:space="0" w:color="auto"/>
            <w:bottom w:val="none" w:sz="0" w:space="0" w:color="auto"/>
            <w:right w:val="none" w:sz="0" w:space="0" w:color="auto"/>
          </w:divBdr>
          <w:divsChild>
            <w:div w:id="365298503">
              <w:marLeft w:val="0"/>
              <w:marRight w:val="0"/>
              <w:marTop w:val="0"/>
              <w:marBottom w:val="0"/>
              <w:divBdr>
                <w:top w:val="none" w:sz="0" w:space="0" w:color="auto"/>
                <w:left w:val="none" w:sz="0" w:space="0" w:color="auto"/>
                <w:bottom w:val="none" w:sz="0" w:space="0" w:color="auto"/>
                <w:right w:val="none" w:sz="0" w:space="0" w:color="auto"/>
              </w:divBdr>
            </w:div>
            <w:div w:id="365298507">
              <w:marLeft w:val="0"/>
              <w:marRight w:val="0"/>
              <w:marTop w:val="0"/>
              <w:marBottom w:val="0"/>
              <w:divBdr>
                <w:top w:val="none" w:sz="0" w:space="0" w:color="auto"/>
                <w:left w:val="none" w:sz="0" w:space="0" w:color="auto"/>
                <w:bottom w:val="none" w:sz="0" w:space="0" w:color="auto"/>
                <w:right w:val="none" w:sz="0" w:space="0" w:color="auto"/>
              </w:divBdr>
            </w:div>
            <w:div w:id="365298590">
              <w:marLeft w:val="0"/>
              <w:marRight w:val="0"/>
              <w:marTop w:val="0"/>
              <w:marBottom w:val="0"/>
              <w:divBdr>
                <w:top w:val="none" w:sz="0" w:space="0" w:color="auto"/>
                <w:left w:val="none" w:sz="0" w:space="0" w:color="auto"/>
                <w:bottom w:val="none" w:sz="0" w:space="0" w:color="auto"/>
                <w:right w:val="none" w:sz="0" w:space="0" w:color="auto"/>
              </w:divBdr>
            </w:div>
            <w:div w:id="365298632">
              <w:marLeft w:val="0"/>
              <w:marRight w:val="0"/>
              <w:marTop w:val="0"/>
              <w:marBottom w:val="0"/>
              <w:divBdr>
                <w:top w:val="none" w:sz="0" w:space="0" w:color="auto"/>
                <w:left w:val="none" w:sz="0" w:space="0" w:color="auto"/>
                <w:bottom w:val="none" w:sz="0" w:space="0" w:color="auto"/>
                <w:right w:val="none" w:sz="0" w:space="0" w:color="auto"/>
              </w:divBdr>
            </w:div>
            <w:div w:id="365298687">
              <w:marLeft w:val="0"/>
              <w:marRight w:val="0"/>
              <w:marTop w:val="0"/>
              <w:marBottom w:val="0"/>
              <w:divBdr>
                <w:top w:val="none" w:sz="0" w:space="0" w:color="auto"/>
                <w:left w:val="none" w:sz="0" w:space="0" w:color="auto"/>
                <w:bottom w:val="none" w:sz="0" w:space="0" w:color="auto"/>
                <w:right w:val="none" w:sz="0" w:space="0" w:color="auto"/>
              </w:divBdr>
            </w:div>
            <w:div w:id="365298713">
              <w:marLeft w:val="0"/>
              <w:marRight w:val="0"/>
              <w:marTop w:val="0"/>
              <w:marBottom w:val="0"/>
              <w:divBdr>
                <w:top w:val="none" w:sz="0" w:space="0" w:color="auto"/>
                <w:left w:val="none" w:sz="0" w:space="0" w:color="auto"/>
                <w:bottom w:val="none" w:sz="0" w:space="0" w:color="auto"/>
                <w:right w:val="none" w:sz="0" w:space="0" w:color="auto"/>
              </w:divBdr>
            </w:div>
            <w:div w:id="365298718">
              <w:marLeft w:val="0"/>
              <w:marRight w:val="0"/>
              <w:marTop w:val="0"/>
              <w:marBottom w:val="0"/>
              <w:divBdr>
                <w:top w:val="none" w:sz="0" w:space="0" w:color="auto"/>
                <w:left w:val="none" w:sz="0" w:space="0" w:color="auto"/>
                <w:bottom w:val="none" w:sz="0" w:space="0" w:color="auto"/>
                <w:right w:val="none" w:sz="0" w:space="0" w:color="auto"/>
              </w:divBdr>
            </w:div>
            <w:div w:id="365298722">
              <w:marLeft w:val="0"/>
              <w:marRight w:val="0"/>
              <w:marTop w:val="0"/>
              <w:marBottom w:val="0"/>
              <w:divBdr>
                <w:top w:val="none" w:sz="0" w:space="0" w:color="auto"/>
                <w:left w:val="none" w:sz="0" w:space="0" w:color="auto"/>
                <w:bottom w:val="none" w:sz="0" w:space="0" w:color="auto"/>
                <w:right w:val="none" w:sz="0" w:space="0" w:color="auto"/>
              </w:divBdr>
            </w:div>
            <w:div w:id="365298740">
              <w:marLeft w:val="0"/>
              <w:marRight w:val="0"/>
              <w:marTop w:val="0"/>
              <w:marBottom w:val="0"/>
              <w:divBdr>
                <w:top w:val="none" w:sz="0" w:space="0" w:color="auto"/>
                <w:left w:val="none" w:sz="0" w:space="0" w:color="auto"/>
                <w:bottom w:val="none" w:sz="0" w:space="0" w:color="auto"/>
                <w:right w:val="none" w:sz="0" w:space="0" w:color="auto"/>
              </w:divBdr>
            </w:div>
            <w:div w:id="365298762">
              <w:marLeft w:val="0"/>
              <w:marRight w:val="0"/>
              <w:marTop w:val="0"/>
              <w:marBottom w:val="0"/>
              <w:divBdr>
                <w:top w:val="none" w:sz="0" w:space="0" w:color="auto"/>
                <w:left w:val="none" w:sz="0" w:space="0" w:color="auto"/>
                <w:bottom w:val="none" w:sz="0" w:space="0" w:color="auto"/>
                <w:right w:val="none" w:sz="0" w:space="0" w:color="auto"/>
              </w:divBdr>
            </w:div>
            <w:div w:id="365298820">
              <w:marLeft w:val="0"/>
              <w:marRight w:val="0"/>
              <w:marTop w:val="0"/>
              <w:marBottom w:val="0"/>
              <w:divBdr>
                <w:top w:val="none" w:sz="0" w:space="0" w:color="auto"/>
                <w:left w:val="none" w:sz="0" w:space="0" w:color="auto"/>
                <w:bottom w:val="none" w:sz="0" w:space="0" w:color="auto"/>
                <w:right w:val="none" w:sz="0" w:space="0" w:color="auto"/>
              </w:divBdr>
            </w:div>
            <w:div w:id="365298825">
              <w:marLeft w:val="0"/>
              <w:marRight w:val="0"/>
              <w:marTop w:val="0"/>
              <w:marBottom w:val="0"/>
              <w:divBdr>
                <w:top w:val="none" w:sz="0" w:space="0" w:color="auto"/>
                <w:left w:val="none" w:sz="0" w:space="0" w:color="auto"/>
                <w:bottom w:val="none" w:sz="0" w:space="0" w:color="auto"/>
                <w:right w:val="none" w:sz="0" w:space="0" w:color="auto"/>
              </w:divBdr>
            </w:div>
            <w:div w:id="365298832">
              <w:marLeft w:val="0"/>
              <w:marRight w:val="0"/>
              <w:marTop w:val="0"/>
              <w:marBottom w:val="0"/>
              <w:divBdr>
                <w:top w:val="none" w:sz="0" w:space="0" w:color="auto"/>
                <w:left w:val="none" w:sz="0" w:space="0" w:color="auto"/>
                <w:bottom w:val="none" w:sz="0" w:space="0" w:color="auto"/>
                <w:right w:val="none" w:sz="0" w:space="0" w:color="auto"/>
              </w:divBdr>
            </w:div>
            <w:div w:id="365298837">
              <w:marLeft w:val="0"/>
              <w:marRight w:val="0"/>
              <w:marTop w:val="0"/>
              <w:marBottom w:val="0"/>
              <w:divBdr>
                <w:top w:val="none" w:sz="0" w:space="0" w:color="auto"/>
                <w:left w:val="none" w:sz="0" w:space="0" w:color="auto"/>
                <w:bottom w:val="none" w:sz="0" w:space="0" w:color="auto"/>
                <w:right w:val="none" w:sz="0" w:space="0" w:color="auto"/>
              </w:divBdr>
            </w:div>
            <w:div w:id="365298952">
              <w:marLeft w:val="0"/>
              <w:marRight w:val="0"/>
              <w:marTop w:val="0"/>
              <w:marBottom w:val="0"/>
              <w:divBdr>
                <w:top w:val="none" w:sz="0" w:space="0" w:color="auto"/>
                <w:left w:val="none" w:sz="0" w:space="0" w:color="auto"/>
                <w:bottom w:val="none" w:sz="0" w:space="0" w:color="auto"/>
                <w:right w:val="none" w:sz="0" w:space="0" w:color="auto"/>
              </w:divBdr>
            </w:div>
            <w:div w:id="365298960">
              <w:marLeft w:val="0"/>
              <w:marRight w:val="0"/>
              <w:marTop w:val="0"/>
              <w:marBottom w:val="0"/>
              <w:divBdr>
                <w:top w:val="none" w:sz="0" w:space="0" w:color="auto"/>
                <w:left w:val="none" w:sz="0" w:space="0" w:color="auto"/>
                <w:bottom w:val="none" w:sz="0" w:space="0" w:color="auto"/>
                <w:right w:val="none" w:sz="0" w:space="0" w:color="auto"/>
              </w:divBdr>
            </w:div>
            <w:div w:id="365298964">
              <w:marLeft w:val="0"/>
              <w:marRight w:val="0"/>
              <w:marTop w:val="0"/>
              <w:marBottom w:val="0"/>
              <w:divBdr>
                <w:top w:val="none" w:sz="0" w:space="0" w:color="auto"/>
                <w:left w:val="none" w:sz="0" w:space="0" w:color="auto"/>
                <w:bottom w:val="none" w:sz="0" w:space="0" w:color="auto"/>
                <w:right w:val="none" w:sz="0" w:space="0" w:color="auto"/>
              </w:divBdr>
            </w:div>
            <w:div w:id="365298994">
              <w:marLeft w:val="0"/>
              <w:marRight w:val="0"/>
              <w:marTop w:val="0"/>
              <w:marBottom w:val="0"/>
              <w:divBdr>
                <w:top w:val="none" w:sz="0" w:space="0" w:color="auto"/>
                <w:left w:val="none" w:sz="0" w:space="0" w:color="auto"/>
                <w:bottom w:val="none" w:sz="0" w:space="0" w:color="auto"/>
                <w:right w:val="none" w:sz="0" w:space="0" w:color="auto"/>
              </w:divBdr>
            </w:div>
            <w:div w:id="365298999">
              <w:marLeft w:val="0"/>
              <w:marRight w:val="0"/>
              <w:marTop w:val="0"/>
              <w:marBottom w:val="0"/>
              <w:divBdr>
                <w:top w:val="none" w:sz="0" w:space="0" w:color="auto"/>
                <w:left w:val="none" w:sz="0" w:space="0" w:color="auto"/>
                <w:bottom w:val="none" w:sz="0" w:space="0" w:color="auto"/>
                <w:right w:val="none" w:sz="0" w:space="0" w:color="auto"/>
              </w:divBdr>
            </w:div>
            <w:div w:id="365299008">
              <w:marLeft w:val="0"/>
              <w:marRight w:val="0"/>
              <w:marTop w:val="0"/>
              <w:marBottom w:val="0"/>
              <w:divBdr>
                <w:top w:val="none" w:sz="0" w:space="0" w:color="auto"/>
                <w:left w:val="none" w:sz="0" w:space="0" w:color="auto"/>
                <w:bottom w:val="none" w:sz="0" w:space="0" w:color="auto"/>
                <w:right w:val="none" w:sz="0" w:space="0" w:color="auto"/>
              </w:divBdr>
            </w:div>
            <w:div w:id="3652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98833">
      <w:marLeft w:val="0"/>
      <w:marRight w:val="0"/>
      <w:marTop w:val="0"/>
      <w:marBottom w:val="0"/>
      <w:divBdr>
        <w:top w:val="none" w:sz="0" w:space="0" w:color="auto"/>
        <w:left w:val="none" w:sz="0" w:space="0" w:color="auto"/>
        <w:bottom w:val="none" w:sz="0" w:space="0" w:color="auto"/>
        <w:right w:val="none" w:sz="0" w:space="0" w:color="auto"/>
      </w:divBdr>
    </w:div>
    <w:div w:id="365298834">
      <w:marLeft w:val="0"/>
      <w:marRight w:val="0"/>
      <w:marTop w:val="0"/>
      <w:marBottom w:val="0"/>
      <w:divBdr>
        <w:top w:val="none" w:sz="0" w:space="0" w:color="auto"/>
        <w:left w:val="none" w:sz="0" w:space="0" w:color="auto"/>
        <w:bottom w:val="none" w:sz="0" w:space="0" w:color="auto"/>
        <w:right w:val="none" w:sz="0" w:space="0" w:color="auto"/>
      </w:divBdr>
    </w:div>
    <w:div w:id="365298835">
      <w:marLeft w:val="0"/>
      <w:marRight w:val="0"/>
      <w:marTop w:val="0"/>
      <w:marBottom w:val="0"/>
      <w:divBdr>
        <w:top w:val="none" w:sz="0" w:space="0" w:color="auto"/>
        <w:left w:val="none" w:sz="0" w:space="0" w:color="auto"/>
        <w:bottom w:val="none" w:sz="0" w:space="0" w:color="auto"/>
        <w:right w:val="none" w:sz="0" w:space="0" w:color="auto"/>
      </w:divBdr>
    </w:div>
    <w:div w:id="365298836">
      <w:marLeft w:val="0"/>
      <w:marRight w:val="0"/>
      <w:marTop w:val="0"/>
      <w:marBottom w:val="0"/>
      <w:divBdr>
        <w:top w:val="none" w:sz="0" w:space="0" w:color="auto"/>
        <w:left w:val="none" w:sz="0" w:space="0" w:color="auto"/>
        <w:bottom w:val="none" w:sz="0" w:space="0" w:color="auto"/>
        <w:right w:val="none" w:sz="0" w:space="0" w:color="auto"/>
      </w:divBdr>
    </w:div>
    <w:div w:id="365298838">
      <w:marLeft w:val="0"/>
      <w:marRight w:val="0"/>
      <w:marTop w:val="0"/>
      <w:marBottom w:val="0"/>
      <w:divBdr>
        <w:top w:val="none" w:sz="0" w:space="0" w:color="auto"/>
        <w:left w:val="none" w:sz="0" w:space="0" w:color="auto"/>
        <w:bottom w:val="none" w:sz="0" w:space="0" w:color="auto"/>
        <w:right w:val="none" w:sz="0" w:space="0" w:color="auto"/>
      </w:divBdr>
    </w:div>
    <w:div w:id="365298839">
      <w:marLeft w:val="0"/>
      <w:marRight w:val="0"/>
      <w:marTop w:val="0"/>
      <w:marBottom w:val="0"/>
      <w:divBdr>
        <w:top w:val="none" w:sz="0" w:space="0" w:color="auto"/>
        <w:left w:val="none" w:sz="0" w:space="0" w:color="auto"/>
        <w:bottom w:val="none" w:sz="0" w:space="0" w:color="auto"/>
        <w:right w:val="none" w:sz="0" w:space="0" w:color="auto"/>
      </w:divBdr>
    </w:div>
    <w:div w:id="365298840">
      <w:marLeft w:val="0"/>
      <w:marRight w:val="0"/>
      <w:marTop w:val="0"/>
      <w:marBottom w:val="0"/>
      <w:divBdr>
        <w:top w:val="none" w:sz="0" w:space="0" w:color="auto"/>
        <w:left w:val="none" w:sz="0" w:space="0" w:color="auto"/>
        <w:bottom w:val="none" w:sz="0" w:space="0" w:color="auto"/>
        <w:right w:val="none" w:sz="0" w:space="0" w:color="auto"/>
      </w:divBdr>
    </w:div>
    <w:div w:id="365298841">
      <w:marLeft w:val="0"/>
      <w:marRight w:val="0"/>
      <w:marTop w:val="0"/>
      <w:marBottom w:val="0"/>
      <w:divBdr>
        <w:top w:val="none" w:sz="0" w:space="0" w:color="auto"/>
        <w:left w:val="none" w:sz="0" w:space="0" w:color="auto"/>
        <w:bottom w:val="none" w:sz="0" w:space="0" w:color="auto"/>
        <w:right w:val="none" w:sz="0" w:space="0" w:color="auto"/>
      </w:divBdr>
    </w:div>
    <w:div w:id="365298843">
      <w:marLeft w:val="0"/>
      <w:marRight w:val="0"/>
      <w:marTop w:val="0"/>
      <w:marBottom w:val="0"/>
      <w:divBdr>
        <w:top w:val="none" w:sz="0" w:space="0" w:color="auto"/>
        <w:left w:val="none" w:sz="0" w:space="0" w:color="auto"/>
        <w:bottom w:val="none" w:sz="0" w:space="0" w:color="auto"/>
        <w:right w:val="none" w:sz="0" w:space="0" w:color="auto"/>
      </w:divBdr>
    </w:div>
    <w:div w:id="365298844">
      <w:marLeft w:val="0"/>
      <w:marRight w:val="0"/>
      <w:marTop w:val="0"/>
      <w:marBottom w:val="0"/>
      <w:divBdr>
        <w:top w:val="none" w:sz="0" w:space="0" w:color="auto"/>
        <w:left w:val="none" w:sz="0" w:space="0" w:color="auto"/>
        <w:bottom w:val="none" w:sz="0" w:space="0" w:color="auto"/>
        <w:right w:val="none" w:sz="0" w:space="0" w:color="auto"/>
      </w:divBdr>
    </w:div>
    <w:div w:id="365298845">
      <w:marLeft w:val="0"/>
      <w:marRight w:val="0"/>
      <w:marTop w:val="0"/>
      <w:marBottom w:val="0"/>
      <w:divBdr>
        <w:top w:val="none" w:sz="0" w:space="0" w:color="auto"/>
        <w:left w:val="none" w:sz="0" w:space="0" w:color="auto"/>
        <w:bottom w:val="none" w:sz="0" w:space="0" w:color="auto"/>
        <w:right w:val="none" w:sz="0" w:space="0" w:color="auto"/>
      </w:divBdr>
    </w:div>
    <w:div w:id="365298847">
      <w:marLeft w:val="0"/>
      <w:marRight w:val="0"/>
      <w:marTop w:val="0"/>
      <w:marBottom w:val="0"/>
      <w:divBdr>
        <w:top w:val="none" w:sz="0" w:space="0" w:color="auto"/>
        <w:left w:val="none" w:sz="0" w:space="0" w:color="auto"/>
        <w:bottom w:val="none" w:sz="0" w:space="0" w:color="auto"/>
        <w:right w:val="none" w:sz="0" w:space="0" w:color="auto"/>
      </w:divBdr>
    </w:div>
    <w:div w:id="365298848">
      <w:marLeft w:val="0"/>
      <w:marRight w:val="0"/>
      <w:marTop w:val="0"/>
      <w:marBottom w:val="0"/>
      <w:divBdr>
        <w:top w:val="none" w:sz="0" w:space="0" w:color="auto"/>
        <w:left w:val="none" w:sz="0" w:space="0" w:color="auto"/>
        <w:bottom w:val="none" w:sz="0" w:space="0" w:color="auto"/>
        <w:right w:val="none" w:sz="0" w:space="0" w:color="auto"/>
      </w:divBdr>
    </w:div>
    <w:div w:id="365298849">
      <w:marLeft w:val="0"/>
      <w:marRight w:val="0"/>
      <w:marTop w:val="0"/>
      <w:marBottom w:val="0"/>
      <w:divBdr>
        <w:top w:val="none" w:sz="0" w:space="0" w:color="auto"/>
        <w:left w:val="none" w:sz="0" w:space="0" w:color="auto"/>
        <w:bottom w:val="none" w:sz="0" w:space="0" w:color="auto"/>
        <w:right w:val="none" w:sz="0" w:space="0" w:color="auto"/>
      </w:divBdr>
    </w:div>
    <w:div w:id="365298850">
      <w:marLeft w:val="0"/>
      <w:marRight w:val="0"/>
      <w:marTop w:val="0"/>
      <w:marBottom w:val="0"/>
      <w:divBdr>
        <w:top w:val="none" w:sz="0" w:space="0" w:color="auto"/>
        <w:left w:val="none" w:sz="0" w:space="0" w:color="auto"/>
        <w:bottom w:val="none" w:sz="0" w:space="0" w:color="auto"/>
        <w:right w:val="none" w:sz="0" w:space="0" w:color="auto"/>
      </w:divBdr>
    </w:div>
    <w:div w:id="365298851">
      <w:marLeft w:val="0"/>
      <w:marRight w:val="0"/>
      <w:marTop w:val="0"/>
      <w:marBottom w:val="0"/>
      <w:divBdr>
        <w:top w:val="none" w:sz="0" w:space="0" w:color="auto"/>
        <w:left w:val="none" w:sz="0" w:space="0" w:color="auto"/>
        <w:bottom w:val="none" w:sz="0" w:space="0" w:color="auto"/>
        <w:right w:val="none" w:sz="0" w:space="0" w:color="auto"/>
      </w:divBdr>
    </w:div>
    <w:div w:id="365298852">
      <w:marLeft w:val="0"/>
      <w:marRight w:val="0"/>
      <w:marTop w:val="0"/>
      <w:marBottom w:val="0"/>
      <w:divBdr>
        <w:top w:val="none" w:sz="0" w:space="0" w:color="auto"/>
        <w:left w:val="none" w:sz="0" w:space="0" w:color="auto"/>
        <w:bottom w:val="none" w:sz="0" w:space="0" w:color="auto"/>
        <w:right w:val="none" w:sz="0" w:space="0" w:color="auto"/>
      </w:divBdr>
    </w:div>
    <w:div w:id="365298853">
      <w:marLeft w:val="0"/>
      <w:marRight w:val="0"/>
      <w:marTop w:val="0"/>
      <w:marBottom w:val="0"/>
      <w:divBdr>
        <w:top w:val="none" w:sz="0" w:space="0" w:color="auto"/>
        <w:left w:val="none" w:sz="0" w:space="0" w:color="auto"/>
        <w:bottom w:val="none" w:sz="0" w:space="0" w:color="auto"/>
        <w:right w:val="none" w:sz="0" w:space="0" w:color="auto"/>
      </w:divBdr>
    </w:div>
    <w:div w:id="365298854">
      <w:marLeft w:val="0"/>
      <w:marRight w:val="0"/>
      <w:marTop w:val="0"/>
      <w:marBottom w:val="0"/>
      <w:divBdr>
        <w:top w:val="none" w:sz="0" w:space="0" w:color="auto"/>
        <w:left w:val="none" w:sz="0" w:space="0" w:color="auto"/>
        <w:bottom w:val="none" w:sz="0" w:space="0" w:color="auto"/>
        <w:right w:val="none" w:sz="0" w:space="0" w:color="auto"/>
      </w:divBdr>
    </w:div>
    <w:div w:id="365298855">
      <w:marLeft w:val="0"/>
      <w:marRight w:val="0"/>
      <w:marTop w:val="0"/>
      <w:marBottom w:val="0"/>
      <w:divBdr>
        <w:top w:val="none" w:sz="0" w:space="0" w:color="auto"/>
        <w:left w:val="none" w:sz="0" w:space="0" w:color="auto"/>
        <w:bottom w:val="none" w:sz="0" w:space="0" w:color="auto"/>
        <w:right w:val="none" w:sz="0" w:space="0" w:color="auto"/>
      </w:divBdr>
    </w:div>
    <w:div w:id="365298856">
      <w:marLeft w:val="0"/>
      <w:marRight w:val="0"/>
      <w:marTop w:val="0"/>
      <w:marBottom w:val="0"/>
      <w:divBdr>
        <w:top w:val="none" w:sz="0" w:space="0" w:color="auto"/>
        <w:left w:val="none" w:sz="0" w:space="0" w:color="auto"/>
        <w:bottom w:val="none" w:sz="0" w:space="0" w:color="auto"/>
        <w:right w:val="none" w:sz="0" w:space="0" w:color="auto"/>
      </w:divBdr>
    </w:div>
    <w:div w:id="365298857">
      <w:marLeft w:val="0"/>
      <w:marRight w:val="0"/>
      <w:marTop w:val="0"/>
      <w:marBottom w:val="0"/>
      <w:divBdr>
        <w:top w:val="none" w:sz="0" w:space="0" w:color="auto"/>
        <w:left w:val="none" w:sz="0" w:space="0" w:color="auto"/>
        <w:bottom w:val="none" w:sz="0" w:space="0" w:color="auto"/>
        <w:right w:val="none" w:sz="0" w:space="0" w:color="auto"/>
      </w:divBdr>
    </w:div>
    <w:div w:id="365298858">
      <w:marLeft w:val="0"/>
      <w:marRight w:val="0"/>
      <w:marTop w:val="0"/>
      <w:marBottom w:val="0"/>
      <w:divBdr>
        <w:top w:val="none" w:sz="0" w:space="0" w:color="auto"/>
        <w:left w:val="none" w:sz="0" w:space="0" w:color="auto"/>
        <w:bottom w:val="none" w:sz="0" w:space="0" w:color="auto"/>
        <w:right w:val="none" w:sz="0" w:space="0" w:color="auto"/>
      </w:divBdr>
    </w:div>
    <w:div w:id="365298859">
      <w:marLeft w:val="0"/>
      <w:marRight w:val="0"/>
      <w:marTop w:val="0"/>
      <w:marBottom w:val="0"/>
      <w:divBdr>
        <w:top w:val="none" w:sz="0" w:space="0" w:color="auto"/>
        <w:left w:val="none" w:sz="0" w:space="0" w:color="auto"/>
        <w:bottom w:val="none" w:sz="0" w:space="0" w:color="auto"/>
        <w:right w:val="none" w:sz="0" w:space="0" w:color="auto"/>
      </w:divBdr>
    </w:div>
    <w:div w:id="365298860">
      <w:marLeft w:val="0"/>
      <w:marRight w:val="0"/>
      <w:marTop w:val="0"/>
      <w:marBottom w:val="0"/>
      <w:divBdr>
        <w:top w:val="none" w:sz="0" w:space="0" w:color="auto"/>
        <w:left w:val="none" w:sz="0" w:space="0" w:color="auto"/>
        <w:bottom w:val="none" w:sz="0" w:space="0" w:color="auto"/>
        <w:right w:val="none" w:sz="0" w:space="0" w:color="auto"/>
      </w:divBdr>
    </w:div>
    <w:div w:id="365298861">
      <w:marLeft w:val="0"/>
      <w:marRight w:val="0"/>
      <w:marTop w:val="0"/>
      <w:marBottom w:val="0"/>
      <w:divBdr>
        <w:top w:val="none" w:sz="0" w:space="0" w:color="auto"/>
        <w:left w:val="none" w:sz="0" w:space="0" w:color="auto"/>
        <w:bottom w:val="none" w:sz="0" w:space="0" w:color="auto"/>
        <w:right w:val="none" w:sz="0" w:space="0" w:color="auto"/>
      </w:divBdr>
    </w:div>
    <w:div w:id="365298862">
      <w:marLeft w:val="0"/>
      <w:marRight w:val="0"/>
      <w:marTop w:val="0"/>
      <w:marBottom w:val="0"/>
      <w:divBdr>
        <w:top w:val="none" w:sz="0" w:space="0" w:color="auto"/>
        <w:left w:val="none" w:sz="0" w:space="0" w:color="auto"/>
        <w:bottom w:val="none" w:sz="0" w:space="0" w:color="auto"/>
        <w:right w:val="none" w:sz="0" w:space="0" w:color="auto"/>
      </w:divBdr>
    </w:div>
    <w:div w:id="365298863">
      <w:marLeft w:val="0"/>
      <w:marRight w:val="0"/>
      <w:marTop w:val="0"/>
      <w:marBottom w:val="0"/>
      <w:divBdr>
        <w:top w:val="none" w:sz="0" w:space="0" w:color="auto"/>
        <w:left w:val="none" w:sz="0" w:space="0" w:color="auto"/>
        <w:bottom w:val="none" w:sz="0" w:space="0" w:color="auto"/>
        <w:right w:val="none" w:sz="0" w:space="0" w:color="auto"/>
      </w:divBdr>
    </w:div>
    <w:div w:id="365298864">
      <w:marLeft w:val="0"/>
      <w:marRight w:val="0"/>
      <w:marTop w:val="0"/>
      <w:marBottom w:val="0"/>
      <w:divBdr>
        <w:top w:val="none" w:sz="0" w:space="0" w:color="auto"/>
        <w:left w:val="none" w:sz="0" w:space="0" w:color="auto"/>
        <w:bottom w:val="none" w:sz="0" w:space="0" w:color="auto"/>
        <w:right w:val="none" w:sz="0" w:space="0" w:color="auto"/>
      </w:divBdr>
    </w:div>
    <w:div w:id="365298865">
      <w:marLeft w:val="0"/>
      <w:marRight w:val="0"/>
      <w:marTop w:val="0"/>
      <w:marBottom w:val="0"/>
      <w:divBdr>
        <w:top w:val="none" w:sz="0" w:space="0" w:color="auto"/>
        <w:left w:val="none" w:sz="0" w:space="0" w:color="auto"/>
        <w:bottom w:val="none" w:sz="0" w:space="0" w:color="auto"/>
        <w:right w:val="none" w:sz="0" w:space="0" w:color="auto"/>
      </w:divBdr>
    </w:div>
    <w:div w:id="365298866">
      <w:marLeft w:val="0"/>
      <w:marRight w:val="0"/>
      <w:marTop w:val="0"/>
      <w:marBottom w:val="0"/>
      <w:divBdr>
        <w:top w:val="none" w:sz="0" w:space="0" w:color="auto"/>
        <w:left w:val="none" w:sz="0" w:space="0" w:color="auto"/>
        <w:bottom w:val="none" w:sz="0" w:space="0" w:color="auto"/>
        <w:right w:val="none" w:sz="0" w:space="0" w:color="auto"/>
      </w:divBdr>
    </w:div>
    <w:div w:id="365298867">
      <w:marLeft w:val="0"/>
      <w:marRight w:val="0"/>
      <w:marTop w:val="0"/>
      <w:marBottom w:val="0"/>
      <w:divBdr>
        <w:top w:val="none" w:sz="0" w:space="0" w:color="auto"/>
        <w:left w:val="none" w:sz="0" w:space="0" w:color="auto"/>
        <w:bottom w:val="none" w:sz="0" w:space="0" w:color="auto"/>
        <w:right w:val="none" w:sz="0" w:space="0" w:color="auto"/>
      </w:divBdr>
    </w:div>
    <w:div w:id="365298868">
      <w:marLeft w:val="0"/>
      <w:marRight w:val="0"/>
      <w:marTop w:val="0"/>
      <w:marBottom w:val="0"/>
      <w:divBdr>
        <w:top w:val="none" w:sz="0" w:space="0" w:color="auto"/>
        <w:left w:val="none" w:sz="0" w:space="0" w:color="auto"/>
        <w:bottom w:val="none" w:sz="0" w:space="0" w:color="auto"/>
        <w:right w:val="none" w:sz="0" w:space="0" w:color="auto"/>
      </w:divBdr>
    </w:div>
    <w:div w:id="365298869">
      <w:marLeft w:val="0"/>
      <w:marRight w:val="0"/>
      <w:marTop w:val="0"/>
      <w:marBottom w:val="0"/>
      <w:divBdr>
        <w:top w:val="none" w:sz="0" w:space="0" w:color="auto"/>
        <w:left w:val="none" w:sz="0" w:space="0" w:color="auto"/>
        <w:bottom w:val="none" w:sz="0" w:space="0" w:color="auto"/>
        <w:right w:val="none" w:sz="0" w:space="0" w:color="auto"/>
      </w:divBdr>
    </w:div>
    <w:div w:id="365298870">
      <w:marLeft w:val="0"/>
      <w:marRight w:val="0"/>
      <w:marTop w:val="0"/>
      <w:marBottom w:val="0"/>
      <w:divBdr>
        <w:top w:val="none" w:sz="0" w:space="0" w:color="auto"/>
        <w:left w:val="none" w:sz="0" w:space="0" w:color="auto"/>
        <w:bottom w:val="none" w:sz="0" w:space="0" w:color="auto"/>
        <w:right w:val="none" w:sz="0" w:space="0" w:color="auto"/>
      </w:divBdr>
    </w:div>
    <w:div w:id="365298871">
      <w:marLeft w:val="0"/>
      <w:marRight w:val="0"/>
      <w:marTop w:val="0"/>
      <w:marBottom w:val="0"/>
      <w:divBdr>
        <w:top w:val="none" w:sz="0" w:space="0" w:color="auto"/>
        <w:left w:val="none" w:sz="0" w:space="0" w:color="auto"/>
        <w:bottom w:val="none" w:sz="0" w:space="0" w:color="auto"/>
        <w:right w:val="none" w:sz="0" w:space="0" w:color="auto"/>
      </w:divBdr>
    </w:div>
    <w:div w:id="365298872">
      <w:marLeft w:val="0"/>
      <w:marRight w:val="0"/>
      <w:marTop w:val="0"/>
      <w:marBottom w:val="0"/>
      <w:divBdr>
        <w:top w:val="none" w:sz="0" w:space="0" w:color="auto"/>
        <w:left w:val="none" w:sz="0" w:space="0" w:color="auto"/>
        <w:bottom w:val="none" w:sz="0" w:space="0" w:color="auto"/>
        <w:right w:val="none" w:sz="0" w:space="0" w:color="auto"/>
      </w:divBdr>
    </w:div>
    <w:div w:id="365298873">
      <w:marLeft w:val="0"/>
      <w:marRight w:val="0"/>
      <w:marTop w:val="0"/>
      <w:marBottom w:val="0"/>
      <w:divBdr>
        <w:top w:val="none" w:sz="0" w:space="0" w:color="auto"/>
        <w:left w:val="none" w:sz="0" w:space="0" w:color="auto"/>
        <w:bottom w:val="none" w:sz="0" w:space="0" w:color="auto"/>
        <w:right w:val="none" w:sz="0" w:space="0" w:color="auto"/>
      </w:divBdr>
    </w:div>
    <w:div w:id="365298874">
      <w:marLeft w:val="0"/>
      <w:marRight w:val="0"/>
      <w:marTop w:val="0"/>
      <w:marBottom w:val="0"/>
      <w:divBdr>
        <w:top w:val="none" w:sz="0" w:space="0" w:color="auto"/>
        <w:left w:val="none" w:sz="0" w:space="0" w:color="auto"/>
        <w:bottom w:val="none" w:sz="0" w:space="0" w:color="auto"/>
        <w:right w:val="none" w:sz="0" w:space="0" w:color="auto"/>
      </w:divBdr>
    </w:div>
    <w:div w:id="365298875">
      <w:marLeft w:val="0"/>
      <w:marRight w:val="0"/>
      <w:marTop w:val="0"/>
      <w:marBottom w:val="0"/>
      <w:divBdr>
        <w:top w:val="none" w:sz="0" w:space="0" w:color="auto"/>
        <w:left w:val="none" w:sz="0" w:space="0" w:color="auto"/>
        <w:bottom w:val="none" w:sz="0" w:space="0" w:color="auto"/>
        <w:right w:val="none" w:sz="0" w:space="0" w:color="auto"/>
      </w:divBdr>
    </w:div>
    <w:div w:id="365298876">
      <w:marLeft w:val="0"/>
      <w:marRight w:val="0"/>
      <w:marTop w:val="0"/>
      <w:marBottom w:val="0"/>
      <w:divBdr>
        <w:top w:val="none" w:sz="0" w:space="0" w:color="auto"/>
        <w:left w:val="none" w:sz="0" w:space="0" w:color="auto"/>
        <w:bottom w:val="none" w:sz="0" w:space="0" w:color="auto"/>
        <w:right w:val="none" w:sz="0" w:space="0" w:color="auto"/>
      </w:divBdr>
    </w:div>
    <w:div w:id="365298877">
      <w:marLeft w:val="0"/>
      <w:marRight w:val="0"/>
      <w:marTop w:val="0"/>
      <w:marBottom w:val="0"/>
      <w:divBdr>
        <w:top w:val="none" w:sz="0" w:space="0" w:color="auto"/>
        <w:left w:val="none" w:sz="0" w:space="0" w:color="auto"/>
        <w:bottom w:val="none" w:sz="0" w:space="0" w:color="auto"/>
        <w:right w:val="none" w:sz="0" w:space="0" w:color="auto"/>
      </w:divBdr>
    </w:div>
    <w:div w:id="365298878">
      <w:marLeft w:val="0"/>
      <w:marRight w:val="0"/>
      <w:marTop w:val="0"/>
      <w:marBottom w:val="0"/>
      <w:divBdr>
        <w:top w:val="none" w:sz="0" w:space="0" w:color="auto"/>
        <w:left w:val="none" w:sz="0" w:space="0" w:color="auto"/>
        <w:bottom w:val="none" w:sz="0" w:space="0" w:color="auto"/>
        <w:right w:val="none" w:sz="0" w:space="0" w:color="auto"/>
      </w:divBdr>
    </w:div>
    <w:div w:id="365298879">
      <w:marLeft w:val="0"/>
      <w:marRight w:val="0"/>
      <w:marTop w:val="0"/>
      <w:marBottom w:val="0"/>
      <w:divBdr>
        <w:top w:val="none" w:sz="0" w:space="0" w:color="auto"/>
        <w:left w:val="none" w:sz="0" w:space="0" w:color="auto"/>
        <w:bottom w:val="none" w:sz="0" w:space="0" w:color="auto"/>
        <w:right w:val="none" w:sz="0" w:space="0" w:color="auto"/>
      </w:divBdr>
      <w:divsChild>
        <w:div w:id="365298798">
          <w:marLeft w:val="0"/>
          <w:marRight w:val="0"/>
          <w:marTop w:val="0"/>
          <w:marBottom w:val="0"/>
          <w:divBdr>
            <w:top w:val="none" w:sz="0" w:space="0" w:color="auto"/>
            <w:left w:val="none" w:sz="0" w:space="0" w:color="auto"/>
            <w:bottom w:val="none" w:sz="0" w:space="0" w:color="auto"/>
            <w:right w:val="none" w:sz="0" w:space="0" w:color="auto"/>
          </w:divBdr>
        </w:div>
        <w:div w:id="365298842">
          <w:marLeft w:val="0"/>
          <w:marRight w:val="0"/>
          <w:marTop w:val="0"/>
          <w:marBottom w:val="0"/>
          <w:divBdr>
            <w:top w:val="none" w:sz="0" w:space="0" w:color="auto"/>
            <w:left w:val="none" w:sz="0" w:space="0" w:color="auto"/>
            <w:bottom w:val="none" w:sz="0" w:space="0" w:color="auto"/>
            <w:right w:val="none" w:sz="0" w:space="0" w:color="auto"/>
          </w:divBdr>
        </w:div>
        <w:div w:id="365299191">
          <w:marLeft w:val="0"/>
          <w:marRight w:val="0"/>
          <w:marTop w:val="0"/>
          <w:marBottom w:val="0"/>
          <w:divBdr>
            <w:top w:val="none" w:sz="0" w:space="0" w:color="auto"/>
            <w:left w:val="none" w:sz="0" w:space="0" w:color="auto"/>
            <w:bottom w:val="none" w:sz="0" w:space="0" w:color="auto"/>
            <w:right w:val="none" w:sz="0" w:space="0" w:color="auto"/>
          </w:divBdr>
        </w:div>
      </w:divsChild>
    </w:div>
    <w:div w:id="365298880">
      <w:marLeft w:val="0"/>
      <w:marRight w:val="0"/>
      <w:marTop w:val="0"/>
      <w:marBottom w:val="0"/>
      <w:divBdr>
        <w:top w:val="none" w:sz="0" w:space="0" w:color="auto"/>
        <w:left w:val="none" w:sz="0" w:space="0" w:color="auto"/>
        <w:bottom w:val="none" w:sz="0" w:space="0" w:color="auto"/>
        <w:right w:val="none" w:sz="0" w:space="0" w:color="auto"/>
      </w:divBdr>
    </w:div>
    <w:div w:id="365298881">
      <w:marLeft w:val="0"/>
      <w:marRight w:val="0"/>
      <w:marTop w:val="0"/>
      <w:marBottom w:val="0"/>
      <w:divBdr>
        <w:top w:val="none" w:sz="0" w:space="0" w:color="auto"/>
        <w:left w:val="none" w:sz="0" w:space="0" w:color="auto"/>
        <w:bottom w:val="none" w:sz="0" w:space="0" w:color="auto"/>
        <w:right w:val="none" w:sz="0" w:space="0" w:color="auto"/>
      </w:divBdr>
    </w:div>
    <w:div w:id="365298882">
      <w:marLeft w:val="0"/>
      <w:marRight w:val="0"/>
      <w:marTop w:val="0"/>
      <w:marBottom w:val="0"/>
      <w:divBdr>
        <w:top w:val="none" w:sz="0" w:space="0" w:color="auto"/>
        <w:left w:val="none" w:sz="0" w:space="0" w:color="auto"/>
        <w:bottom w:val="none" w:sz="0" w:space="0" w:color="auto"/>
        <w:right w:val="none" w:sz="0" w:space="0" w:color="auto"/>
      </w:divBdr>
    </w:div>
    <w:div w:id="365298883">
      <w:marLeft w:val="0"/>
      <w:marRight w:val="0"/>
      <w:marTop w:val="0"/>
      <w:marBottom w:val="0"/>
      <w:divBdr>
        <w:top w:val="none" w:sz="0" w:space="0" w:color="auto"/>
        <w:left w:val="none" w:sz="0" w:space="0" w:color="auto"/>
        <w:bottom w:val="none" w:sz="0" w:space="0" w:color="auto"/>
        <w:right w:val="none" w:sz="0" w:space="0" w:color="auto"/>
      </w:divBdr>
    </w:div>
    <w:div w:id="365298884">
      <w:marLeft w:val="0"/>
      <w:marRight w:val="0"/>
      <w:marTop w:val="0"/>
      <w:marBottom w:val="0"/>
      <w:divBdr>
        <w:top w:val="none" w:sz="0" w:space="0" w:color="auto"/>
        <w:left w:val="none" w:sz="0" w:space="0" w:color="auto"/>
        <w:bottom w:val="none" w:sz="0" w:space="0" w:color="auto"/>
        <w:right w:val="none" w:sz="0" w:space="0" w:color="auto"/>
      </w:divBdr>
    </w:div>
    <w:div w:id="365298885">
      <w:marLeft w:val="0"/>
      <w:marRight w:val="0"/>
      <w:marTop w:val="0"/>
      <w:marBottom w:val="0"/>
      <w:divBdr>
        <w:top w:val="none" w:sz="0" w:space="0" w:color="auto"/>
        <w:left w:val="none" w:sz="0" w:space="0" w:color="auto"/>
        <w:bottom w:val="none" w:sz="0" w:space="0" w:color="auto"/>
        <w:right w:val="none" w:sz="0" w:space="0" w:color="auto"/>
      </w:divBdr>
    </w:div>
    <w:div w:id="365298886">
      <w:marLeft w:val="0"/>
      <w:marRight w:val="0"/>
      <w:marTop w:val="0"/>
      <w:marBottom w:val="0"/>
      <w:divBdr>
        <w:top w:val="none" w:sz="0" w:space="0" w:color="auto"/>
        <w:left w:val="none" w:sz="0" w:space="0" w:color="auto"/>
        <w:bottom w:val="none" w:sz="0" w:space="0" w:color="auto"/>
        <w:right w:val="none" w:sz="0" w:space="0" w:color="auto"/>
      </w:divBdr>
    </w:div>
    <w:div w:id="365298887">
      <w:marLeft w:val="0"/>
      <w:marRight w:val="0"/>
      <w:marTop w:val="0"/>
      <w:marBottom w:val="0"/>
      <w:divBdr>
        <w:top w:val="none" w:sz="0" w:space="0" w:color="auto"/>
        <w:left w:val="none" w:sz="0" w:space="0" w:color="auto"/>
        <w:bottom w:val="none" w:sz="0" w:space="0" w:color="auto"/>
        <w:right w:val="none" w:sz="0" w:space="0" w:color="auto"/>
      </w:divBdr>
    </w:div>
    <w:div w:id="365298888">
      <w:marLeft w:val="0"/>
      <w:marRight w:val="0"/>
      <w:marTop w:val="0"/>
      <w:marBottom w:val="0"/>
      <w:divBdr>
        <w:top w:val="none" w:sz="0" w:space="0" w:color="auto"/>
        <w:left w:val="none" w:sz="0" w:space="0" w:color="auto"/>
        <w:bottom w:val="none" w:sz="0" w:space="0" w:color="auto"/>
        <w:right w:val="none" w:sz="0" w:space="0" w:color="auto"/>
      </w:divBdr>
    </w:div>
    <w:div w:id="365298889">
      <w:marLeft w:val="0"/>
      <w:marRight w:val="0"/>
      <w:marTop w:val="0"/>
      <w:marBottom w:val="0"/>
      <w:divBdr>
        <w:top w:val="none" w:sz="0" w:space="0" w:color="auto"/>
        <w:left w:val="none" w:sz="0" w:space="0" w:color="auto"/>
        <w:bottom w:val="none" w:sz="0" w:space="0" w:color="auto"/>
        <w:right w:val="none" w:sz="0" w:space="0" w:color="auto"/>
      </w:divBdr>
    </w:div>
    <w:div w:id="365298890">
      <w:marLeft w:val="0"/>
      <w:marRight w:val="0"/>
      <w:marTop w:val="0"/>
      <w:marBottom w:val="0"/>
      <w:divBdr>
        <w:top w:val="none" w:sz="0" w:space="0" w:color="auto"/>
        <w:left w:val="none" w:sz="0" w:space="0" w:color="auto"/>
        <w:bottom w:val="none" w:sz="0" w:space="0" w:color="auto"/>
        <w:right w:val="none" w:sz="0" w:space="0" w:color="auto"/>
      </w:divBdr>
    </w:div>
    <w:div w:id="365298891">
      <w:marLeft w:val="0"/>
      <w:marRight w:val="0"/>
      <w:marTop w:val="0"/>
      <w:marBottom w:val="0"/>
      <w:divBdr>
        <w:top w:val="none" w:sz="0" w:space="0" w:color="auto"/>
        <w:left w:val="none" w:sz="0" w:space="0" w:color="auto"/>
        <w:bottom w:val="none" w:sz="0" w:space="0" w:color="auto"/>
        <w:right w:val="none" w:sz="0" w:space="0" w:color="auto"/>
      </w:divBdr>
    </w:div>
    <w:div w:id="365298892">
      <w:marLeft w:val="0"/>
      <w:marRight w:val="0"/>
      <w:marTop w:val="0"/>
      <w:marBottom w:val="0"/>
      <w:divBdr>
        <w:top w:val="none" w:sz="0" w:space="0" w:color="auto"/>
        <w:left w:val="none" w:sz="0" w:space="0" w:color="auto"/>
        <w:bottom w:val="none" w:sz="0" w:space="0" w:color="auto"/>
        <w:right w:val="none" w:sz="0" w:space="0" w:color="auto"/>
      </w:divBdr>
    </w:div>
    <w:div w:id="365298894">
      <w:marLeft w:val="0"/>
      <w:marRight w:val="0"/>
      <w:marTop w:val="0"/>
      <w:marBottom w:val="0"/>
      <w:divBdr>
        <w:top w:val="none" w:sz="0" w:space="0" w:color="auto"/>
        <w:left w:val="none" w:sz="0" w:space="0" w:color="auto"/>
        <w:bottom w:val="none" w:sz="0" w:space="0" w:color="auto"/>
        <w:right w:val="none" w:sz="0" w:space="0" w:color="auto"/>
      </w:divBdr>
    </w:div>
    <w:div w:id="365298895">
      <w:marLeft w:val="0"/>
      <w:marRight w:val="0"/>
      <w:marTop w:val="0"/>
      <w:marBottom w:val="0"/>
      <w:divBdr>
        <w:top w:val="none" w:sz="0" w:space="0" w:color="auto"/>
        <w:left w:val="none" w:sz="0" w:space="0" w:color="auto"/>
        <w:bottom w:val="none" w:sz="0" w:space="0" w:color="auto"/>
        <w:right w:val="none" w:sz="0" w:space="0" w:color="auto"/>
      </w:divBdr>
    </w:div>
    <w:div w:id="365298896">
      <w:marLeft w:val="0"/>
      <w:marRight w:val="0"/>
      <w:marTop w:val="0"/>
      <w:marBottom w:val="0"/>
      <w:divBdr>
        <w:top w:val="none" w:sz="0" w:space="0" w:color="auto"/>
        <w:left w:val="none" w:sz="0" w:space="0" w:color="auto"/>
        <w:bottom w:val="none" w:sz="0" w:space="0" w:color="auto"/>
        <w:right w:val="none" w:sz="0" w:space="0" w:color="auto"/>
      </w:divBdr>
    </w:div>
    <w:div w:id="365298897">
      <w:marLeft w:val="0"/>
      <w:marRight w:val="0"/>
      <w:marTop w:val="0"/>
      <w:marBottom w:val="0"/>
      <w:divBdr>
        <w:top w:val="none" w:sz="0" w:space="0" w:color="auto"/>
        <w:left w:val="none" w:sz="0" w:space="0" w:color="auto"/>
        <w:bottom w:val="none" w:sz="0" w:space="0" w:color="auto"/>
        <w:right w:val="none" w:sz="0" w:space="0" w:color="auto"/>
      </w:divBdr>
    </w:div>
    <w:div w:id="365298898">
      <w:marLeft w:val="0"/>
      <w:marRight w:val="0"/>
      <w:marTop w:val="0"/>
      <w:marBottom w:val="0"/>
      <w:divBdr>
        <w:top w:val="none" w:sz="0" w:space="0" w:color="auto"/>
        <w:left w:val="none" w:sz="0" w:space="0" w:color="auto"/>
        <w:bottom w:val="none" w:sz="0" w:space="0" w:color="auto"/>
        <w:right w:val="none" w:sz="0" w:space="0" w:color="auto"/>
      </w:divBdr>
    </w:div>
    <w:div w:id="365298900">
      <w:marLeft w:val="0"/>
      <w:marRight w:val="0"/>
      <w:marTop w:val="0"/>
      <w:marBottom w:val="0"/>
      <w:divBdr>
        <w:top w:val="none" w:sz="0" w:space="0" w:color="auto"/>
        <w:left w:val="none" w:sz="0" w:space="0" w:color="auto"/>
        <w:bottom w:val="none" w:sz="0" w:space="0" w:color="auto"/>
        <w:right w:val="none" w:sz="0" w:space="0" w:color="auto"/>
      </w:divBdr>
    </w:div>
    <w:div w:id="365298902">
      <w:marLeft w:val="0"/>
      <w:marRight w:val="0"/>
      <w:marTop w:val="0"/>
      <w:marBottom w:val="0"/>
      <w:divBdr>
        <w:top w:val="none" w:sz="0" w:space="0" w:color="auto"/>
        <w:left w:val="none" w:sz="0" w:space="0" w:color="auto"/>
        <w:bottom w:val="none" w:sz="0" w:space="0" w:color="auto"/>
        <w:right w:val="none" w:sz="0" w:space="0" w:color="auto"/>
      </w:divBdr>
    </w:div>
    <w:div w:id="365298903">
      <w:marLeft w:val="0"/>
      <w:marRight w:val="0"/>
      <w:marTop w:val="0"/>
      <w:marBottom w:val="0"/>
      <w:divBdr>
        <w:top w:val="none" w:sz="0" w:space="0" w:color="auto"/>
        <w:left w:val="none" w:sz="0" w:space="0" w:color="auto"/>
        <w:bottom w:val="none" w:sz="0" w:space="0" w:color="auto"/>
        <w:right w:val="none" w:sz="0" w:space="0" w:color="auto"/>
      </w:divBdr>
    </w:div>
    <w:div w:id="365298904">
      <w:marLeft w:val="0"/>
      <w:marRight w:val="0"/>
      <w:marTop w:val="0"/>
      <w:marBottom w:val="0"/>
      <w:divBdr>
        <w:top w:val="none" w:sz="0" w:space="0" w:color="auto"/>
        <w:left w:val="none" w:sz="0" w:space="0" w:color="auto"/>
        <w:bottom w:val="none" w:sz="0" w:space="0" w:color="auto"/>
        <w:right w:val="none" w:sz="0" w:space="0" w:color="auto"/>
      </w:divBdr>
    </w:div>
    <w:div w:id="365298905">
      <w:marLeft w:val="0"/>
      <w:marRight w:val="0"/>
      <w:marTop w:val="0"/>
      <w:marBottom w:val="0"/>
      <w:divBdr>
        <w:top w:val="none" w:sz="0" w:space="0" w:color="auto"/>
        <w:left w:val="none" w:sz="0" w:space="0" w:color="auto"/>
        <w:bottom w:val="none" w:sz="0" w:space="0" w:color="auto"/>
        <w:right w:val="none" w:sz="0" w:space="0" w:color="auto"/>
      </w:divBdr>
    </w:div>
    <w:div w:id="365298906">
      <w:marLeft w:val="0"/>
      <w:marRight w:val="0"/>
      <w:marTop w:val="0"/>
      <w:marBottom w:val="0"/>
      <w:divBdr>
        <w:top w:val="none" w:sz="0" w:space="0" w:color="auto"/>
        <w:left w:val="none" w:sz="0" w:space="0" w:color="auto"/>
        <w:bottom w:val="none" w:sz="0" w:space="0" w:color="auto"/>
        <w:right w:val="none" w:sz="0" w:space="0" w:color="auto"/>
      </w:divBdr>
    </w:div>
    <w:div w:id="365298907">
      <w:marLeft w:val="0"/>
      <w:marRight w:val="0"/>
      <w:marTop w:val="0"/>
      <w:marBottom w:val="0"/>
      <w:divBdr>
        <w:top w:val="none" w:sz="0" w:space="0" w:color="auto"/>
        <w:left w:val="none" w:sz="0" w:space="0" w:color="auto"/>
        <w:bottom w:val="none" w:sz="0" w:space="0" w:color="auto"/>
        <w:right w:val="none" w:sz="0" w:space="0" w:color="auto"/>
      </w:divBdr>
    </w:div>
    <w:div w:id="365298908">
      <w:marLeft w:val="0"/>
      <w:marRight w:val="0"/>
      <w:marTop w:val="0"/>
      <w:marBottom w:val="0"/>
      <w:divBdr>
        <w:top w:val="none" w:sz="0" w:space="0" w:color="auto"/>
        <w:left w:val="none" w:sz="0" w:space="0" w:color="auto"/>
        <w:bottom w:val="none" w:sz="0" w:space="0" w:color="auto"/>
        <w:right w:val="none" w:sz="0" w:space="0" w:color="auto"/>
      </w:divBdr>
    </w:div>
    <w:div w:id="365298909">
      <w:marLeft w:val="0"/>
      <w:marRight w:val="0"/>
      <w:marTop w:val="0"/>
      <w:marBottom w:val="0"/>
      <w:divBdr>
        <w:top w:val="none" w:sz="0" w:space="0" w:color="auto"/>
        <w:left w:val="none" w:sz="0" w:space="0" w:color="auto"/>
        <w:bottom w:val="none" w:sz="0" w:space="0" w:color="auto"/>
        <w:right w:val="none" w:sz="0" w:space="0" w:color="auto"/>
      </w:divBdr>
    </w:div>
    <w:div w:id="365298910">
      <w:marLeft w:val="0"/>
      <w:marRight w:val="0"/>
      <w:marTop w:val="0"/>
      <w:marBottom w:val="0"/>
      <w:divBdr>
        <w:top w:val="none" w:sz="0" w:space="0" w:color="auto"/>
        <w:left w:val="none" w:sz="0" w:space="0" w:color="auto"/>
        <w:bottom w:val="none" w:sz="0" w:space="0" w:color="auto"/>
        <w:right w:val="none" w:sz="0" w:space="0" w:color="auto"/>
      </w:divBdr>
    </w:div>
    <w:div w:id="365298911">
      <w:marLeft w:val="0"/>
      <w:marRight w:val="0"/>
      <w:marTop w:val="0"/>
      <w:marBottom w:val="0"/>
      <w:divBdr>
        <w:top w:val="none" w:sz="0" w:space="0" w:color="auto"/>
        <w:left w:val="none" w:sz="0" w:space="0" w:color="auto"/>
        <w:bottom w:val="none" w:sz="0" w:space="0" w:color="auto"/>
        <w:right w:val="none" w:sz="0" w:space="0" w:color="auto"/>
      </w:divBdr>
    </w:div>
    <w:div w:id="365298912">
      <w:marLeft w:val="0"/>
      <w:marRight w:val="0"/>
      <w:marTop w:val="0"/>
      <w:marBottom w:val="0"/>
      <w:divBdr>
        <w:top w:val="none" w:sz="0" w:space="0" w:color="auto"/>
        <w:left w:val="none" w:sz="0" w:space="0" w:color="auto"/>
        <w:bottom w:val="none" w:sz="0" w:space="0" w:color="auto"/>
        <w:right w:val="none" w:sz="0" w:space="0" w:color="auto"/>
      </w:divBdr>
    </w:div>
    <w:div w:id="365298913">
      <w:marLeft w:val="0"/>
      <w:marRight w:val="0"/>
      <w:marTop w:val="0"/>
      <w:marBottom w:val="0"/>
      <w:divBdr>
        <w:top w:val="none" w:sz="0" w:space="0" w:color="auto"/>
        <w:left w:val="none" w:sz="0" w:space="0" w:color="auto"/>
        <w:bottom w:val="none" w:sz="0" w:space="0" w:color="auto"/>
        <w:right w:val="none" w:sz="0" w:space="0" w:color="auto"/>
      </w:divBdr>
    </w:div>
    <w:div w:id="365298914">
      <w:marLeft w:val="0"/>
      <w:marRight w:val="0"/>
      <w:marTop w:val="0"/>
      <w:marBottom w:val="0"/>
      <w:divBdr>
        <w:top w:val="none" w:sz="0" w:space="0" w:color="auto"/>
        <w:left w:val="none" w:sz="0" w:space="0" w:color="auto"/>
        <w:bottom w:val="none" w:sz="0" w:space="0" w:color="auto"/>
        <w:right w:val="none" w:sz="0" w:space="0" w:color="auto"/>
      </w:divBdr>
    </w:div>
    <w:div w:id="365298915">
      <w:marLeft w:val="0"/>
      <w:marRight w:val="0"/>
      <w:marTop w:val="0"/>
      <w:marBottom w:val="0"/>
      <w:divBdr>
        <w:top w:val="none" w:sz="0" w:space="0" w:color="auto"/>
        <w:left w:val="none" w:sz="0" w:space="0" w:color="auto"/>
        <w:bottom w:val="none" w:sz="0" w:space="0" w:color="auto"/>
        <w:right w:val="none" w:sz="0" w:space="0" w:color="auto"/>
      </w:divBdr>
    </w:div>
    <w:div w:id="365298916">
      <w:marLeft w:val="0"/>
      <w:marRight w:val="0"/>
      <w:marTop w:val="0"/>
      <w:marBottom w:val="0"/>
      <w:divBdr>
        <w:top w:val="none" w:sz="0" w:space="0" w:color="auto"/>
        <w:left w:val="none" w:sz="0" w:space="0" w:color="auto"/>
        <w:bottom w:val="none" w:sz="0" w:space="0" w:color="auto"/>
        <w:right w:val="none" w:sz="0" w:space="0" w:color="auto"/>
      </w:divBdr>
    </w:div>
    <w:div w:id="365298917">
      <w:marLeft w:val="0"/>
      <w:marRight w:val="0"/>
      <w:marTop w:val="0"/>
      <w:marBottom w:val="0"/>
      <w:divBdr>
        <w:top w:val="none" w:sz="0" w:space="0" w:color="auto"/>
        <w:left w:val="none" w:sz="0" w:space="0" w:color="auto"/>
        <w:bottom w:val="none" w:sz="0" w:space="0" w:color="auto"/>
        <w:right w:val="none" w:sz="0" w:space="0" w:color="auto"/>
      </w:divBdr>
    </w:div>
    <w:div w:id="365298918">
      <w:marLeft w:val="0"/>
      <w:marRight w:val="0"/>
      <w:marTop w:val="0"/>
      <w:marBottom w:val="0"/>
      <w:divBdr>
        <w:top w:val="none" w:sz="0" w:space="0" w:color="auto"/>
        <w:left w:val="none" w:sz="0" w:space="0" w:color="auto"/>
        <w:bottom w:val="none" w:sz="0" w:space="0" w:color="auto"/>
        <w:right w:val="none" w:sz="0" w:space="0" w:color="auto"/>
      </w:divBdr>
    </w:div>
    <w:div w:id="365298919">
      <w:marLeft w:val="0"/>
      <w:marRight w:val="0"/>
      <w:marTop w:val="0"/>
      <w:marBottom w:val="0"/>
      <w:divBdr>
        <w:top w:val="none" w:sz="0" w:space="0" w:color="auto"/>
        <w:left w:val="none" w:sz="0" w:space="0" w:color="auto"/>
        <w:bottom w:val="none" w:sz="0" w:space="0" w:color="auto"/>
        <w:right w:val="none" w:sz="0" w:space="0" w:color="auto"/>
      </w:divBdr>
    </w:div>
    <w:div w:id="365298920">
      <w:marLeft w:val="0"/>
      <w:marRight w:val="0"/>
      <w:marTop w:val="0"/>
      <w:marBottom w:val="0"/>
      <w:divBdr>
        <w:top w:val="none" w:sz="0" w:space="0" w:color="auto"/>
        <w:left w:val="none" w:sz="0" w:space="0" w:color="auto"/>
        <w:bottom w:val="none" w:sz="0" w:space="0" w:color="auto"/>
        <w:right w:val="none" w:sz="0" w:space="0" w:color="auto"/>
      </w:divBdr>
    </w:div>
    <w:div w:id="365298921">
      <w:marLeft w:val="0"/>
      <w:marRight w:val="0"/>
      <w:marTop w:val="0"/>
      <w:marBottom w:val="0"/>
      <w:divBdr>
        <w:top w:val="none" w:sz="0" w:space="0" w:color="auto"/>
        <w:left w:val="none" w:sz="0" w:space="0" w:color="auto"/>
        <w:bottom w:val="none" w:sz="0" w:space="0" w:color="auto"/>
        <w:right w:val="none" w:sz="0" w:space="0" w:color="auto"/>
      </w:divBdr>
    </w:div>
    <w:div w:id="365298922">
      <w:marLeft w:val="0"/>
      <w:marRight w:val="0"/>
      <w:marTop w:val="0"/>
      <w:marBottom w:val="0"/>
      <w:divBdr>
        <w:top w:val="none" w:sz="0" w:space="0" w:color="auto"/>
        <w:left w:val="none" w:sz="0" w:space="0" w:color="auto"/>
        <w:bottom w:val="none" w:sz="0" w:space="0" w:color="auto"/>
        <w:right w:val="none" w:sz="0" w:space="0" w:color="auto"/>
      </w:divBdr>
    </w:div>
    <w:div w:id="365298923">
      <w:marLeft w:val="0"/>
      <w:marRight w:val="0"/>
      <w:marTop w:val="0"/>
      <w:marBottom w:val="0"/>
      <w:divBdr>
        <w:top w:val="none" w:sz="0" w:space="0" w:color="auto"/>
        <w:left w:val="none" w:sz="0" w:space="0" w:color="auto"/>
        <w:bottom w:val="none" w:sz="0" w:space="0" w:color="auto"/>
        <w:right w:val="none" w:sz="0" w:space="0" w:color="auto"/>
      </w:divBdr>
    </w:div>
    <w:div w:id="365298924">
      <w:marLeft w:val="0"/>
      <w:marRight w:val="0"/>
      <w:marTop w:val="0"/>
      <w:marBottom w:val="0"/>
      <w:divBdr>
        <w:top w:val="none" w:sz="0" w:space="0" w:color="auto"/>
        <w:left w:val="none" w:sz="0" w:space="0" w:color="auto"/>
        <w:bottom w:val="none" w:sz="0" w:space="0" w:color="auto"/>
        <w:right w:val="none" w:sz="0" w:space="0" w:color="auto"/>
      </w:divBdr>
    </w:div>
    <w:div w:id="365298925">
      <w:marLeft w:val="0"/>
      <w:marRight w:val="0"/>
      <w:marTop w:val="0"/>
      <w:marBottom w:val="0"/>
      <w:divBdr>
        <w:top w:val="none" w:sz="0" w:space="0" w:color="auto"/>
        <w:left w:val="none" w:sz="0" w:space="0" w:color="auto"/>
        <w:bottom w:val="none" w:sz="0" w:space="0" w:color="auto"/>
        <w:right w:val="none" w:sz="0" w:space="0" w:color="auto"/>
      </w:divBdr>
    </w:div>
    <w:div w:id="365298926">
      <w:marLeft w:val="0"/>
      <w:marRight w:val="0"/>
      <w:marTop w:val="0"/>
      <w:marBottom w:val="0"/>
      <w:divBdr>
        <w:top w:val="none" w:sz="0" w:space="0" w:color="auto"/>
        <w:left w:val="none" w:sz="0" w:space="0" w:color="auto"/>
        <w:bottom w:val="none" w:sz="0" w:space="0" w:color="auto"/>
        <w:right w:val="none" w:sz="0" w:space="0" w:color="auto"/>
      </w:divBdr>
    </w:div>
    <w:div w:id="365298927">
      <w:marLeft w:val="0"/>
      <w:marRight w:val="0"/>
      <w:marTop w:val="0"/>
      <w:marBottom w:val="0"/>
      <w:divBdr>
        <w:top w:val="none" w:sz="0" w:space="0" w:color="auto"/>
        <w:left w:val="none" w:sz="0" w:space="0" w:color="auto"/>
        <w:bottom w:val="none" w:sz="0" w:space="0" w:color="auto"/>
        <w:right w:val="none" w:sz="0" w:space="0" w:color="auto"/>
      </w:divBdr>
    </w:div>
    <w:div w:id="365298928">
      <w:marLeft w:val="0"/>
      <w:marRight w:val="0"/>
      <w:marTop w:val="0"/>
      <w:marBottom w:val="0"/>
      <w:divBdr>
        <w:top w:val="none" w:sz="0" w:space="0" w:color="auto"/>
        <w:left w:val="none" w:sz="0" w:space="0" w:color="auto"/>
        <w:bottom w:val="none" w:sz="0" w:space="0" w:color="auto"/>
        <w:right w:val="none" w:sz="0" w:space="0" w:color="auto"/>
      </w:divBdr>
    </w:div>
    <w:div w:id="365298929">
      <w:marLeft w:val="0"/>
      <w:marRight w:val="0"/>
      <w:marTop w:val="0"/>
      <w:marBottom w:val="0"/>
      <w:divBdr>
        <w:top w:val="none" w:sz="0" w:space="0" w:color="auto"/>
        <w:left w:val="none" w:sz="0" w:space="0" w:color="auto"/>
        <w:bottom w:val="none" w:sz="0" w:space="0" w:color="auto"/>
        <w:right w:val="none" w:sz="0" w:space="0" w:color="auto"/>
      </w:divBdr>
    </w:div>
    <w:div w:id="365298930">
      <w:marLeft w:val="0"/>
      <w:marRight w:val="0"/>
      <w:marTop w:val="0"/>
      <w:marBottom w:val="0"/>
      <w:divBdr>
        <w:top w:val="none" w:sz="0" w:space="0" w:color="auto"/>
        <w:left w:val="none" w:sz="0" w:space="0" w:color="auto"/>
        <w:bottom w:val="none" w:sz="0" w:space="0" w:color="auto"/>
        <w:right w:val="none" w:sz="0" w:space="0" w:color="auto"/>
      </w:divBdr>
    </w:div>
    <w:div w:id="365298931">
      <w:marLeft w:val="0"/>
      <w:marRight w:val="0"/>
      <w:marTop w:val="0"/>
      <w:marBottom w:val="0"/>
      <w:divBdr>
        <w:top w:val="none" w:sz="0" w:space="0" w:color="auto"/>
        <w:left w:val="none" w:sz="0" w:space="0" w:color="auto"/>
        <w:bottom w:val="none" w:sz="0" w:space="0" w:color="auto"/>
        <w:right w:val="none" w:sz="0" w:space="0" w:color="auto"/>
      </w:divBdr>
    </w:div>
    <w:div w:id="365298932">
      <w:marLeft w:val="0"/>
      <w:marRight w:val="0"/>
      <w:marTop w:val="0"/>
      <w:marBottom w:val="0"/>
      <w:divBdr>
        <w:top w:val="none" w:sz="0" w:space="0" w:color="auto"/>
        <w:left w:val="none" w:sz="0" w:space="0" w:color="auto"/>
        <w:bottom w:val="none" w:sz="0" w:space="0" w:color="auto"/>
        <w:right w:val="none" w:sz="0" w:space="0" w:color="auto"/>
      </w:divBdr>
      <w:divsChild>
        <w:div w:id="365298645">
          <w:marLeft w:val="0"/>
          <w:marRight w:val="0"/>
          <w:marTop w:val="0"/>
          <w:marBottom w:val="0"/>
          <w:divBdr>
            <w:top w:val="none" w:sz="0" w:space="0" w:color="auto"/>
            <w:left w:val="none" w:sz="0" w:space="0" w:color="auto"/>
            <w:bottom w:val="none" w:sz="0" w:space="0" w:color="auto"/>
            <w:right w:val="none" w:sz="0" w:space="0" w:color="auto"/>
          </w:divBdr>
        </w:div>
        <w:div w:id="365299015">
          <w:marLeft w:val="0"/>
          <w:marRight w:val="0"/>
          <w:marTop w:val="0"/>
          <w:marBottom w:val="0"/>
          <w:divBdr>
            <w:top w:val="none" w:sz="0" w:space="0" w:color="auto"/>
            <w:left w:val="none" w:sz="0" w:space="0" w:color="auto"/>
            <w:bottom w:val="none" w:sz="0" w:space="0" w:color="auto"/>
            <w:right w:val="none" w:sz="0" w:space="0" w:color="auto"/>
          </w:divBdr>
        </w:div>
        <w:div w:id="365299075">
          <w:marLeft w:val="0"/>
          <w:marRight w:val="0"/>
          <w:marTop w:val="0"/>
          <w:marBottom w:val="0"/>
          <w:divBdr>
            <w:top w:val="none" w:sz="0" w:space="0" w:color="auto"/>
            <w:left w:val="none" w:sz="0" w:space="0" w:color="auto"/>
            <w:bottom w:val="none" w:sz="0" w:space="0" w:color="auto"/>
            <w:right w:val="none" w:sz="0" w:space="0" w:color="auto"/>
          </w:divBdr>
        </w:div>
      </w:divsChild>
    </w:div>
    <w:div w:id="365298933">
      <w:marLeft w:val="0"/>
      <w:marRight w:val="0"/>
      <w:marTop w:val="0"/>
      <w:marBottom w:val="0"/>
      <w:divBdr>
        <w:top w:val="none" w:sz="0" w:space="0" w:color="auto"/>
        <w:left w:val="none" w:sz="0" w:space="0" w:color="auto"/>
        <w:bottom w:val="none" w:sz="0" w:space="0" w:color="auto"/>
        <w:right w:val="none" w:sz="0" w:space="0" w:color="auto"/>
      </w:divBdr>
    </w:div>
    <w:div w:id="365298934">
      <w:marLeft w:val="0"/>
      <w:marRight w:val="0"/>
      <w:marTop w:val="0"/>
      <w:marBottom w:val="0"/>
      <w:divBdr>
        <w:top w:val="none" w:sz="0" w:space="0" w:color="auto"/>
        <w:left w:val="none" w:sz="0" w:space="0" w:color="auto"/>
        <w:bottom w:val="none" w:sz="0" w:space="0" w:color="auto"/>
        <w:right w:val="none" w:sz="0" w:space="0" w:color="auto"/>
      </w:divBdr>
    </w:div>
    <w:div w:id="365298935">
      <w:marLeft w:val="0"/>
      <w:marRight w:val="0"/>
      <w:marTop w:val="0"/>
      <w:marBottom w:val="0"/>
      <w:divBdr>
        <w:top w:val="none" w:sz="0" w:space="0" w:color="auto"/>
        <w:left w:val="none" w:sz="0" w:space="0" w:color="auto"/>
        <w:bottom w:val="none" w:sz="0" w:space="0" w:color="auto"/>
        <w:right w:val="none" w:sz="0" w:space="0" w:color="auto"/>
      </w:divBdr>
    </w:div>
    <w:div w:id="365298936">
      <w:marLeft w:val="0"/>
      <w:marRight w:val="0"/>
      <w:marTop w:val="0"/>
      <w:marBottom w:val="0"/>
      <w:divBdr>
        <w:top w:val="none" w:sz="0" w:space="0" w:color="auto"/>
        <w:left w:val="none" w:sz="0" w:space="0" w:color="auto"/>
        <w:bottom w:val="none" w:sz="0" w:space="0" w:color="auto"/>
        <w:right w:val="none" w:sz="0" w:space="0" w:color="auto"/>
      </w:divBdr>
    </w:div>
    <w:div w:id="365298937">
      <w:marLeft w:val="0"/>
      <w:marRight w:val="0"/>
      <w:marTop w:val="0"/>
      <w:marBottom w:val="0"/>
      <w:divBdr>
        <w:top w:val="none" w:sz="0" w:space="0" w:color="auto"/>
        <w:left w:val="none" w:sz="0" w:space="0" w:color="auto"/>
        <w:bottom w:val="none" w:sz="0" w:space="0" w:color="auto"/>
        <w:right w:val="none" w:sz="0" w:space="0" w:color="auto"/>
      </w:divBdr>
    </w:div>
    <w:div w:id="365298938">
      <w:marLeft w:val="0"/>
      <w:marRight w:val="0"/>
      <w:marTop w:val="0"/>
      <w:marBottom w:val="0"/>
      <w:divBdr>
        <w:top w:val="none" w:sz="0" w:space="0" w:color="auto"/>
        <w:left w:val="none" w:sz="0" w:space="0" w:color="auto"/>
        <w:bottom w:val="none" w:sz="0" w:space="0" w:color="auto"/>
        <w:right w:val="none" w:sz="0" w:space="0" w:color="auto"/>
      </w:divBdr>
    </w:div>
    <w:div w:id="365298939">
      <w:marLeft w:val="0"/>
      <w:marRight w:val="0"/>
      <w:marTop w:val="0"/>
      <w:marBottom w:val="0"/>
      <w:divBdr>
        <w:top w:val="none" w:sz="0" w:space="0" w:color="auto"/>
        <w:left w:val="none" w:sz="0" w:space="0" w:color="auto"/>
        <w:bottom w:val="none" w:sz="0" w:space="0" w:color="auto"/>
        <w:right w:val="none" w:sz="0" w:space="0" w:color="auto"/>
      </w:divBdr>
    </w:div>
    <w:div w:id="365298940">
      <w:marLeft w:val="0"/>
      <w:marRight w:val="0"/>
      <w:marTop w:val="0"/>
      <w:marBottom w:val="0"/>
      <w:divBdr>
        <w:top w:val="none" w:sz="0" w:space="0" w:color="auto"/>
        <w:left w:val="none" w:sz="0" w:space="0" w:color="auto"/>
        <w:bottom w:val="none" w:sz="0" w:space="0" w:color="auto"/>
        <w:right w:val="none" w:sz="0" w:space="0" w:color="auto"/>
      </w:divBdr>
    </w:div>
    <w:div w:id="365298941">
      <w:marLeft w:val="0"/>
      <w:marRight w:val="0"/>
      <w:marTop w:val="0"/>
      <w:marBottom w:val="0"/>
      <w:divBdr>
        <w:top w:val="none" w:sz="0" w:space="0" w:color="auto"/>
        <w:left w:val="none" w:sz="0" w:space="0" w:color="auto"/>
        <w:bottom w:val="none" w:sz="0" w:space="0" w:color="auto"/>
        <w:right w:val="none" w:sz="0" w:space="0" w:color="auto"/>
      </w:divBdr>
    </w:div>
    <w:div w:id="365298942">
      <w:marLeft w:val="0"/>
      <w:marRight w:val="0"/>
      <w:marTop w:val="0"/>
      <w:marBottom w:val="0"/>
      <w:divBdr>
        <w:top w:val="none" w:sz="0" w:space="0" w:color="auto"/>
        <w:left w:val="none" w:sz="0" w:space="0" w:color="auto"/>
        <w:bottom w:val="none" w:sz="0" w:space="0" w:color="auto"/>
        <w:right w:val="none" w:sz="0" w:space="0" w:color="auto"/>
      </w:divBdr>
    </w:div>
    <w:div w:id="365298943">
      <w:marLeft w:val="0"/>
      <w:marRight w:val="0"/>
      <w:marTop w:val="0"/>
      <w:marBottom w:val="0"/>
      <w:divBdr>
        <w:top w:val="none" w:sz="0" w:space="0" w:color="auto"/>
        <w:left w:val="none" w:sz="0" w:space="0" w:color="auto"/>
        <w:bottom w:val="none" w:sz="0" w:space="0" w:color="auto"/>
        <w:right w:val="none" w:sz="0" w:space="0" w:color="auto"/>
      </w:divBdr>
    </w:div>
    <w:div w:id="365298944">
      <w:marLeft w:val="0"/>
      <w:marRight w:val="0"/>
      <w:marTop w:val="0"/>
      <w:marBottom w:val="0"/>
      <w:divBdr>
        <w:top w:val="none" w:sz="0" w:space="0" w:color="auto"/>
        <w:left w:val="none" w:sz="0" w:space="0" w:color="auto"/>
        <w:bottom w:val="none" w:sz="0" w:space="0" w:color="auto"/>
        <w:right w:val="none" w:sz="0" w:space="0" w:color="auto"/>
      </w:divBdr>
    </w:div>
    <w:div w:id="365298945">
      <w:marLeft w:val="0"/>
      <w:marRight w:val="0"/>
      <w:marTop w:val="0"/>
      <w:marBottom w:val="0"/>
      <w:divBdr>
        <w:top w:val="none" w:sz="0" w:space="0" w:color="auto"/>
        <w:left w:val="none" w:sz="0" w:space="0" w:color="auto"/>
        <w:bottom w:val="none" w:sz="0" w:space="0" w:color="auto"/>
        <w:right w:val="none" w:sz="0" w:space="0" w:color="auto"/>
      </w:divBdr>
    </w:div>
    <w:div w:id="365298946">
      <w:marLeft w:val="0"/>
      <w:marRight w:val="0"/>
      <w:marTop w:val="0"/>
      <w:marBottom w:val="0"/>
      <w:divBdr>
        <w:top w:val="none" w:sz="0" w:space="0" w:color="auto"/>
        <w:left w:val="none" w:sz="0" w:space="0" w:color="auto"/>
        <w:bottom w:val="none" w:sz="0" w:space="0" w:color="auto"/>
        <w:right w:val="none" w:sz="0" w:space="0" w:color="auto"/>
      </w:divBdr>
    </w:div>
    <w:div w:id="365298947">
      <w:marLeft w:val="0"/>
      <w:marRight w:val="0"/>
      <w:marTop w:val="0"/>
      <w:marBottom w:val="0"/>
      <w:divBdr>
        <w:top w:val="none" w:sz="0" w:space="0" w:color="auto"/>
        <w:left w:val="none" w:sz="0" w:space="0" w:color="auto"/>
        <w:bottom w:val="none" w:sz="0" w:space="0" w:color="auto"/>
        <w:right w:val="none" w:sz="0" w:space="0" w:color="auto"/>
      </w:divBdr>
    </w:div>
    <w:div w:id="365298948">
      <w:marLeft w:val="0"/>
      <w:marRight w:val="0"/>
      <w:marTop w:val="0"/>
      <w:marBottom w:val="0"/>
      <w:divBdr>
        <w:top w:val="none" w:sz="0" w:space="0" w:color="auto"/>
        <w:left w:val="none" w:sz="0" w:space="0" w:color="auto"/>
        <w:bottom w:val="none" w:sz="0" w:space="0" w:color="auto"/>
        <w:right w:val="none" w:sz="0" w:space="0" w:color="auto"/>
      </w:divBdr>
    </w:div>
    <w:div w:id="365298949">
      <w:marLeft w:val="0"/>
      <w:marRight w:val="0"/>
      <w:marTop w:val="0"/>
      <w:marBottom w:val="0"/>
      <w:divBdr>
        <w:top w:val="none" w:sz="0" w:space="0" w:color="auto"/>
        <w:left w:val="none" w:sz="0" w:space="0" w:color="auto"/>
        <w:bottom w:val="none" w:sz="0" w:space="0" w:color="auto"/>
        <w:right w:val="none" w:sz="0" w:space="0" w:color="auto"/>
      </w:divBdr>
    </w:div>
    <w:div w:id="365298950">
      <w:marLeft w:val="0"/>
      <w:marRight w:val="0"/>
      <w:marTop w:val="0"/>
      <w:marBottom w:val="0"/>
      <w:divBdr>
        <w:top w:val="none" w:sz="0" w:space="0" w:color="auto"/>
        <w:left w:val="none" w:sz="0" w:space="0" w:color="auto"/>
        <w:bottom w:val="none" w:sz="0" w:space="0" w:color="auto"/>
        <w:right w:val="none" w:sz="0" w:space="0" w:color="auto"/>
      </w:divBdr>
    </w:div>
    <w:div w:id="365298951">
      <w:marLeft w:val="0"/>
      <w:marRight w:val="0"/>
      <w:marTop w:val="0"/>
      <w:marBottom w:val="0"/>
      <w:divBdr>
        <w:top w:val="none" w:sz="0" w:space="0" w:color="auto"/>
        <w:left w:val="none" w:sz="0" w:space="0" w:color="auto"/>
        <w:bottom w:val="none" w:sz="0" w:space="0" w:color="auto"/>
        <w:right w:val="none" w:sz="0" w:space="0" w:color="auto"/>
      </w:divBdr>
    </w:div>
    <w:div w:id="365298953">
      <w:marLeft w:val="0"/>
      <w:marRight w:val="0"/>
      <w:marTop w:val="0"/>
      <w:marBottom w:val="0"/>
      <w:divBdr>
        <w:top w:val="none" w:sz="0" w:space="0" w:color="auto"/>
        <w:left w:val="none" w:sz="0" w:space="0" w:color="auto"/>
        <w:bottom w:val="none" w:sz="0" w:space="0" w:color="auto"/>
        <w:right w:val="none" w:sz="0" w:space="0" w:color="auto"/>
      </w:divBdr>
    </w:div>
    <w:div w:id="365298954">
      <w:marLeft w:val="0"/>
      <w:marRight w:val="0"/>
      <w:marTop w:val="0"/>
      <w:marBottom w:val="0"/>
      <w:divBdr>
        <w:top w:val="none" w:sz="0" w:space="0" w:color="auto"/>
        <w:left w:val="none" w:sz="0" w:space="0" w:color="auto"/>
        <w:bottom w:val="none" w:sz="0" w:space="0" w:color="auto"/>
        <w:right w:val="none" w:sz="0" w:space="0" w:color="auto"/>
      </w:divBdr>
    </w:div>
    <w:div w:id="365298955">
      <w:marLeft w:val="0"/>
      <w:marRight w:val="0"/>
      <w:marTop w:val="0"/>
      <w:marBottom w:val="0"/>
      <w:divBdr>
        <w:top w:val="none" w:sz="0" w:space="0" w:color="auto"/>
        <w:left w:val="none" w:sz="0" w:space="0" w:color="auto"/>
        <w:bottom w:val="none" w:sz="0" w:space="0" w:color="auto"/>
        <w:right w:val="none" w:sz="0" w:space="0" w:color="auto"/>
      </w:divBdr>
    </w:div>
    <w:div w:id="365298956">
      <w:marLeft w:val="0"/>
      <w:marRight w:val="0"/>
      <w:marTop w:val="0"/>
      <w:marBottom w:val="0"/>
      <w:divBdr>
        <w:top w:val="none" w:sz="0" w:space="0" w:color="auto"/>
        <w:left w:val="none" w:sz="0" w:space="0" w:color="auto"/>
        <w:bottom w:val="none" w:sz="0" w:space="0" w:color="auto"/>
        <w:right w:val="none" w:sz="0" w:space="0" w:color="auto"/>
      </w:divBdr>
    </w:div>
    <w:div w:id="365298957">
      <w:marLeft w:val="0"/>
      <w:marRight w:val="0"/>
      <w:marTop w:val="0"/>
      <w:marBottom w:val="0"/>
      <w:divBdr>
        <w:top w:val="none" w:sz="0" w:space="0" w:color="auto"/>
        <w:left w:val="none" w:sz="0" w:space="0" w:color="auto"/>
        <w:bottom w:val="none" w:sz="0" w:space="0" w:color="auto"/>
        <w:right w:val="none" w:sz="0" w:space="0" w:color="auto"/>
      </w:divBdr>
    </w:div>
    <w:div w:id="365298958">
      <w:marLeft w:val="0"/>
      <w:marRight w:val="0"/>
      <w:marTop w:val="0"/>
      <w:marBottom w:val="0"/>
      <w:divBdr>
        <w:top w:val="none" w:sz="0" w:space="0" w:color="auto"/>
        <w:left w:val="none" w:sz="0" w:space="0" w:color="auto"/>
        <w:bottom w:val="none" w:sz="0" w:space="0" w:color="auto"/>
        <w:right w:val="none" w:sz="0" w:space="0" w:color="auto"/>
      </w:divBdr>
    </w:div>
    <w:div w:id="365298959">
      <w:marLeft w:val="0"/>
      <w:marRight w:val="0"/>
      <w:marTop w:val="0"/>
      <w:marBottom w:val="0"/>
      <w:divBdr>
        <w:top w:val="none" w:sz="0" w:space="0" w:color="auto"/>
        <w:left w:val="none" w:sz="0" w:space="0" w:color="auto"/>
        <w:bottom w:val="none" w:sz="0" w:space="0" w:color="auto"/>
        <w:right w:val="none" w:sz="0" w:space="0" w:color="auto"/>
      </w:divBdr>
    </w:div>
    <w:div w:id="365298961">
      <w:marLeft w:val="0"/>
      <w:marRight w:val="0"/>
      <w:marTop w:val="0"/>
      <w:marBottom w:val="0"/>
      <w:divBdr>
        <w:top w:val="none" w:sz="0" w:space="0" w:color="auto"/>
        <w:left w:val="none" w:sz="0" w:space="0" w:color="auto"/>
        <w:bottom w:val="none" w:sz="0" w:space="0" w:color="auto"/>
        <w:right w:val="none" w:sz="0" w:space="0" w:color="auto"/>
      </w:divBdr>
    </w:div>
    <w:div w:id="365298962">
      <w:marLeft w:val="0"/>
      <w:marRight w:val="0"/>
      <w:marTop w:val="0"/>
      <w:marBottom w:val="0"/>
      <w:divBdr>
        <w:top w:val="none" w:sz="0" w:space="0" w:color="auto"/>
        <w:left w:val="none" w:sz="0" w:space="0" w:color="auto"/>
        <w:bottom w:val="none" w:sz="0" w:space="0" w:color="auto"/>
        <w:right w:val="none" w:sz="0" w:space="0" w:color="auto"/>
      </w:divBdr>
    </w:div>
    <w:div w:id="365298963">
      <w:marLeft w:val="0"/>
      <w:marRight w:val="0"/>
      <w:marTop w:val="0"/>
      <w:marBottom w:val="0"/>
      <w:divBdr>
        <w:top w:val="none" w:sz="0" w:space="0" w:color="auto"/>
        <w:left w:val="none" w:sz="0" w:space="0" w:color="auto"/>
        <w:bottom w:val="none" w:sz="0" w:space="0" w:color="auto"/>
        <w:right w:val="none" w:sz="0" w:space="0" w:color="auto"/>
      </w:divBdr>
    </w:div>
    <w:div w:id="365298965">
      <w:marLeft w:val="0"/>
      <w:marRight w:val="0"/>
      <w:marTop w:val="0"/>
      <w:marBottom w:val="0"/>
      <w:divBdr>
        <w:top w:val="none" w:sz="0" w:space="0" w:color="auto"/>
        <w:left w:val="none" w:sz="0" w:space="0" w:color="auto"/>
        <w:bottom w:val="none" w:sz="0" w:space="0" w:color="auto"/>
        <w:right w:val="none" w:sz="0" w:space="0" w:color="auto"/>
      </w:divBdr>
    </w:div>
    <w:div w:id="365298966">
      <w:marLeft w:val="0"/>
      <w:marRight w:val="0"/>
      <w:marTop w:val="0"/>
      <w:marBottom w:val="0"/>
      <w:divBdr>
        <w:top w:val="none" w:sz="0" w:space="0" w:color="auto"/>
        <w:left w:val="none" w:sz="0" w:space="0" w:color="auto"/>
        <w:bottom w:val="none" w:sz="0" w:space="0" w:color="auto"/>
        <w:right w:val="none" w:sz="0" w:space="0" w:color="auto"/>
      </w:divBdr>
    </w:div>
    <w:div w:id="365298967">
      <w:marLeft w:val="0"/>
      <w:marRight w:val="0"/>
      <w:marTop w:val="0"/>
      <w:marBottom w:val="0"/>
      <w:divBdr>
        <w:top w:val="none" w:sz="0" w:space="0" w:color="auto"/>
        <w:left w:val="none" w:sz="0" w:space="0" w:color="auto"/>
        <w:bottom w:val="none" w:sz="0" w:space="0" w:color="auto"/>
        <w:right w:val="none" w:sz="0" w:space="0" w:color="auto"/>
      </w:divBdr>
    </w:div>
    <w:div w:id="365298968">
      <w:marLeft w:val="0"/>
      <w:marRight w:val="0"/>
      <w:marTop w:val="0"/>
      <w:marBottom w:val="0"/>
      <w:divBdr>
        <w:top w:val="none" w:sz="0" w:space="0" w:color="auto"/>
        <w:left w:val="none" w:sz="0" w:space="0" w:color="auto"/>
        <w:bottom w:val="none" w:sz="0" w:space="0" w:color="auto"/>
        <w:right w:val="none" w:sz="0" w:space="0" w:color="auto"/>
      </w:divBdr>
    </w:div>
    <w:div w:id="365298969">
      <w:marLeft w:val="0"/>
      <w:marRight w:val="0"/>
      <w:marTop w:val="0"/>
      <w:marBottom w:val="0"/>
      <w:divBdr>
        <w:top w:val="none" w:sz="0" w:space="0" w:color="auto"/>
        <w:left w:val="none" w:sz="0" w:space="0" w:color="auto"/>
        <w:bottom w:val="none" w:sz="0" w:space="0" w:color="auto"/>
        <w:right w:val="none" w:sz="0" w:space="0" w:color="auto"/>
      </w:divBdr>
    </w:div>
    <w:div w:id="365298970">
      <w:marLeft w:val="0"/>
      <w:marRight w:val="0"/>
      <w:marTop w:val="0"/>
      <w:marBottom w:val="0"/>
      <w:divBdr>
        <w:top w:val="none" w:sz="0" w:space="0" w:color="auto"/>
        <w:left w:val="none" w:sz="0" w:space="0" w:color="auto"/>
        <w:bottom w:val="none" w:sz="0" w:space="0" w:color="auto"/>
        <w:right w:val="none" w:sz="0" w:space="0" w:color="auto"/>
      </w:divBdr>
    </w:div>
    <w:div w:id="365298971">
      <w:marLeft w:val="0"/>
      <w:marRight w:val="0"/>
      <w:marTop w:val="0"/>
      <w:marBottom w:val="0"/>
      <w:divBdr>
        <w:top w:val="none" w:sz="0" w:space="0" w:color="auto"/>
        <w:left w:val="none" w:sz="0" w:space="0" w:color="auto"/>
        <w:bottom w:val="none" w:sz="0" w:space="0" w:color="auto"/>
        <w:right w:val="none" w:sz="0" w:space="0" w:color="auto"/>
      </w:divBdr>
    </w:div>
    <w:div w:id="365298973">
      <w:marLeft w:val="0"/>
      <w:marRight w:val="0"/>
      <w:marTop w:val="0"/>
      <w:marBottom w:val="0"/>
      <w:divBdr>
        <w:top w:val="none" w:sz="0" w:space="0" w:color="auto"/>
        <w:left w:val="none" w:sz="0" w:space="0" w:color="auto"/>
        <w:bottom w:val="none" w:sz="0" w:space="0" w:color="auto"/>
        <w:right w:val="none" w:sz="0" w:space="0" w:color="auto"/>
      </w:divBdr>
    </w:div>
    <w:div w:id="365298974">
      <w:marLeft w:val="0"/>
      <w:marRight w:val="0"/>
      <w:marTop w:val="0"/>
      <w:marBottom w:val="0"/>
      <w:divBdr>
        <w:top w:val="none" w:sz="0" w:space="0" w:color="auto"/>
        <w:left w:val="none" w:sz="0" w:space="0" w:color="auto"/>
        <w:bottom w:val="none" w:sz="0" w:space="0" w:color="auto"/>
        <w:right w:val="none" w:sz="0" w:space="0" w:color="auto"/>
      </w:divBdr>
    </w:div>
    <w:div w:id="365298975">
      <w:marLeft w:val="0"/>
      <w:marRight w:val="0"/>
      <w:marTop w:val="0"/>
      <w:marBottom w:val="0"/>
      <w:divBdr>
        <w:top w:val="none" w:sz="0" w:space="0" w:color="auto"/>
        <w:left w:val="none" w:sz="0" w:space="0" w:color="auto"/>
        <w:bottom w:val="none" w:sz="0" w:space="0" w:color="auto"/>
        <w:right w:val="none" w:sz="0" w:space="0" w:color="auto"/>
      </w:divBdr>
    </w:div>
    <w:div w:id="365298976">
      <w:marLeft w:val="0"/>
      <w:marRight w:val="0"/>
      <w:marTop w:val="0"/>
      <w:marBottom w:val="0"/>
      <w:divBdr>
        <w:top w:val="none" w:sz="0" w:space="0" w:color="auto"/>
        <w:left w:val="none" w:sz="0" w:space="0" w:color="auto"/>
        <w:bottom w:val="none" w:sz="0" w:space="0" w:color="auto"/>
        <w:right w:val="none" w:sz="0" w:space="0" w:color="auto"/>
      </w:divBdr>
    </w:div>
    <w:div w:id="365298977">
      <w:marLeft w:val="0"/>
      <w:marRight w:val="0"/>
      <w:marTop w:val="0"/>
      <w:marBottom w:val="0"/>
      <w:divBdr>
        <w:top w:val="none" w:sz="0" w:space="0" w:color="auto"/>
        <w:left w:val="none" w:sz="0" w:space="0" w:color="auto"/>
        <w:bottom w:val="none" w:sz="0" w:space="0" w:color="auto"/>
        <w:right w:val="none" w:sz="0" w:space="0" w:color="auto"/>
      </w:divBdr>
    </w:div>
    <w:div w:id="365298978">
      <w:marLeft w:val="0"/>
      <w:marRight w:val="0"/>
      <w:marTop w:val="0"/>
      <w:marBottom w:val="0"/>
      <w:divBdr>
        <w:top w:val="none" w:sz="0" w:space="0" w:color="auto"/>
        <w:left w:val="none" w:sz="0" w:space="0" w:color="auto"/>
        <w:bottom w:val="none" w:sz="0" w:space="0" w:color="auto"/>
        <w:right w:val="none" w:sz="0" w:space="0" w:color="auto"/>
      </w:divBdr>
    </w:div>
    <w:div w:id="365298979">
      <w:marLeft w:val="0"/>
      <w:marRight w:val="0"/>
      <w:marTop w:val="0"/>
      <w:marBottom w:val="0"/>
      <w:divBdr>
        <w:top w:val="none" w:sz="0" w:space="0" w:color="auto"/>
        <w:left w:val="none" w:sz="0" w:space="0" w:color="auto"/>
        <w:bottom w:val="none" w:sz="0" w:space="0" w:color="auto"/>
        <w:right w:val="none" w:sz="0" w:space="0" w:color="auto"/>
      </w:divBdr>
    </w:div>
    <w:div w:id="365298980">
      <w:marLeft w:val="0"/>
      <w:marRight w:val="0"/>
      <w:marTop w:val="0"/>
      <w:marBottom w:val="0"/>
      <w:divBdr>
        <w:top w:val="none" w:sz="0" w:space="0" w:color="auto"/>
        <w:left w:val="none" w:sz="0" w:space="0" w:color="auto"/>
        <w:bottom w:val="none" w:sz="0" w:space="0" w:color="auto"/>
        <w:right w:val="none" w:sz="0" w:space="0" w:color="auto"/>
      </w:divBdr>
    </w:div>
    <w:div w:id="365298981">
      <w:marLeft w:val="0"/>
      <w:marRight w:val="0"/>
      <w:marTop w:val="0"/>
      <w:marBottom w:val="0"/>
      <w:divBdr>
        <w:top w:val="none" w:sz="0" w:space="0" w:color="auto"/>
        <w:left w:val="none" w:sz="0" w:space="0" w:color="auto"/>
        <w:bottom w:val="none" w:sz="0" w:space="0" w:color="auto"/>
        <w:right w:val="none" w:sz="0" w:space="0" w:color="auto"/>
      </w:divBdr>
    </w:div>
    <w:div w:id="365298982">
      <w:marLeft w:val="0"/>
      <w:marRight w:val="0"/>
      <w:marTop w:val="0"/>
      <w:marBottom w:val="0"/>
      <w:divBdr>
        <w:top w:val="none" w:sz="0" w:space="0" w:color="auto"/>
        <w:left w:val="none" w:sz="0" w:space="0" w:color="auto"/>
        <w:bottom w:val="none" w:sz="0" w:space="0" w:color="auto"/>
        <w:right w:val="none" w:sz="0" w:space="0" w:color="auto"/>
      </w:divBdr>
    </w:div>
    <w:div w:id="365298983">
      <w:marLeft w:val="0"/>
      <w:marRight w:val="0"/>
      <w:marTop w:val="0"/>
      <w:marBottom w:val="0"/>
      <w:divBdr>
        <w:top w:val="none" w:sz="0" w:space="0" w:color="auto"/>
        <w:left w:val="none" w:sz="0" w:space="0" w:color="auto"/>
        <w:bottom w:val="none" w:sz="0" w:space="0" w:color="auto"/>
        <w:right w:val="none" w:sz="0" w:space="0" w:color="auto"/>
      </w:divBdr>
    </w:div>
    <w:div w:id="365298984">
      <w:marLeft w:val="0"/>
      <w:marRight w:val="0"/>
      <w:marTop w:val="0"/>
      <w:marBottom w:val="0"/>
      <w:divBdr>
        <w:top w:val="none" w:sz="0" w:space="0" w:color="auto"/>
        <w:left w:val="none" w:sz="0" w:space="0" w:color="auto"/>
        <w:bottom w:val="none" w:sz="0" w:space="0" w:color="auto"/>
        <w:right w:val="none" w:sz="0" w:space="0" w:color="auto"/>
      </w:divBdr>
    </w:div>
    <w:div w:id="365298985">
      <w:marLeft w:val="0"/>
      <w:marRight w:val="0"/>
      <w:marTop w:val="0"/>
      <w:marBottom w:val="0"/>
      <w:divBdr>
        <w:top w:val="none" w:sz="0" w:space="0" w:color="auto"/>
        <w:left w:val="none" w:sz="0" w:space="0" w:color="auto"/>
        <w:bottom w:val="none" w:sz="0" w:space="0" w:color="auto"/>
        <w:right w:val="none" w:sz="0" w:space="0" w:color="auto"/>
      </w:divBdr>
    </w:div>
    <w:div w:id="365298986">
      <w:marLeft w:val="0"/>
      <w:marRight w:val="0"/>
      <w:marTop w:val="0"/>
      <w:marBottom w:val="0"/>
      <w:divBdr>
        <w:top w:val="none" w:sz="0" w:space="0" w:color="auto"/>
        <w:left w:val="none" w:sz="0" w:space="0" w:color="auto"/>
        <w:bottom w:val="none" w:sz="0" w:space="0" w:color="auto"/>
        <w:right w:val="none" w:sz="0" w:space="0" w:color="auto"/>
      </w:divBdr>
    </w:div>
    <w:div w:id="365298987">
      <w:marLeft w:val="0"/>
      <w:marRight w:val="0"/>
      <w:marTop w:val="0"/>
      <w:marBottom w:val="0"/>
      <w:divBdr>
        <w:top w:val="none" w:sz="0" w:space="0" w:color="auto"/>
        <w:left w:val="none" w:sz="0" w:space="0" w:color="auto"/>
        <w:bottom w:val="none" w:sz="0" w:space="0" w:color="auto"/>
        <w:right w:val="none" w:sz="0" w:space="0" w:color="auto"/>
      </w:divBdr>
    </w:div>
    <w:div w:id="365298988">
      <w:marLeft w:val="0"/>
      <w:marRight w:val="0"/>
      <w:marTop w:val="0"/>
      <w:marBottom w:val="0"/>
      <w:divBdr>
        <w:top w:val="none" w:sz="0" w:space="0" w:color="auto"/>
        <w:left w:val="none" w:sz="0" w:space="0" w:color="auto"/>
        <w:bottom w:val="none" w:sz="0" w:space="0" w:color="auto"/>
        <w:right w:val="none" w:sz="0" w:space="0" w:color="auto"/>
      </w:divBdr>
    </w:div>
    <w:div w:id="365298990">
      <w:marLeft w:val="0"/>
      <w:marRight w:val="0"/>
      <w:marTop w:val="0"/>
      <w:marBottom w:val="0"/>
      <w:divBdr>
        <w:top w:val="none" w:sz="0" w:space="0" w:color="auto"/>
        <w:left w:val="none" w:sz="0" w:space="0" w:color="auto"/>
        <w:bottom w:val="none" w:sz="0" w:space="0" w:color="auto"/>
        <w:right w:val="none" w:sz="0" w:space="0" w:color="auto"/>
      </w:divBdr>
    </w:div>
    <w:div w:id="365298991">
      <w:marLeft w:val="0"/>
      <w:marRight w:val="0"/>
      <w:marTop w:val="0"/>
      <w:marBottom w:val="0"/>
      <w:divBdr>
        <w:top w:val="none" w:sz="0" w:space="0" w:color="auto"/>
        <w:left w:val="none" w:sz="0" w:space="0" w:color="auto"/>
        <w:bottom w:val="none" w:sz="0" w:space="0" w:color="auto"/>
        <w:right w:val="none" w:sz="0" w:space="0" w:color="auto"/>
      </w:divBdr>
    </w:div>
    <w:div w:id="365298992">
      <w:marLeft w:val="0"/>
      <w:marRight w:val="0"/>
      <w:marTop w:val="0"/>
      <w:marBottom w:val="0"/>
      <w:divBdr>
        <w:top w:val="none" w:sz="0" w:space="0" w:color="auto"/>
        <w:left w:val="none" w:sz="0" w:space="0" w:color="auto"/>
        <w:bottom w:val="none" w:sz="0" w:space="0" w:color="auto"/>
        <w:right w:val="none" w:sz="0" w:space="0" w:color="auto"/>
      </w:divBdr>
    </w:div>
    <w:div w:id="365298993">
      <w:marLeft w:val="0"/>
      <w:marRight w:val="0"/>
      <w:marTop w:val="0"/>
      <w:marBottom w:val="0"/>
      <w:divBdr>
        <w:top w:val="none" w:sz="0" w:space="0" w:color="auto"/>
        <w:left w:val="none" w:sz="0" w:space="0" w:color="auto"/>
        <w:bottom w:val="none" w:sz="0" w:space="0" w:color="auto"/>
        <w:right w:val="none" w:sz="0" w:space="0" w:color="auto"/>
      </w:divBdr>
    </w:div>
    <w:div w:id="365298995">
      <w:marLeft w:val="0"/>
      <w:marRight w:val="0"/>
      <w:marTop w:val="0"/>
      <w:marBottom w:val="0"/>
      <w:divBdr>
        <w:top w:val="none" w:sz="0" w:space="0" w:color="auto"/>
        <w:left w:val="none" w:sz="0" w:space="0" w:color="auto"/>
        <w:bottom w:val="none" w:sz="0" w:space="0" w:color="auto"/>
        <w:right w:val="none" w:sz="0" w:space="0" w:color="auto"/>
      </w:divBdr>
    </w:div>
    <w:div w:id="365298996">
      <w:marLeft w:val="0"/>
      <w:marRight w:val="0"/>
      <w:marTop w:val="0"/>
      <w:marBottom w:val="0"/>
      <w:divBdr>
        <w:top w:val="none" w:sz="0" w:space="0" w:color="auto"/>
        <w:left w:val="none" w:sz="0" w:space="0" w:color="auto"/>
        <w:bottom w:val="none" w:sz="0" w:space="0" w:color="auto"/>
        <w:right w:val="none" w:sz="0" w:space="0" w:color="auto"/>
      </w:divBdr>
    </w:div>
    <w:div w:id="365298997">
      <w:marLeft w:val="0"/>
      <w:marRight w:val="0"/>
      <w:marTop w:val="0"/>
      <w:marBottom w:val="0"/>
      <w:divBdr>
        <w:top w:val="none" w:sz="0" w:space="0" w:color="auto"/>
        <w:left w:val="none" w:sz="0" w:space="0" w:color="auto"/>
        <w:bottom w:val="none" w:sz="0" w:space="0" w:color="auto"/>
        <w:right w:val="none" w:sz="0" w:space="0" w:color="auto"/>
      </w:divBdr>
    </w:div>
    <w:div w:id="365298998">
      <w:marLeft w:val="0"/>
      <w:marRight w:val="0"/>
      <w:marTop w:val="0"/>
      <w:marBottom w:val="0"/>
      <w:divBdr>
        <w:top w:val="none" w:sz="0" w:space="0" w:color="auto"/>
        <w:left w:val="none" w:sz="0" w:space="0" w:color="auto"/>
        <w:bottom w:val="none" w:sz="0" w:space="0" w:color="auto"/>
        <w:right w:val="none" w:sz="0" w:space="0" w:color="auto"/>
      </w:divBdr>
    </w:div>
    <w:div w:id="365299000">
      <w:marLeft w:val="0"/>
      <w:marRight w:val="0"/>
      <w:marTop w:val="0"/>
      <w:marBottom w:val="0"/>
      <w:divBdr>
        <w:top w:val="none" w:sz="0" w:space="0" w:color="auto"/>
        <w:left w:val="none" w:sz="0" w:space="0" w:color="auto"/>
        <w:bottom w:val="none" w:sz="0" w:space="0" w:color="auto"/>
        <w:right w:val="none" w:sz="0" w:space="0" w:color="auto"/>
      </w:divBdr>
    </w:div>
    <w:div w:id="365299002">
      <w:marLeft w:val="0"/>
      <w:marRight w:val="0"/>
      <w:marTop w:val="0"/>
      <w:marBottom w:val="0"/>
      <w:divBdr>
        <w:top w:val="none" w:sz="0" w:space="0" w:color="auto"/>
        <w:left w:val="none" w:sz="0" w:space="0" w:color="auto"/>
        <w:bottom w:val="none" w:sz="0" w:space="0" w:color="auto"/>
        <w:right w:val="none" w:sz="0" w:space="0" w:color="auto"/>
      </w:divBdr>
    </w:div>
    <w:div w:id="365299003">
      <w:marLeft w:val="0"/>
      <w:marRight w:val="0"/>
      <w:marTop w:val="0"/>
      <w:marBottom w:val="0"/>
      <w:divBdr>
        <w:top w:val="none" w:sz="0" w:space="0" w:color="auto"/>
        <w:left w:val="none" w:sz="0" w:space="0" w:color="auto"/>
        <w:bottom w:val="none" w:sz="0" w:space="0" w:color="auto"/>
        <w:right w:val="none" w:sz="0" w:space="0" w:color="auto"/>
      </w:divBdr>
    </w:div>
    <w:div w:id="365299004">
      <w:marLeft w:val="0"/>
      <w:marRight w:val="0"/>
      <w:marTop w:val="0"/>
      <w:marBottom w:val="0"/>
      <w:divBdr>
        <w:top w:val="none" w:sz="0" w:space="0" w:color="auto"/>
        <w:left w:val="none" w:sz="0" w:space="0" w:color="auto"/>
        <w:bottom w:val="none" w:sz="0" w:space="0" w:color="auto"/>
        <w:right w:val="none" w:sz="0" w:space="0" w:color="auto"/>
      </w:divBdr>
    </w:div>
    <w:div w:id="365299005">
      <w:marLeft w:val="0"/>
      <w:marRight w:val="0"/>
      <w:marTop w:val="0"/>
      <w:marBottom w:val="0"/>
      <w:divBdr>
        <w:top w:val="none" w:sz="0" w:space="0" w:color="auto"/>
        <w:left w:val="none" w:sz="0" w:space="0" w:color="auto"/>
        <w:bottom w:val="none" w:sz="0" w:space="0" w:color="auto"/>
        <w:right w:val="none" w:sz="0" w:space="0" w:color="auto"/>
      </w:divBdr>
    </w:div>
    <w:div w:id="365299006">
      <w:marLeft w:val="0"/>
      <w:marRight w:val="0"/>
      <w:marTop w:val="0"/>
      <w:marBottom w:val="0"/>
      <w:divBdr>
        <w:top w:val="none" w:sz="0" w:space="0" w:color="auto"/>
        <w:left w:val="none" w:sz="0" w:space="0" w:color="auto"/>
        <w:bottom w:val="none" w:sz="0" w:space="0" w:color="auto"/>
        <w:right w:val="none" w:sz="0" w:space="0" w:color="auto"/>
      </w:divBdr>
    </w:div>
    <w:div w:id="365299007">
      <w:marLeft w:val="0"/>
      <w:marRight w:val="0"/>
      <w:marTop w:val="0"/>
      <w:marBottom w:val="0"/>
      <w:divBdr>
        <w:top w:val="none" w:sz="0" w:space="0" w:color="auto"/>
        <w:left w:val="none" w:sz="0" w:space="0" w:color="auto"/>
        <w:bottom w:val="none" w:sz="0" w:space="0" w:color="auto"/>
        <w:right w:val="none" w:sz="0" w:space="0" w:color="auto"/>
      </w:divBdr>
    </w:div>
    <w:div w:id="365299009">
      <w:marLeft w:val="0"/>
      <w:marRight w:val="0"/>
      <w:marTop w:val="0"/>
      <w:marBottom w:val="0"/>
      <w:divBdr>
        <w:top w:val="none" w:sz="0" w:space="0" w:color="auto"/>
        <w:left w:val="none" w:sz="0" w:space="0" w:color="auto"/>
        <w:bottom w:val="none" w:sz="0" w:space="0" w:color="auto"/>
        <w:right w:val="none" w:sz="0" w:space="0" w:color="auto"/>
      </w:divBdr>
    </w:div>
    <w:div w:id="365299010">
      <w:marLeft w:val="0"/>
      <w:marRight w:val="0"/>
      <w:marTop w:val="0"/>
      <w:marBottom w:val="0"/>
      <w:divBdr>
        <w:top w:val="none" w:sz="0" w:space="0" w:color="auto"/>
        <w:left w:val="none" w:sz="0" w:space="0" w:color="auto"/>
        <w:bottom w:val="none" w:sz="0" w:space="0" w:color="auto"/>
        <w:right w:val="none" w:sz="0" w:space="0" w:color="auto"/>
      </w:divBdr>
    </w:div>
    <w:div w:id="365299011">
      <w:marLeft w:val="0"/>
      <w:marRight w:val="0"/>
      <w:marTop w:val="0"/>
      <w:marBottom w:val="0"/>
      <w:divBdr>
        <w:top w:val="none" w:sz="0" w:space="0" w:color="auto"/>
        <w:left w:val="none" w:sz="0" w:space="0" w:color="auto"/>
        <w:bottom w:val="none" w:sz="0" w:space="0" w:color="auto"/>
        <w:right w:val="none" w:sz="0" w:space="0" w:color="auto"/>
      </w:divBdr>
    </w:div>
    <w:div w:id="365299012">
      <w:marLeft w:val="0"/>
      <w:marRight w:val="0"/>
      <w:marTop w:val="0"/>
      <w:marBottom w:val="0"/>
      <w:divBdr>
        <w:top w:val="none" w:sz="0" w:space="0" w:color="auto"/>
        <w:left w:val="none" w:sz="0" w:space="0" w:color="auto"/>
        <w:bottom w:val="none" w:sz="0" w:space="0" w:color="auto"/>
        <w:right w:val="none" w:sz="0" w:space="0" w:color="auto"/>
      </w:divBdr>
    </w:div>
    <w:div w:id="365299013">
      <w:marLeft w:val="0"/>
      <w:marRight w:val="0"/>
      <w:marTop w:val="0"/>
      <w:marBottom w:val="0"/>
      <w:divBdr>
        <w:top w:val="none" w:sz="0" w:space="0" w:color="auto"/>
        <w:left w:val="none" w:sz="0" w:space="0" w:color="auto"/>
        <w:bottom w:val="none" w:sz="0" w:space="0" w:color="auto"/>
        <w:right w:val="none" w:sz="0" w:space="0" w:color="auto"/>
      </w:divBdr>
    </w:div>
    <w:div w:id="365299014">
      <w:marLeft w:val="0"/>
      <w:marRight w:val="0"/>
      <w:marTop w:val="0"/>
      <w:marBottom w:val="0"/>
      <w:divBdr>
        <w:top w:val="none" w:sz="0" w:space="0" w:color="auto"/>
        <w:left w:val="none" w:sz="0" w:space="0" w:color="auto"/>
        <w:bottom w:val="none" w:sz="0" w:space="0" w:color="auto"/>
        <w:right w:val="none" w:sz="0" w:space="0" w:color="auto"/>
      </w:divBdr>
    </w:div>
    <w:div w:id="365299016">
      <w:marLeft w:val="0"/>
      <w:marRight w:val="0"/>
      <w:marTop w:val="0"/>
      <w:marBottom w:val="0"/>
      <w:divBdr>
        <w:top w:val="none" w:sz="0" w:space="0" w:color="auto"/>
        <w:left w:val="none" w:sz="0" w:space="0" w:color="auto"/>
        <w:bottom w:val="none" w:sz="0" w:space="0" w:color="auto"/>
        <w:right w:val="none" w:sz="0" w:space="0" w:color="auto"/>
      </w:divBdr>
    </w:div>
    <w:div w:id="365299017">
      <w:marLeft w:val="0"/>
      <w:marRight w:val="0"/>
      <w:marTop w:val="0"/>
      <w:marBottom w:val="0"/>
      <w:divBdr>
        <w:top w:val="none" w:sz="0" w:space="0" w:color="auto"/>
        <w:left w:val="none" w:sz="0" w:space="0" w:color="auto"/>
        <w:bottom w:val="none" w:sz="0" w:space="0" w:color="auto"/>
        <w:right w:val="none" w:sz="0" w:space="0" w:color="auto"/>
      </w:divBdr>
    </w:div>
    <w:div w:id="365299018">
      <w:marLeft w:val="0"/>
      <w:marRight w:val="0"/>
      <w:marTop w:val="0"/>
      <w:marBottom w:val="0"/>
      <w:divBdr>
        <w:top w:val="none" w:sz="0" w:space="0" w:color="auto"/>
        <w:left w:val="none" w:sz="0" w:space="0" w:color="auto"/>
        <w:bottom w:val="none" w:sz="0" w:space="0" w:color="auto"/>
        <w:right w:val="none" w:sz="0" w:space="0" w:color="auto"/>
      </w:divBdr>
    </w:div>
    <w:div w:id="365299019">
      <w:marLeft w:val="0"/>
      <w:marRight w:val="0"/>
      <w:marTop w:val="0"/>
      <w:marBottom w:val="0"/>
      <w:divBdr>
        <w:top w:val="none" w:sz="0" w:space="0" w:color="auto"/>
        <w:left w:val="none" w:sz="0" w:space="0" w:color="auto"/>
        <w:bottom w:val="none" w:sz="0" w:space="0" w:color="auto"/>
        <w:right w:val="none" w:sz="0" w:space="0" w:color="auto"/>
      </w:divBdr>
    </w:div>
    <w:div w:id="365299020">
      <w:marLeft w:val="0"/>
      <w:marRight w:val="0"/>
      <w:marTop w:val="0"/>
      <w:marBottom w:val="0"/>
      <w:divBdr>
        <w:top w:val="none" w:sz="0" w:space="0" w:color="auto"/>
        <w:left w:val="none" w:sz="0" w:space="0" w:color="auto"/>
        <w:bottom w:val="none" w:sz="0" w:space="0" w:color="auto"/>
        <w:right w:val="none" w:sz="0" w:space="0" w:color="auto"/>
      </w:divBdr>
    </w:div>
    <w:div w:id="365299021">
      <w:marLeft w:val="0"/>
      <w:marRight w:val="0"/>
      <w:marTop w:val="0"/>
      <w:marBottom w:val="0"/>
      <w:divBdr>
        <w:top w:val="none" w:sz="0" w:space="0" w:color="auto"/>
        <w:left w:val="none" w:sz="0" w:space="0" w:color="auto"/>
        <w:bottom w:val="none" w:sz="0" w:space="0" w:color="auto"/>
        <w:right w:val="none" w:sz="0" w:space="0" w:color="auto"/>
      </w:divBdr>
    </w:div>
    <w:div w:id="365299022">
      <w:marLeft w:val="0"/>
      <w:marRight w:val="0"/>
      <w:marTop w:val="0"/>
      <w:marBottom w:val="0"/>
      <w:divBdr>
        <w:top w:val="none" w:sz="0" w:space="0" w:color="auto"/>
        <w:left w:val="none" w:sz="0" w:space="0" w:color="auto"/>
        <w:bottom w:val="none" w:sz="0" w:space="0" w:color="auto"/>
        <w:right w:val="none" w:sz="0" w:space="0" w:color="auto"/>
      </w:divBdr>
    </w:div>
    <w:div w:id="365299023">
      <w:marLeft w:val="0"/>
      <w:marRight w:val="0"/>
      <w:marTop w:val="0"/>
      <w:marBottom w:val="0"/>
      <w:divBdr>
        <w:top w:val="none" w:sz="0" w:space="0" w:color="auto"/>
        <w:left w:val="none" w:sz="0" w:space="0" w:color="auto"/>
        <w:bottom w:val="none" w:sz="0" w:space="0" w:color="auto"/>
        <w:right w:val="none" w:sz="0" w:space="0" w:color="auto"/>
      </w:divBdr>
    </w:div>
    <w:div w:id="365299024">
      <w:marLeft w:val="0"/>
      <w:marRight w:val="0"/>
      <w:marTop w:val="0"/>
      <w:marBottom w:val="0"/>
      <w:divBdr>
        <w:top w:val="none" w:sz="0" w:space="0" w:color="auto"/>
        <w:left w:val="none" w:sz="0" w:space="0" w:color="auto"/>
        <w:bottom w:val="none" w:sz="0" w:space="0" w:color="auto"/>
        <w:right w:val="none" w:sz="0" w:space="0" w:color="auto"/>
      </w:divBdr>
    </w:div>
    <w:div w:id="365299025">
      <w:marLeft w:val="0"/>
      <w:marRight w:val="0"/>
      <w:marTop w:val="0"/>
      <w:marBottom w:val="0"/>
      <w:divBdr>
        <w:top w:val="none" w:sz="0" w:space="0" w:color="auto"/>
        <w:left w:val="none" w:sz="0" w:space="0" w:color="auto"/>
        <w:bottom w:val="none" w:sz="0" w:space="0" w:color="auto"/>
        <w:right w:val="none" w:sz="0" w:space="0" w:color="auto"/>
      </w:divBdr>
    </w:div>
    <w:div w:id="365299026">
      <w:marLeft w:val="0"/>
      <w:marRight w:val="0"/>
      <w:marTop w:val="0"/>
      <w:marBottom w:val="0"/>
      <w:divBdr>
        <w:top w:val="none" w:sz="0" w:space="0" w:color="auto"/>
        <w:left w:val="none" w:sz="0" w:space="0" w:color="auto"/>
        <w:bottom w:val="none" w:sz="0" w:space="0" w:color="auto"/>
        <w:right w:val="none" w:sz="0" w:space="0" w:color="auto"/>
      </w:divBdr>
    </w:div>
    <w:div w:id="365299027">
      <w:marLeft w:val="0"/>
      <w:marRight w:val="0"/>
      <w:marTop w:val="0"/>
      <w:marBottom w:val="0"/>
      <w:divBdr>
        <w:top w:val="none" w:sz="0" w:space="0" w:color="auto"/>
        <w:left w:val="none" w:sz="0" w:space="0" w:color="auto"/>
        <w:bottom w:val="none" w:sz="0" w:space="0" w:color="auto"/>
        <w:right w:val="none" w:sz="0" w:space="0" w:color="auto"/>
      </w:divBdr>
    </w:div>
    <w:div w:id="365299028">
      <w:marLeft w:val="0"/>
      <w:marRight w:val="0"/>
      <w:marTop w:val="0"/>
      <w:marBottom w:val="0"/>
      <w:divBdr>
        <w:top w:val="none" w:sz="0" w:space="0" w:color="auto"/>
        <w:left w:val="none" w:sz="0" w:space="0" w:color="auto"/>
        <w:bottom w:val="none" w:sz="0" w:space="0" w:color="auto"/>
        <w:right w:val="none" w:sz="0" w:space="0" w:color="auto"/>
      </w:divBdr>
    </w:div>
    <w:div w:id="365299029">
      <w:marLeft w:val="0"/>
      <w:marRight w:val="0"/>
      <w:marTop w:val="0"/>
      <w:marBottom w:val="0"/>
      <w:divBdr>
        <w:top w:val="none" w:sz="0" w:space="0" w:color="auto"/>
        <w:left w:val="none" w:sz="0" w:space="0" w:color="auto"/>
        <w:bottom w:val="none" w:sz="0" w:space="0" w:color="auto"/>
        <w:right w:val="none" w:sz="0" w:space="0" w:color="auto"/>
      </w:divBdr>
    </w:div>
    <w:div w:id="365299030">
      <w:marLeft w:val="0"/>
      <w:marRight w:val="0"/>
      <w:marTop w:val="0"/>
      <w:marBottom w:val="0"/>
      <w:divBdr>
        <w:top w:val="none" w:sz="0" w:space="0" w:color="auto"/>
        <w:left w:val="none" w:sz="0" w:space="0" w:color="auto"/>
        <w:bottom w:val="none" w:sz="0" w:space="0" w:color="auto"/>
        <w:right w:val="none" w:sz="0" w:space="0" w:color="auto"/>
      </w:divBdr>
    </w:div>
    <w:div w:id="365299031">
      <w:marLeft w:val="0"/>
      <w:marRight w:val="0"/>
      <w:marTop w:val="0"/>
      <w:marBottom w:val="0"/>
      <w:divBdr>
        <w:top w:val="none" w:sz="0" w:space="0" w:color="auto"/>
        <w:left w:val="none" w:sz="0" w:space="0" w:color="auto"/>
        <w:bottom w:val="none" w:sz="0" w:space="0" w:color="auto"/>
        <w:right w:val="none" w:sz="0" w:space="0" w:color="auto"/>
      </w:divBdr>
    </w:div>
    <w:div w:id="365299032">
      <w:marLeft w:val="0"/>
      <w:marRight w:val="0"/>
      <w:marTop w:val="0"/>
      <w:marBottom w:val="0"/>
      <w:divBdr>
        <w:top w:val="none" w:sz="0" w:space="0" w:color="auto"/>
        <w:left w:val="none" w:sz="0" w:space="0" w:color="auto"/>
        <w:bottom w:val="none" w:sz="0" w:space="0" w:color="auto"/>
        <w:right w:val="none" w:sz="0" w:space="0" w:color="auto"/>
      </w:divBdr>
    </w:div>
    <w:div w:id="365299033">
      <w:marLeft w:val="0"/>
      <w:marRight w:val="0"/>
      <w:marTop w:val="0"/>
      <w:marBottom w:val="0"/>
      <w:divBdr>
        <w:top w:val="none" w:sz="0" w:space="0" w:color="auto"/>
        <w:left w:val="none" w:sz="0" w:space="0" w:color="auto"/>
        <w:bottom w:val="none" w:sz="0" w:space="0" w:color="auto"/>
        <w:right w:val="none" w:sz="0" w:space="0" w:color="auto"/>
      </w:divBdr>
    </w:div>
    <w:div w:id="365299034">
      <w:marLeft w:val="0"/>
      <w:marRight w:val="0"/>
      <w:marTop w:val="0"/>
      <w:marBottom w:val="0"/>
      <w:divBdr>
        <w:top w:val="none" w:sz="0" w:space="0" w:color="auto"/>
        <w:left w:val="none" w:sz="0" w:space="0" w:color="auto"/>
        <w:bottom w:val="none" w:sz="0" w:space="0" w:color="auto"/>
        <w:right w:val="none" w:sz="0" w:space="0" w:color="auto"/>
      </w:divBdr>
    </w:div>
    <w:div w:id="365299035">
      <w:marLeft w:val="0"/>
      <w:marRight w:val="0"/>
      <w:marTop w:val="0"/>
      <w:marBottom w:val="0"/>
      <w:divBdr>
        <w:top w:val="none" w:sz="0" w:space="0" w:color="auto"/>
        <w:left w:val="none" w:sz="0" w:space="0" w:color="auto"/>
        <w:bottom w:val="none" w:sz="0" w:space="0" w:color="auto"/>
        <w:right w:val="none" w:sz="0" w:space="0" w:color="auto"/>
      </w:divBdr>
    </w:div>
    <w:div w:id="365299037">
      <w:marLeft w:val="0"/>
      <w:marRight w:val="0"/>
      <w:marTop w:val="0"/>
      <w:marBottom w:val="0"/>
      <w:divBdr>
        <w:top w:val="none" w:sz="0" w:space="0" w:color="auto"/>
        <w:left w:val="none" w:sz="0" w:space="0" w:color="auto"/>
        <w:bottom w:val="none" w:sz="0" w:space="0" w:color="auto"/>
        <w:right w:val="none" w:sz="0" w:space="0" w:color="auto"/>
      </w:divBdr>
    </w:div>
    <w:div w:id="365299038">
      <w:marLeft w:val="0"/>
      <w:marRight w:val="0"/>
      <w:marTop w:val="0"/>
      <w:marBottom w:val="0"/>
      <w:divBdr>
        <w:top w:val="none" w:sz="0" w:space="0" w:color="auto"/>
        <w:left w:val="none" w:sz="0" w:space="0" w:color="auto"/>
        <w:bottom w:val="none" w:sz="0" w:space="0" w:color="auto"/>
        <w:right w:val="none" w:sz="0" w:space="0" w:color="auto"/>
      </w:divBdr>
    </w:div>
    <w:div w:id="365299039">
      <w:marLeft w:val="0"/>
      <w:marRight w:val="0"/>
      <w:marTop w:val="0"/>
      <w:marBottom w:val="0"/>
      <w:divBdr>
        <w:top w:val="none" w:sz="0" w:space="0" w:color="auto"/>
        <w:left w:val="none" w:sz="0" w:space="0" w:color="auto"/>
        <w:bottom w:val="none" w:sz="0" w:space="0" w:color="auto"/>
        <w:right w:val="none" w:sz="0" w:space="0" w:color="auto"/>
      </w:divBdr>
    </w:div>
    <w:div w:id="365299040">
      <w:marLeft w:val="0"/>
      <w:marRight w:val="0"/>
      <w:marTop w:val="0"/>
      <w:marBottom w:val="0"/>
      <w:divBdr>
        <w:top w:val="none" w:sz="0" w:space="0" w:color="auto"/>
        <w:left w:val="none" w:sz="0" w:space="0" w:color="auto"/>
        <w:bottom w:val="none" w:sz="0" w:space="0" w:color="auto"/>
        <w:right w:val="none" w:sz="0" w:space="0" w:color="auto"/>
      </w:divBdr>
    </w:div>
    <w:div w:id="365299041">
      <w:marLeft w:val="0"/>
      <w:marRight w:val="0"/>
      <w:marTop w:val="0"/>
      <w:marBottom w:val="0"/>
      <w:divBdr>
        <w:top w:val="none" w:sz="0" w:space="0" w:color="auto"/>
        <w:left w:val="none" w:sz="0" w:space="0" w:color="auto"/>
        <w:bottom w:val="none" w:sz="0" w:space="0" w:color="auto"/>
        <w:right w:val="none" w:sz="0" w:space="0" w:color="auto"/>
      </w:divBdr>
    </w:div>
    <w:div w:id="365299042">
      <w:marLeft w:val="0"/>
      <w:marRight w:val="0"/>
      <w:marTop w:val="0"/>
      <w:marBottom w:val="0"/>
      <w:divBdr>
        <w:top w:val="none" w:sz="0" w:space="0" w:color="auto"/>
        <w:left w:val="none" w:sz="0" w:space="0" w:color="auto"/>
        <w:bottom w:val="none" w:sz="0" w:space="0" w:color="auto"/>
        <w:right w:val="none" w:sz="0" w:space="0" w:color="auto"/>
      </w:divBdr>
    </w:div>
    <w:div w:id="365299043">
      <w:marLeft w:val="0"/>
      <w:marRight w:val="0"/>
      <w:marTop w:val="0"/>
      <w:marBottom w:val="0"/>
      <w:divBdr>
        <w:top w:val="none" w:sz="0" w:space="0" w:color="auto"/>
        <w:left w:val="none" w:sz="0" w:space="0" w:color="auto"/>
        <w:bottom w:val="none" w:sz="0" w:space="0" w:color="auto"/>
        <w:right w:val="none" w:sz="0" w:space="0" w:color="auto"/>
      </w:divBdr>
    </w:div>
    <w:div w:id="365299044">
      <w:marLeft w:val="0"/>
      <w:marRight w:val="0"/>
      <w:marTop w:val="0"/>
      <w:marBottom w:val="0"/>
      <w:divBdr>
        <w:top w:val="none" w:sz="0" w:space="0" w:color="auto"/>
        <w:left w:val="none" w:sz="0" w:space="0" w:color="auto"/>
        <w:bottom w:val="none" w:sz="0" w:space="0" w:color="auto"/>
        <w:right w:val="none" w:sz="0" w:space="0" w:color="auto"/>
      </w:divBdr>
    </w:div>
    <w:div w:id="365299045">
      <w:marLeft w:val="0"/>
      <w:marRight w:val="0"/>
      <w:marTop w:val="0"/>
      <w:marBottom w:val="0"/>
      <w:divBdr>
        <w:top w:val="none" w:sz="0" w:space="0" w:color="auto"/>
        <w:left w:val="none" w:sz="0" w:space="0" w:color="auto"/>
        <w:bottom w:val="none" w:sz="0" w:space="0" w:color="auto"/>
        <w:right w:val="none" w:sz="0" w:space="0" w:color="auto"/>
      </w:divBdr>
    </w:div>
    <w:div w:id="365299046">
      <w:marLeft w:val="0"/>
      <w:marRight w:val="0"/>
      <w:marTop w:val="0"/>
      <w:marBottom w:val="0"/>
      <w:divBdr>
        <w:top w:val="none" w:sz="0" w:space="0" w:color="auto"/>
        <w:left w:val="none" w:sz="0" w:space="0" w:color="auto"/>
        <w:bottom w:val="none" w:sz="0" w:space="0" w:color="auto"/>
        <w:right w:val="none" w:sz="0" w:space="0" w:color="auto"/>
      </w:divBdr>
    </w:div>
    <w:div w:id="365299047">
      <w:marLeft w:val="0"/>
      <w:marRight w:val="0"/>
      <w:marTop w:val="0"/>
      <w:marBottom w:val="0"/>
      <w:divBdr>
        <w:top w:val="none" w:sz="0" w:space="0" w:color="auto"/>
        <w:left w:val="none" w:sz="0" w:space="0" w:color="auto"/>
        <w:bottom w:val="none" w:sz="0" w:space="0" w:color="auto"/>
        <w:right w:val="none" w:sz="0" w:space="0" w:color="auto"/>
      </w:divBdr>
    </w:div>
    <w:div w:id="365299048">
      <w:marLeft w:val="0"/>
      <w:marRight w:val="0"/>
      <w:marTop w:val="0"/>
      <w:marBottom w:val="0"/>
      <w:divBdr>
        <w:top w:val="none" w:sz="0" w:space="0" w:color="auto"/>
        <w:left w:val="none" w:sz="0" w:space="0" w:color="auto"/>
        <w:bottom w:val="none" w:sz="0" w:space="0" w:color="auto"/>
        <w:right w:val="none" w:sz="0" w:space="0" w:color="auto"/>
      </w:divBdr>
    </w:div>
    <w:div w:id="365299049">
      <w:marLeft w:val="0"/>
      <w:marRight w:val="0"/>
      <w:marTop w:val="0"/>
      <w:marBottom w:val="0"/>
      <w:divBdr>
        <w:top w:val="none" w:sz="0" w:space="0" w:color="auto"/>
        <w:left w:val="none" w:sz="0" w:space="0" w:color="auto"/>
        <w:bottom w:val="none" w:sz="0" w:space="0" w:color="auto"/>
        <w:right w:val="none" w:sz="0" w:space="0" w:color="auto"/>
      </w:divBdr>
    </w:div>
    <w:div w:id="365299050">
      <w:marLeft w:val="0"/>
      <w:marRight w:val="0"/>
      <w:marTop w:val="0"/>
      <w:marBottom w:val="0"/>
      <w:divBdr>
        <w:top w:val="none" w:sz="0" w:space="0" w:color="auto"/>
        <w:left w:val="none" w:sz="0" w:space="0" w:color="auto"/>
        <w:bottom w:val="none" w:sz="0" w:space="0" w:color="auto"/>
        <w:right w:val="none" w:sz="0" w:space="0" w:color="auto"/>
      </w:divBdr>
    </w:div>
    <w:div w:id="365299051">
      <w:marLeft w:val="0"/>
      <w:marRight w:val="0"/>
      <w:marTop w:val="0"/>
      <w:marBottom w:val="0"/>
      <w:divBdr>
        <w:top w:val="none" w:sz="0" w:space="0" w:color="auto"/>
        <w:left w:val="none" w:sz="0" w:space="0" w:color="auto"/>
        <w:bottom w:val="none" w:sz="0" w:space="0" w:color="auto"/>
        <w:right w:val="none" w:sz="0" w:space="0" w:color="auto"/>
      </w:divBdr>
    </w:div>
    <w:div w:id="365299052">
      <w:marLeft w:val="0"/>
      <w:marRight w:val="0"/>
      <w:marTop w:val="0"/>
      <w:marBottom w:val="0"/>
      <w:divBdr>
        <w:top w:val="none" w:sz="0" w:space="0" w:color="auto"/>
        <w:left w:val="none" w:sz="0" w:space="0" w:color="auto"/>
        <w:bottom w:val="none" w:sz="0" w:space="0" w:color="auto"/>
        <w:right w:val="none" w:sz="0" w:space="0" w:color="auto"/>
      </w:divBdr>
    </w:div>
    <w:div w:id="365299053">
      <w:marLeft w:val="0"/>
      <w:marRight w:val="0"/>
      <w:marTop w:val="0"/>
      <w:marBottom w:val="0"/>
      <w:divBdr>
        <w:top w:val="none" w:sz="0" w:space="0" w:color="auto"/>
        <w:left w:val="none" w:sz="0" w:space="0" w:color="auto"/>
        <w:bottom w:val="none" w:sz="0" w:space="0" w:color="auto"/>
        <w:right w:val="none" w:sz="0" w:space="0" w:color="auto"/>
      </w:divBdr>
    </w:div>
    <w:div w:id="365299054">
      <w:marLeft w:val="0"/>
      <w:marRight w:val="0"/>
      <w:marTop w:val="0"/>
      <w:marBottom w:val="0"/>
      <w:divBdr>
        <w:top w:val="none" w:sz="0" w:space="0" w:color="auto"/>
        <w:left w:val="none" w:sz="0" w:space="0" w:color="auto"/>
        <w:bottom w:val="none" w:sz="0" w:space="0" w:color="auto"/>
        <w:right w:val="none" w:sz="0" w:space="0" w:color="auto"/>
      </w:divBdr>
    </w:div>
    <w:div w:id="365299055">
      <w:marLeft w:val="0"/>
      <w:marRight w:val="0"/>
      <w:marTop w:val="0"/>
      <w:marBottom w:val="0"/>
      <w:divBdr>
        <w:top w:val="none" w:sz="0" w:space="0" w:color="auto"/>
        <w:left w:val="none" w:sz="0" w:space="0" w:color="auto"/>
        <w:bottom w:val="none" w:sz="0" w:space="0" w:color="auto"/>
        <w:right w:val="none" w:sz="0" w:space="0" w:color="auto"/>
      </w:divBdr>
      <w:divsChild>
        <w:div w:id="365298609">
          <w:marLeft w:val="0"/>
          <w:marRight w:val="0"/>
          <w:marTop w:val="0"/>
          <w:marBottom w:val="0"/>
          <w:divBdr>
            <w:top w:val="none" w:sz="0" w:space="0" w:color="auto"/>
            <w:left w:val="none" w:sz="0" w:space="0" w:color="auto"/>
            <w:bottom w:val="none" w:sz="0" w:space="0" w:color="auto"/>
            <w:right w:val="none" w:sz="0" w:space="0" w:color="auto"/>
          </w:divBdr>
        </w:div>
        <w:div w:id="365298752">
          <w:marLeft w:val="0"/>
          <w:marRight w:val="0"/>
          <w:marTop w:val="0"/>
          <w:marBottom w:val="0"/>
          <w:divBdr>
            <w:top w:val="none" w:sz="0" w:space="0" w:color="auto"/>
            <w:left w:val="none" w:sz="0" w:space="0" w:color="auto"/>
            <w:bottom w:val="none" w:sz="0" w:space="0" w:color="auto"/>
            <w:right w:val="none" w:sz="0" w:space="0" w:color="auto"/>
          </w:divBdr>
        </w:div>
        <w:div w:id="365298800">
          <w:marLeft w:val="0"/>
          <w:marRight w:val="0"/>
          <w:marTop w:val="0"/>
          <w:marBottom w:val="0"/>
          <w:divBdr>
            <w:top w:val="none" w:sz="0" w:space="0" w:color="auto"/>
            <w:left w:val="none" w:sz="0" w:space="0" w:color="auto"/>
            <w:bottom w:val="none" w:sz="0" w:space="0" w:color="auto"/>
            <w:right w:val="none" w:sz="0" w:space="0" w:color="auto"/>
          </w:divBdr>
        </w:div>
      </w:divsChild>
    </w:div>
    <w:div w:id="365299056">
      <w:marLeft w:val="0"/>
      <w:marRight w:val="0"/>
      <w:marTop w:val="0"/>
      <w:marBottom w:val="0"/>
      <w:divBdr>
        <w:top w:val="none" w:sz="0" w:space="0" w:color="auto"/>
        <w:left w:val="none" w:sz="0" w:space="0" w:color="auto"/>
        <w:bottom w:val="none" w:sz="0" w:space="0" w:color="auto"/>
        <w:right w:val="none" w:sz="0" w:space="0" w:color="auto"/>
      </w:divBdr>
    </w:div>
    <w:div w:id="365299057">
      <w:marLeft w:val="0"/>
      <w:marRight w:val="0"/>
      <w:marTop w:val="0"/>
      <w:marBottom w:val="0"/>
      <w:divBdr>
        <w:top w:val="none" w:sz="0" w:space="0" w:color="auto"/>
        <w:left w:val="none" w:sz="0" w:space="0" w:color="auto"/>
        <w:bottom w:val="none" w:sz="0" w:space="0" w:color="auto"/>
        <w:right w:val="none" w:sz="0" w:space="0" w:color="auto"/>
      </w:divBdr>
    </w:div>
    <w:div w:id="365299059">
      <w:marLeft w:val="0"/>
      <w:marRight w:val="0"/>
      <w:marTop w:val="0"/>
      <w:marBottom w:val="0"/>
      <w:divBdr>
        <w:top w:val="none" w:sz="0" w:space="0" w:color="auto"/>
        <w:left w:val="none" w:sz="0" w:space="0" w:color="auto"/>
        <w:bottom w:val="none" w:sz="0" w:space="0" w:color="auto"/>
        <w:right w:val="none" w:sz="0" w:space="0" w:color="auto"/>
      </w:divBdr>
    </w:div>
    <w:div w:id="365299060">
      <w:marLeft w:val="0"/>
      <w:marRight w:val="0"/>
      <w:marTop w:val="0"/>
      <w:marBottom w:val="0"/>
      <w:divBdr>
        <w:top w:val="none" w:sz="0" w:space="0" w:color="auto"/>
        <w:left w:val="none" w:sz="0" w:space="0" w:color="auto"/>
        <w:bottom w:val="none" w:sz="0" w:space="0" w:color="auto"/>
        <w:right w:val="none" w:sz="0" w:space="0" w:color="auto"/>
      </w:divBdr>
    </w:div>
    <w:div w:id="365299061">
      <w:marLeft w:val="0"/>
      <w:marRight w:val="0"/>
      <w:marTop w:val="0"/>
      <w:marBottom w:val="0"/>
      <w:divBdr>
        <w:top w:val="none" w:sz="0" w:space="0" w:color="auto"/>
        <w:left w:val="none" w:sz="0" w:space="0" w:color="auto"/>
        <w:bottom w:val="none" w:sz="0" w:space="0" w:color="auto"/>
        <w:right w:val="none" w:sz="0" w:space="0" w:color="auto"/>
      </w:divBdr>
    </w:div>
    <w:div w:id="365299062">
      <w:marLeft w:val="0"/>
      <w:marRight w:val="0"/>
      <w:marTop w:val="0"/>
      <w:marBottom w:val="0"/>
      <w:divBdr>
        <w:top w:val="none" w:sz="0" w:space="0" w:color="auto"/>
        <w:left w:val="none" w:sz="0" w:space="0" w:color="auto"/>
        <w:bottom w:val="none" w:sz="0" w:space="0" w:color="auto"/>
        <w:right w:val="none" w:sz="0" w:space="0" w:color="auto"/>
      </w:divBdr>
    </w:div>
    <w:div w:id="365299063">
      <w:marLeft w:val="0"/>
      <w:marRight w:val="0"/>
      <w:marTop w:val="0"/>
      <w:marBottom w:val="0"/>
      <w:divBdr>
        <w:top w:val="none" w:sz="0" w:space="0" w:color="auto"/>
        <w:left w:val="none" w:sz="0" w:space="0" w:color="auto"/>
        <w:bottom w:val="none" w:sz="0" w:space="0" w:color="auto"/>
        <w:right w:val="none" w:sz="0" w:space="0" w:color="auto"/>
      </w:divBdr>
    </w:div>
    <w:div w:id="365299064">
      <w:marLeft w:val="0"/>
      <w:marRight w:val="0"/>
      <w:marTop w:val="0"/>
      <w:marBottom w:val="0"/>
      <w:divBdr>
        <w:top w:val="none" w:sz="0" w:space="0" w:color="auto"/>
        <w:left w:val="none" w:sz="0" w:space="0" w:color="auto"/>
        <w:bottom w:val="none" w:sz="0" w:space="0" w:color="auto"/>
        <w:right w:val="none" w:sz="0" w:space="0" w:color="auto"/>
      </w:divBdr>
    </w:div>
    <w:div w:id="365299065">
      <w:marLeft w:val="0"/>
      <w:marRight w:val="0"/>
      <w:marTop w:val="0"/>
      <w:marBottom w:val="0"/>
      <w:divBdr>
        <w:top w:val="none" w:sz="0" w:space="0" w:color="auto"/>
        <w:left w:val="none" w:sz="0" w:space="0" w:color="auto"/>
        <w:bottom w:val="none" w:sz="0" w:space="0" w:color="auto"/>
        <w:right w:val="none" w:sz="0" w:space="0" w:color="auto"/>
      </w:divBdr>
    </w:div>
    <w:div w:id="365299066">
      <w:marLeft w:val="0"/>
      <w:marRight w:val="0"/>
      <w:marTop w:val="0"/>
      <w:marBottom w:val="0"/>
      <w:divBdr>
        <w:top w:val="none" w:sz="0" w:space="0" w:color="auto"/>
        <w:left w:val="none" w:sz="0" w:space="0" w:color="auto"/>
        <w:bottom w:val="none" w:sz="0" w:space="0" w:color="auto"/>
        <w:right w:val="none" w:sz="0" w:space="0" w:color="auto"/>
      </w:divBdr>
    </w:div>
    <w:div w:id="365299067">
      <w:marLeft w:val="0"/>
      <w:marRight w:val="0"/>
      <w:marTop w:val="0"/>
      <w:marBottom w:val="0"/>
      <w:divBdr>
        <w:top w:val="none" w:sz="0" w:space="0" w:color="auto"/>
        <w:left w:val="none" w:sz="0" w:space="0" w:color="auto"/>
        <w:bottom w:val="none" w:sz="0" w:space="0" w:color="auto"/>
        <w:right w:val="none" w:sz="0" w:space="0" w:color="auto"/>
      </w:divBdr>
    </w:div>
    <w:div w:id="365299068">
      <w:marLeft w:val="0"/>
      <w:marRight w:val="0"/>
      <w:marTop w:val="0"/>
      <w:marBottom w:val="0"/>
      <w:divBdr>
        <w:top w:val="none" w:sz="0" w:space="0" w:color="auto"/>
        <w:left w:val="none" w:sz="0" w:space="0" w:color="auto"/>
        <w:bottom w:val="none" w:sz="0" w:space="0" w:color="auto"/>
        <w:right w:val="none" w:sz="0" w:space="0" w:color="auto"/>
      </w:divBdr>
    </w:div>
    <w:div w:id="365299069">
      <w:marLeft w:val="0"/>
      <w:marRight w:val="0"/>
      <w:marTop w:val="0"/>
      <w:marBottom w:val="0"/>
      <w:divBdr>
        <w:top w:val="none" w:sz="0" w:space="0" w:color="auto"/>
        <w:left w:val="none" w:sz="0" w:space="0" w:color="auto"/>
        <w:bottom w:val="none" w:sz="0" w:space="0" w:color="auto"/>
        <w:right w:val="none" w:sz="0" w:space="0" w:color="auto"/>
      </w:divBdr>
    </w:div>
    <w:div w:id="365299070">
      <w:marLeft w:val="0"/>
      <w:marRight w:val="0"/>
      <w:marTop w:val="0"/>
      <w:marBottom w:val="0"/>
      <w:divBdr>
        <w:top w:val="none" w:sz="0" w:space="0" w:color="auto"/>
        <w:left w:val="none" w:sz="0" w:space="0" w:color="auto"/>
        <w:bottom w:val="none" w:sz="0" w:space="0" w:color="auto"/>
        <w:right w:val="none" w:sz="0" w:space="0" w:color="auto"/>
      </w:divBdr>
    </w:div>
    <w:div w:id="365299071">
      <w:marLeft w:val="0"/>
      <w:marRight w:val="0"/>
      <w:marTop w:val="0"/>
      <w:marBottom w:val="0"/>
      <w:divBdr>
        <w:top w:val="none" w:sz="0" w:space="0" w:color="auto"/>
        <w:left w:val="none" w:sz="0" w:space="0" w:color="auto"/>
        <w:bottom w:val="none" w:sz="0" w:space="0" w:color="auto"/>
        <w:right w:val="none" w:sz="0" w:space="0" w:color="auto"/>
      </w:divBdr>
    </w:div>
    <w:div w:id="365299072">
      <w:marLeft w:val="0"/>
      <w:marRight w:val="0"/>
      <w:marTop w:val="0"/>
      <w:marBottom w:val="0"/>
      <w:divBdr>
        <w:top w:val="none" w:sz="0" w:space="0" w:color="auto"/>
        <w:left w:val="none" w:sz="0" w:space="0" w:color="auto"/>
        <w:bottom w:val="none" w:sz="0" w:space="0" w:color="auto"/>
        <w:right w:val="none" w:sz="0" w:space="0" w:color="auto"/>
      </w:divBdr>
    </w:div>
    <w:div w:id="365299073">
      <w:marLeft w:val="0"/>
      <w:marRight w:val="0"/>
      <w:marTop w:val="0"/>
      <w:marBottom w:val="0"/>
      <w:divBdr>
        <w:top w:val="none" w:sz="0" w:space="0" w:color="auto"/>
        <w:left w:val="none" w:sz="0" w:space="0" w:color="auto"/>
        <w:bottom w:val="none" w:sz="0" w:space="0" w:color="auto"/>
        <w:right w:val="none" w:sz="0" w:space="0" w:color="auto"/>
      </w:divBdr>
    </w:div>
    <w:div w:id="365299074">
      <w:marLeft w:val="0"/>
      <w:marRight w:val="0"/>
      <w:marTop w:val="0"/>
      <w:marBottom w:val="0"/>
      <w:divBdr>
        <w:top w:val="none" w:sz="0" w:space="0" w:color="auto"/>
        <w:left w:val="none" w:sz="0" w:space="0" w:color="auto"/>
        <w:bottom w:val="none" w:sz="0" w:space="0" w:color="auto"/>
        <w:right w:val="none" w:sz="0" w:space="0" w:color="auto"/>
      </w:divBdr>
    </w:div>
    <w:div w:id="365299076">
      <w:marLeft w:val="0"/>
      <w:marRight w:val="0"/>
      <w:marTop w:val="0"/>
      <w:marBottom w:val="0"/>
      <w:divBdr>
        <w:top w:val="none" w:sz="0" w:space="0" w:color="auto"/>
        <w:left w:val="none" w:sz="0" w:space="0" w:color="auto"/>
        <w:bottom w:val="none" w:sz="0" w:space="0" w:color="auto"/>
        <w:right w:val="none" w:sz="0" w:space="0" w:color="auto"/>
      </w:divBdr>
    </w:div>
    <w:div w:id="365299077">
      <w:marLeft w:val="0"/>
      <w:marRight w:val="0"/>
      <w:marTop w:val="0"/>
      <w:marBottom w:val="0"/>
      <w:divBdr>
        <w:top w:val="none" w:sz="0" w:space="0" w:color="auto"/>
        <w:left w:val="none" w:sz="0" w:space="0" w:color="auto"/>
        <w:bottom w:val="none" w:sz="0" w:space="0" w:color="auto"/>
        <w:right w:val="none" w:sz="0" w:space="0" w:color="auto"/>
      </w:divBdr>
    </w:div>
    <w:div w:id="365299078">
      <w:marLeft w:val="0"/>
      <w:marRight w:val="0"/>
      <w:marTop w:val="0"/>
      <w:marBottom w:val="0"/>
      <w:divBdr>
        <w:top w:val="none" w:sz="0" w:space="0" w:color="auto"/>
        <w:left w:val="none" w:sz="0" w:space="0" w:color="auto"/>
        <w:bottom w:val="none" w:sz="0" w:space="0" w:color="auto"/>
        <w:right w:val="none" w:sz="0" w:space="0" w:color="auto"/>
      </w:divBdr>
    </w:div>
    <w:div w:id="365299079">
      <w:marLeft w:val="0"/>
      <w:marRight w:val="0"/>
      <w:marTop w:val="0"/>
      <w:marBottom w:val="0"/>
      <w:divBdr>
        <w:top w:val="none" w:sz="0" w:space="0" w:color="auto"/>
        <w:left w:val="none" w:sz="0" w:space="0" w:color="auto"/>
        <w:bottom w:val="none" w:sz="0" w:space="0" w:color="auto"/>
        <w:right w:val="none" w:sz="0" w:space="0" w:color="auto"/>
      </w:divBdr>
    </w:div>
    <w:div w:id="365299080">
      <w:marLeft w:val="0"/>
      <w:marRight w:val="0"/>
      <w:marTop w:val="0"/>
      <w:marBottom w:val="0"/>
      <w:divBdr>
        <w:top w:val="none" w:sz="0" w:space="0" w:color="auto"/>
        <w:left w:val="none" w:sz="0" w:space="0" w:color="auto"/>
        <w:bottom w:val="none" w:sz="0" w:space="0" w:color="auto"/>
        <w:right w:val="none" w:sz="0" w:space="0" w:color="auto"/>
      </w:divBdr>
    </w:div>
    <w:div w:id="365299081">
      <w:marLeft w:val="0"/>
      <w:marRight w:val="0"/>
      <w:marTop w:val="0"/>
      <w:marBottom w:val="0"/>
      <w:divBdr>
        <w:top w:val="none" w:sz="0" w:space="0" w:color="auto"/>
        <w:left w:val="none" w:sz="0" w:space="0" w:color="auto"/>
        <w:bottom w:val="none" w:sz="0" w:space="0" w:color="auto"/>
        <w:right w:val="none" w:sz="0" w:space="0" w:color="auto"/>
      </w:divBdr>
    </w:div>
    <w:div w:id="365299082">
      <w:marLeft w:val="0"/>
      <w:marRight w:val="0"/>
      <w:marTop w:val="0"/>
      <w:marBottom w:val="0"/>
      <w:divBdr>
        <w:top w:val="none" w:sz="0" w:space="0" w:color="auto"/>
        <w:left w:val="none" w:sz="0" w:space="0" w:color="auto"/>
        <w:bottom w:val="none" w:sz="0" w:space="0" w:color="auto"/>
        <w:right w:val="none" w:sz="0" w:space="0" w:color="auto"/>
      </w:divBdr>
    </w:div>
    <w:div w:id="365299083">
      <w:marLeft w:val="0"/>
      <w:marRight w:val="0"/>
      <w:marTop w:val="0"/>
      <w:marBottom w:val="0"/>
      <w:divBdr>
        <w:top w:val="none" w:sz="0" w:space="0" w:color="auto"/>
        <w:left w:val="none" w:sz="0" w:space="0" w:color="auto"/>
        <w:bottom w:val="none" w:sz="0" w:space="0" w:color="auto"/>
        <w:right w:val="none" w:sz="0" w:space="0" w:color="auto"/>
      </w:divBdr>
    </w:div>
    <w:div w:id="365299084">
      <w:marLeft w:val="0"/>
      <w:marRight w:val="0"/>
      <w:marTop w:val="0"/>
      <w:marBottom w:val="0"/>
      <w:divBdr>
        <w:top w:val="none" w:sz="0" w:space="0" w:color="auto"/>
        <w:left w:val="none" w:sz="0" w:space="0" w:color="auto"/>
        <w:bottom w:val="none" w:sz="0" w:space="0" w:color="auto"/>
        <w:right w:val="none" w:sz="0" w:space="0" w:color="auto"/>
      </w:divBdr>
    </w:div>
    <w:div w:id="365299086">
      <w:marLeft w:val="0"/>
      <w:marRight w:val="0"/>
      <w:marTop w:val="0"/>
      <w:marBottom w:val="0"/>
      <w:divBdr>
        <w:top w:val="none" w:sz="0" w:space="0" w:color="auto"/>
        <w:left w:val="none" w:sz="0" w:space="0" w:color="auto"/>
        <w:bottom w:val="none" w:sz="0" w:space="0" w:color="auto"/>
        <w:right w:val="none" w:sz="0" w:space="0" w:color="auto"/>
      </w:divBdr>
    </w:div>
    <w:div w:id="365299087">
      <w:marLeft w:val="0"/>
      <w:marRight w:val="0"/>
      <w:marTop w:val="0"/>
      <w:marBottom w:val="0"/>
      <w:divBdr>
        <w:top w:val="none" w:sz="0" w:space="0" w:color="auto"/>
        <w:left w:val="none" w:sz="0" w:space="0" w:color="auto"/>
        <w:bottom w:val="none" w:sz="0" w:space="0" w:color="auto"/>
        <w:right w:val="none" w:sz="0" w:space="0" w:color="auto"/>
      </w:divBdr>
    </w:div>
    <w:div w:id="365299088">
      <w:marLeft w:val="0"/>
      <w:marRight w:val="0"/>
      <w:marTop w:val="0"/>
      <w:marBottom w:val="0"/>
      <w:divBdr>
        <w:top w:val="none" w:sz="0" w:space="0" w:color="auto"/>
        <w:left w:val="none" w:sz="0" w:space="0" w:color="auto"/>
        <w:bottom w:val="none" w:sz="0" w:space="0" w:color="auto"/>
        <w:right w:val="none" w:sz="0" w:space="0" w:color="auto"/>
      </w:divBdr>
    </w:div>
    <w:div w:id="365299089">
      <w:marLeft w:val="0"/>
      <w:marRight w:val="0"/>
      <w:marTop w:val="0"/>
      <w:marBottom w:val="0"/>
      <w:divBdr>
        <w:top w:val="none" w:sz="0" w:space="0" w:color="auto"/>
        <w:left w:val="none" w:sz="0" w:space="0" w:color="auto"/>
        <w:bottom w:val="none" w:sz="0" w:space="0" w:color="auto"/>
        <w:right w:val="none" w:sz="0" w:space="0" w:color="auto"/>
      </w:divBdr>
    </w:div>
    <w:div w:id="365299090">
      <w:marLeft w:val="0"/>
      <w:marRight w:val="0"/>
      <w:marTop w:val="0"/>
      <w:marBottom w:val="0"/>
      <w:divBdr>
        <w:top w:val="none" w:sz="0" w:space="0" w:color="auto"/>
        <w:left w:val="none" w:sz="0" w:space="0" w:color="auto"/>
        <w:bottom w:val="none" w:sz="0" w:space="0" w:color="auto"/>
        <w:right w:val="none" w:sz="0" w:space="0" w:color="auto"/>
      </w:divBdr>
    </w:div>
    <w:div w:id="365299091">
      <w:marLeft w:val="0"/>
      <w:marRight w:val="0"/>
      <w:marTop w:val="0"/>
      <w:marBottom w:val="0"/>
      <w:divBdr>
        <w:top w:val="none" w:sz="0" w:space="0" w:color="auto"/>
        <w:left w:val="none" w:sz="0" w:space="0" w:color="auto"/>
        <w:bottom w:val="none" w:sz="0" w:space="0" w:color="auto"/>
        <w:right w:val="none" w:sz="0" w:space="0" w:color="auto"/>
      </w:divBdr>
    </w:div>
    <w:div w:id="365299093">
      <w:marLeft w:val="0"/>
      <w:marRight w:val="0"/>
      <w:marTop w:val="0"/>
      <w:marBottom w:val="0"/>
      <w:divBdr>
        <w:top w:val="none" w:sz="0" w:space="0" w:color="auto"/>
        <w:left w:val="none" w:sz="0" w:space="0" w:color="auto"/>
        <w:bottom w:val="none" w:sz="0" w:space="0" w:color="auto"/>
        <w:right w:val="none" w:sz="0" w:space="0" w:color="auto"/>
      </w:divBdr>
    </w:div>
    <w:div w:id="365299094">
      <w:marLeft w:val="0"/>
      <w:marRight w:val="0"/>
      <w:marTop w:val="0"/>
      <w:marBottom w:val="0"/>
      <w:divBdr>
        <w:top w:val="none" w:sz="0" w:space="0" w:color="auto"/>
        <w:left w:val="none" w:sz="0" w:space="0" w:color="auto"/>
        <w:bottom w:val="none" w:sz="0" w:space="0" w:color="auto"/>
        <w:right w:val="none" w:sz="0" w:space="0" w:color="auto"/>
      </w:divBdr>
    </w:div>
    <w:div w:id="365299097">
      <w:marLeft w:val="0"/>
      <w:marRight w:val="0"/>
      <w:marTop w:val="0"/>
      <w:marBottom w:val="0"/>
      <w:divBdr>
        <w:top w:val="none" w:sz="0" w:space="0" w:color="auto"/>
        <w:left w:val="none" w:sz="0" w:space="0" w:color="auto"/>
        <w:bottom w:val="none" w:sz="0" w:space="0" w:color="auto"/>
        <w:right w:val="none" w:sz="0" w:space="0" w:color="auto"/>
      </w:divBdr>
    </w:div>
    <w:div w:id="365299098">
      <w:marLeft w:val="0"/>
      <w:marRight w:val="0"/>
      <w:marTop w:val="0"/>
      <w:marBottom w:val="0"/>
      <w:divBdr>
        <w:top w:val="none" w:sz="0" w:space="0" w:color="auto"/>
        <w:left w:val="none" w:sz="0" w:space="0" w:color="auto"/>
        <w:bottom w:val="none" w:sz="0" w:space="0" w:color="auto"/>
        <w:right w:val="none" w:sz="0" w:space="0" w:color="auto"/>
      </w:divBdr>
    </w:div>
    <w:div w:id="365299099">
      <w:marLeft w:val="0"/>
      <w:marRight w:val="0"/>
      <w:marTop w:val="0"/>
      <w:marBottom w:val="0"/>
      <w:divBdr>
        <w:top w:val="none" w:sz="0" w:space="0" w:color="auto"/>
        <w:left w:val="none" w:sz="0" w:space="0" w:color="auto"/>
        <w:bottom w:val="none" w:sz="0" w:space="0" w:color="auto"/>
        <w:right w:val="none" w:sz="0" w:space="0" w:color="auto"/>
      </w:divBdr>
    </w:div>
    <w:div w:id="365299100">
      <w:marLeft w:val="0"/>
      <w:marRight w:val="0"/>
      <w:marTop w:val="0"/>
      <w:marBottom w:val="0"/>
      <w:divBdr>
        <w:top w:val="none" w:sz="0" w:space="0" w:color="auto"/>
        <w:left w:val="none" w:sz="0" w:space="0" w:color="auto"/>
        <w:bottom w:val="none" w:sz="0" w:space="0" w:color="auto"/>
        <w:right w:val="none" w:sz="0" w:space="0" w:color="auto"/>
      </w:divBdr>
    </w:div>
    <w:div w:id="365299101">
      <w:marLeft w:val="0"/>
      <w:marRight w:val="0"/>
      <w:marTop w:val="0"/>
      <w:marBottom w:val="0"/>
      <w:divBdr>
        <w:top w:val="none" w:sz="0" w:space="0" w:color="auto"/>
        <w:left w:val="none" w:sz="0" w:space="0" w:color="auto"/>
        <w:bottom w:val="none" w:sz="0" w:space="0" w:color="auto"/>
        <w:right w:val="none" w:sz="0" w:space="0" w:color="auto"/>
      </w:divBdr>
    </w:div>
    <w:div w:id="365299103">
      <w:marLeft w:val="0"/>
      <w:marRight w:val="0"/>
      <w:marTop w:val="0"/>
      <w:marBottom w:val="0"/>
      <w:divBdr>
        <w:top w:val="none" w:sz="0" w:space="0" w:color="auto"/>
        <w:left w:val="none" w:sz="0" w:space="0" w:color="auto"/>
        <w:bottom w:val="none" w:sz="0" w:space="0" w:color="auto"/>
        <w:right w:val="none" w:sz="0" w:space="0" w:color="auto"/>
      </w:divBdr>
    </w:div>
    <w:div w:id="365299104">
      <w:marLeft w:val="0"/>
      <w:marRight w:val="0"/>
      <w:marTop w:val="0"/>
      <w:marBottom w:val="0"/>
      <w:divBdr>
        <w:top w:val="none" w:sz="0" w:space="0" w:color="auto"/>
        <w:left w:val="none" w:sz="0" w:space="0" w:color="auto"/>
        <w:bottom w:val="none" w:sz="0" w:space="0" w:color="auto"/>
        <w:right w:val="none" w:sz="0" w:space="0" w:color="auto"/>
      </w:divBdr>
    </w:div>
    <w:div w:id="365299105">
      <w:marLeft w:val="0"/>
      <w:marRight w:val="0"/>
      <w:marTop w:val="0"/>
      <w:marBottom w:val="0"/>
      <w:divBdr>
        <w:top w:val="none" w:sz="0" w:space="0" w:color="auto"/>
        <w:left w:val="none" w:sz="0" w:space="0" w:color="auto"/>
        <w:bottom w:val="none" w:sz="0" w:space="0" w:color="auto"/>
        <w:right w:val="none" w:sz="0" w:space="0" w:color="auto"/>
      </w:divBdr>
    </w:div>
    <w:div w:id="365299106">
      <w:marLeft w:val="0"/>
      <w:marRight w:val="0"/>
      <w:marTop w:val="0"/>
      <w:marBottom w:val="0"/>
      <w:divBdr>
        <w:top w:val="none" w:sz="0" w:space="0" w:color="auto"/>
        <w:left w:val="none" w:sz="0" w:space="0" w:color="auto"/>
        <w:bottom w:val="none" w:sz="0" w:space="0" w:color="auto"/>
        <w:right w:val="none" w:sz="0" w:space="0" w:color="auto"/>
      </w:divBdr>
    </w:div>
    <w:div w:id="365299107">
      <w:marLeft w:val="0"/>
      <w:marRight w:val="0"/>
      <w:marTop w:val="0"/>
      <w:marBottom w:val="0"/>
      <w:divBdr>
        <w:top w:val="none" w:sz="0" w:space="0" w:color="auto"/>
        <w:left w:val="none" w:sz="0" w:space="0" w:color="auto"/>
        <w:bottom w:val="none" w:sz="0" w:space="0" w:color="auto"/>
        <w:right w:val="none" w:sz="0" w:space="0" w:color="auto"/>
      </w:divBdr>
    </w:div>
    <w:div w:id="365299108">
      <w:marLeft w:val="0"/>
      <w:marRight w:val="0"/>
      <w:marTop w:val="0"/>
      <w:marBottom w:val="0"/>
      <w:divBdr>
        <w:top w:val="none" w:sz="0" w:space="0" w:color="auto"/>
        <w:left w:val="none" w:sz="0" w:space="0" w:color="auto"/>
        <w:bottom w:val="none" w:sz="0" w:space="0" w:color="auto"/>
        <w:right w:val="none" w:sz="0" w:space="0" w:color="auto"/>
      </w:divBdr>
    </w:div>
    <w:div w:id="365299109">
      <w:marLeft w:val="0"/>
      <w:marRight w:val="0"/>
      <w:marTop w:val="0"/>
      <w:marBottom w:val="0"/>
      <w:divBdr>
        <w:top w:val="none" w:sz="0" w:space="0" w:color="auto"/>
        <w:left w:val="none" w:sz="0" w:space="0" w:color="auto"/>
        <w:bottom w:val="none" w:sz="0" w:space="0" w:color="auto"/>
        <w:right w:val="none" w:sz="0" w:space="0" w:color="auto"/>
      </w:divBdr>
    </w:div>
    <w:div w:id="365299110">
      <w:marLeft w:val="0"/>
      <w:marRight w:val="0"/>
      <w:marTop w:val="0"/>
      <w:marBottom w:val="0"/>
      <w:divBdr>
        <w:top w:val="none" w:sz="0" w:space="0" w:color="auto"/>
        <w:left w:val="none" w:sz="0" w:space="0" w:color="auto"/>
        <w:bottom w:val="none" w:sz="0" w:space="0" w:color="auto"/>
        <w:right w:val="none" w:sz="0" w:space="0" w:color="auto"/>
      </w:divBdr>
    </w:div>
    <w:div w:id="365299111">
      <w:marLeft w:val="0"/>
      <w:marRight w:val="0"/>
      <w:marTop w:val="0"/>
      <w:marBottom w:val="0"/>
      <w:divBdr>
        <w:top w:val="none" w:sz="0" w:space="0" w:color="auto"/>
        <w:left w:val="none" w:sz="0" w:space="0" w:color="auto"/>
        <w:bottom w:val="none" w:sz="0" w:space="0" w:color="auto"/>
        <w:right w:val="none" w:sz="0" w:space="0" w:color="auto"/>
      </w:divBdr>
    </w:div>
    <w:div w:id="365299112">
      <w:marLeft w:val="0"/>
      <w:marRight w:val="0"/>
      <w:marTop w:val="0"/>
      <w:marBottom w:val="0"/>
      <w:divBdr>
        <w:top w:val="none" w:sz="0" w:space="0" w:color="auto"/>
        <w:left w:val="none" w:sz="0" w:space="0" w:color="auto"/>
        <w:bottom w:val="none" w:sz="0" w:space="0" w:color="auto"/>
        <w:right w:val="none" w:sz="0" w:space="0" w:color="auto"/>
      </w:divBdr>
    </w:div>
    <w:div w:id="365299113">
      <w:marLeft w:val="0"/>
      <w:marRight w:val="0"/>
      <w:marTop w:val="0"/>
      <w:marBottom w:val="0"/>
      <w:divBdr>
        <w:top w:val="none" w:sz="0" w:space="0" w:color="auto"/>
        <w:left w:val="none" w:sz="0" w:space="0" w:color="auto"/>
        <w:bottom w:val="none" w:sz="0" w:space="0" w:color="auto"/>
        <w:right w:val="none" w:sz="0" w:space="0" w:color="auto"/>
      </w:divBdr>
    </w:div>
    <w:div w:id="365299114">
      <w:marLeft w:val="0"/>
      <w:marRight w:val="0"/>
      <w:marTop w:val="0"/>
      <w:marBottom w:val="0"/>
      <w:divBdr>
        <w:top w:val="none" w:sz="0" w:space="0" w:color="auto"/>
        <w:left w:val="none" w:sz="0" w:space="0" w:color="auto"/>
        <w:bottom w:val="none" w:sz="0" w:space="0" w:color="auto"/>
        <w:right w:val="none" w:sz="0" w:space="0" w:color="auto"/>
      </w:divBdr>
    </w:div>
    <w:div w:id="365299115">
      <w:marLeft w:val="0"/>
      <w:marRight w:val="0"/>
      <w:marTop w:val="0"/>
      <w:marBottom w:val="0"/>
      <w:divBdr>
        <w:top w:val="none" w:sz="0" w:space="0" w:color="auto"/>
        <w:left w:val="none" w:sz="0" w:space="0" w:color="auto"/>
        <w:bottom w:val="none" w:sz="0" w:space="0" w:color="auto"/>
        <w:right w:val="none" w:sz="0" w:space="0" w:color="auto"/>
      </w:divBdr>
    </w:div>
    <w:div w:id="365299116">
      <w:marLeft w:val="0"/>
      <w:marRight w:val="0"/>
      <w:marTop w:val="0"/>
      <w:marBottom w:val="0"/>
      <w:divBdr>
        <w:top w:val="none" w:sz="0" w:space="0" w:color="auto"/>
        <w:left w:val="none" w:sz="0" w:space="0" w:color="auto"/>
        <w:bottom w:val="none" w:sz="0" w:space="0" w:color="auto"/>
        <w:right w:val="none" w:sz="0" w:space="0" w:color="auto"/>
      </w:divBdr>
    </w:div>
    <w:div w:id="365299117">
      <w:marLeft w:val="0"/>
      <w:marRight w:val="0"/>
      <w:marTop w:val="0"/>
      <w:marBottom w:val="0"/>
      <w:divBdr>
        <w:top w:val="none" w:sz="0" w:space="0" w:color="auto"/>
        <w:left w:val="none" w:sz="0" w:space="0" w:color="auto"/>
        <w:bottom w:val="none" w:sz="0" w:space="0" w:color="auto"/>
        <w:right w:val="none" w:sz="0" w:space="0" w:color="auto"/>
      </w:divBdr>
    </w:div>
    <w:div w:id="365299118">
      <w:marLeft w:val="0"/>
      <w:marRight w:val="0"/>
      <w:marTop w:val="0"/>
      <w:marBottom w:val="0"/>
      <w:divBdr>
        <w:top w:val="none" w:sz="0" w:space="0" w:color="auto"/>
        <w:left w:val="none" w:sz="0" w:space="0" w:color="auto"/>
        <w:bottom w:val="none" w:sz="0" w:space="0" w:color="auto"/>
        <w:right w:val="none" w:sz="0" w:space="0" w:color="auto"/>
      </w:divBdr>
    </w:div>
    <w:div w:id="365299119">
      <w:marLeft w:val="0"/>
      <w:marRight w:val="0"/>
      <w:marTop w:val="0"/>
      <w:marBottom w:val="0"/>
      <w:divBdr>
        <w:top w:val="none" w:sz="0" w:space="0" w:color="auto"/>
        <w:left w:val="none" w:sz="0" w:space="0" w:color="auto"/>
        <w:bottom w:val="none" w:sz="0" w:space="0" w:color="auto"/>
        <w:right w:val="none" w:sz="0" w:space="0" w:color="auto"/>
      </w:divBdr>
    </w:div>
    <w:div w:id="365299120">
      <w:marLeft w:val="0"/>
      <w:marRight w:val="0"/>
      <w:marTop w:val="0"/>
      <w:marBottom w:val="0"/>
      <w:divBdr>
        <w:top w:val="none" w:sz="0" w:space="0" w:color="auto"/>
        <w:left w:val="none" w:sz="0" w:space="0" w:color="auto"/>
        <w:bottom w:val="none" w:sz="0" w:space="0" w:color="auto"/>
        <w:right w:val="none" w:sz="0" w:space="0" w:color="auto"/>
      </w:divBdr>
    </w:div>
    <w:div w:id="365299121">
      <w:marLeft w:val="0"/>
      <w:marRight w:val="0"/>
      <w:marTop w:val="0"/>
      <w:marBottom w:val="0"/>
      <w:divBdr>
        <w:top w:val="none" w:sz="0" w:space="0" w:color="auto"/>
        <w:left w:val="none" w:sz="0" w:space="0" w:color="auto"/>
        <w:bottom w:val="none" w:sz="0" w:space="0" w:color="auto"/>
        <w:right w:val="none" w:sz="0" w:space="0" w:color="auto"/>
      </w:divBdr>
    </w:div>
    <w:div w:id="365299122">
      <w:marLeft w:val="0"/>
      <w:marRight w:val="0"/>
      <w:marTop w:val="0"/>
      <w:marBottom w:val="0"/>
      <w:divBdr>
        <w:top w:val="none" w:sz="0" w:space="0" w:color="auto"/>
        <w:left w:val="none" w:sz="0" w:space="0" w:color="auto"/>
        <w:bottom w:val="none" w:sz="0" w:space="0" w:color="auto"/>
        <w:right w:val="none" w:sz="0" w:space="0" w:color="auto"/>
      </w:divBdr>
    </w:div>
    <w:div w:id="365299123">
      <w:marLeft w:val="0"/>
      <w:marRight w:val="0"/>
      <w:marTop w:val="0"/>
      <w:marBottom w:val="0"/>
      <w:divBdr>
        <w:top w:val="none" w:sz="0" w:space="0" w:color="auto"/>
        <w:left w:val="none" w:sz="0" w:space="0" w:color="auto"/>
        <w:bottom w:val="none" w:sz="0" w:space="0" w:color="auto"/>
        <w:right w:val="none" w:sz="0" w:space="0" w:color="auto"/>
      </w:divBdr>
    </w:div>
    <w:div w:id="365299124">
      <w:marLeft w:val="0"/>
      <w:marRight w:val="0"/>
      <w:marTop w:val="0"/>
      <w:marBottom w:val="0"/>
      <w:divBdr>
        <w:top w:val="none" w:sz="0" w:space="0" w:color="auto"/>
        <w:left w:val="none" w:sz="0" w:space="0" w:color="auto"/>
        <w:bottom w:val="none" w:sz="0" w:space="0" w:color="auto"/>
        <w:right w:val="none" w:sz="0" w:space="0" w:color="auto"/>
      </w:divBdr>
    </w:div>
    <w:div w:id="365299125">
      <w:marLeft w:val="0"/>
      <w:marRight w:val="0"/>
      <w:marTop w:val="0"/>
      <w:marBottom w:val="0"/>
      <w:divBdr>
        <w:top w:val="none" w:sz="0" w:space="0" w:color="auto"/>
        <w:left w:val="none" w:sz="0" w:space="0" w:color="auto"/>
        <w:bottom w:val="none" w:sz="0" w:space="0" w:color="auto"/>
        <w:right w:val="none" w:sz="0" w:space="0" w:color="auto"/>
      </w:divBdr>
    </w:div>
    <w:div w:id="365299127">
      <w:marLeft w:val="0"/>
      <w:marRight w:val="0"/>
      <w:marTop w:val="0"/>
      <w:marBottom w:val="0"/>
      <w:divBdr>
        <w:top w:val="none" w:sz="0" w:space="0" w:color="auto"/>
        <w:left w:val="none" w:sz="0" w:space="0" w:color="auto"/>
        <w:bottom w:val="none" w:sz="0" w:space="0" w:color="auto"/>
        <w:right w:val="none" w:sz="0" w:space="0" w:color="auto"/>
      </w:divBdr>
    </w:div>
    <w:div w:id="365299128">
      <w:marLeft w:val="0"/>
      <w:marRight w:val="0"/>
      <w:marTop w:val="0"/>
      <w:marBottom w:val="0"/>
      <w:divBdr>
        <w:top w:val="none" w:sz="0" w:space="0" w:color="auto"/>
        <w:left w:val="none" w:sz="0" w:space="0" w:color="auto"/>
        <w:bottom w:val="none" w:sz="0" w:space="0" w:color="auto"/>
        <w:right w:val="none" w:sz="0" w:space="0" w:color="auto"/>
      </w:divBdr>
    </w:div>
    <w:div w:id="365299129">
      <w:marLeft w:val="0"/>
      <w:marRight w:val="0"/>
      <w:marTop w:val="0"/>
      <w:marBottom w:val="0"/>
      <w:divBdr>
        <w:top w:val="none" w:sz="0" w:space="0" w:color="auto"/>
        <w:left w:val="none" w:sz="0" w:space="0" w:color="auto"/>
        <w:bottom w:val="none" w:sz="0" w:space="0" w:color="auto"/>
        <w:right w:val="none" w:sz="0" w:space="0" w:color="auto"/>
      </w:divBdr>
    </w:div>
    <w:div w:id="365299130">
      <w:marLeft w:val="0"/>
      <w:marRight w:val="0"/>
      <w:marTop w:val="0"/>
      <w:marBottom w:val="0"/>
      <w:divBdr>
        <w:top w:val="none" w:sz="0" w:space="0" w:color="auto"/>
        <w:left w:val="none" w:sz="0" w:space="0" w:color="auto"/>
        <w:bottom w:val="none" w:sz="0" w:space="0" w:color="auto"/>
        <w:right w:val="none" w:sz="0" w:space="0" w:color="auto"/>
      </w:divBdr>
    </w:div>
    <w:div w:id="365299131">
      <w:marLeft w:val="0"/>
      <w:marRight w:val="0"/>
      <w:marTop w:val="0"/>
      <w:marBottom w:val="0"/>
      <w:divBdr>
        <w:top w:val="none" w:sz="0" w:space="0" w:color="auto"/>
        <w:left w:val="none" w:sz="0" w:space="0" w:color="auto"/>
        <w:bottom w:val="none" w:sz="0" w:space="0" w:color="auto"/>
        <w:right w:val="none" w:sz="0" w:space="0" w:color="auto"/>
      </w:divBdr>
    </w:div>
    <w:div w:id="365299132">
      <w:marLeft w:val="0"/>
      <w:marRight w:val="0"/>
      <w:marTop w:val="0"/>
      <w:marBottom w:val="0"/>
      <w:divBdr>
        <w:top w:val="none" w:sz="0" w:space="0" w:color="auto"/>
        <w:left w:val="none" w:sz="0" w:space="0" w:color="auto"/>
        <w:bottom w:val="none" w:sz="0" w:space="0" w:color="auto"/>
        <w:right w:val="none" w:sz="0" w:space="0" w:color="auto"/>
      </w:divBdr>
    </w:div>
    <w:div w:id="365299133">
      <w:marLeft w:val="0"/>
      <w:marRight w:val="0"/>
      <w:marTop w:val="0"/>
      <w:marBottom w:val="0"/>
      <w:divBdr>
        <w:top w:val="none" w:sz="0" w:space="0" w:color="auto"/>
        <w:left w:val="none" w:sz="0" w:space="0" w:color="auto"/>
        <w:bottom w:val="none" w:sz="0" w:space="0" w:color="auto"/>
        <w:right w:val="none" w:sz="0" w:space="0" w:color="auto"/>
      </w:divBdr>
    </w:div>
    <w:div w:id="365299134">
      <w:marLeft w:val="0"/>
      <w:marRight w:val="0"/>
      <w:marTop w:val="0"/>
      <w:marBottom w:val="0"/>
      <w:divBdr>
        <w:top w:val="none" w:sz="0" w:space="0" w:color="auto"/>
        <w:left w:val="none" w:sz="0" w:space="0" w:color="auto"/>
        <w:bottom w:val="none" w:sz="0" w:space="0" w:color="auto"/>
        <w:right w:val="none" w:sz="0" w:space="0" w:color="auto"/>
      </w:divBdr>
    </w:div>
    <w:div w:id="365299135">
      <w:marLeft w:val="0"/>
      <w:marRight w:val="0"/>
      <w:marTop w:val="0"/>
      <w:marBottom w:val="0"/>
      <w:divBdr>
        <w:top w:val="none" w:sz="0" w:space="0" w:color="auto"/>
        <w:left w:val="none" w:sz="0" w:space="0" w:color="auto"/>
        <w:bottom w:val="none" w:sz="0" w:space="0" w:color="auto"/>
        <w:right w:val="none" w:sz="0" w:space="0" w:color="auto"/>
      </w:divBdr>
    </w:div>
    <w:div w:id="365299136">
      <w:marLeft w:val="0"/>
      <w:marRight w:val="0"/>
      <w:marTop w:val="0"/>
      <w:marBottom w:val="0"/>
      <w:divBdr>
        <w:top w:val="none" w:sz="0" w:space="0" w:color="auto"/>
        <w:left w:val="none" w:sz="0" w:space="0" w:color="auto"/>
        <w:bottom w:val="none" w:sz="0" w:space="0" w:color="auto"/>
        <w:right w:val="none" w:sz="0" w:space="0" w:color="auto"/>
      </w:divBdr>
    </w:div>
    <w:div w:id="365299137">
      <w:marLeft w:val="0"/>
      <w:marRight w:val="0"/>
      <w:marTop w:val="0"/>
      <w:marBottom w:val="0"/>
      <w:divBdr>
        <w:top w:val="none" w:sz="0" w:space="0" w:color="auto"/>
        <w:left w:val="none" w:sz="0" w:space="0" w:color="auto"/>
        <w:bottom w:val="none" w:sz="0" w:space="0" w:color="auto"/>
        <w:right w:val="none" w:sz="0" w:space="0" w:color="auto"/>
      </w:divBdr>
    </w:div>
    <w:div w:id="365299138">
      <w:marLeft w:val="0"/>
      <w:marRight w:val="0"/>
      <w:marTop w:val="0"/>
      <w:marBottom w:val="0"/>
      <w:divBdr>
        <w:top w:val="none" w:sz="0" w:space="0" w:color="auto"/>
        <w:left w:val="none" w:sz="0" w:space="0" w:color="auto"/>
        <w:bottom w:val="none" w:sz="0" w:space="0" w:color="auto"/>
        <w:right w:val="none" w:sz="0" w:space="0" w:color="auto"/>
      </w:divBdr>
    </w:div>
    <w:div w:id="365299139">
      <w:marLeft w:val="0"/>
      <w:marRight w:val="0"/>
      <w:marTop w:val="0"/>
      <w:marBottom w:val="0"/>
      <w:divBdr>
        <w:top w:val="none" w:sz="0" w:space="0" w:color="auto"/>
        <w:left w:val="none" w:sz="0" w:space="0" w:color="auto"/>
        <w:bottom w:val="none" w:sz="0" w:space="0" w:color="auto"/>
        <w:right w:val="none" w:sz="0" w:space="0" w:color="auto"/>
      </w:divBdr>
    </w:div>
    <w:div w:id="365299140">
      <w:marLeft w:val="0"/>
      <w:marRight w:val="0"/>
      <w:marTop w:val="0"/>
      <w:marBottom w:val="0"/>
      <w:divBdr>
        <w:top w:val="none" w:sz="0" w:space="0" w:color="auto"/>
        <w:left w:val="none" w:sz="0" w:space="0" w:color="auto"/>
        <w:bottom w:val="none" w:sz="0" w:space="0" w:color="auto"/>
        <w:right w:val="none" w:sz="0" w:space="0" w:color="auto"/>
      </w:divBdr>
    </w:div>
    <w:div w:id="365299142">
      <w:marLeft w:val="0"/>
      <w:marRight w:val="0"/>
      <w:marTop w:val="0"/>
      <w:marBottom w:val="0"/>
      <w:divBdr>
        <w:top w:val="none" w:sz="0" w:space="0" w:color="auto"/>
        <w:left w:val="none" w:sz="0" w:space="0" w:color="auto"/>
        <w:bottom w:val="none" w:sz="0" w:space="0" w:color="auto"/>
        <w:right w:val="none" w:sz="0" w:space="0" w:color="auto"/>
      </w:divBdr>
    </w:div>
    <w:div w:id="365299143">
      <w:marLeft w:val="0"/>
      <w:marRight w:val="0"/>
      <w:marTop w:val="0"/>
      <w:marBottom w:val="0"/>
      <w:divBdr>
        <w:top w:val="none" w:sz="0" w:space="0" w:color="auto"/>
        <w:left w:val="none" w:sz="0" w:space="0" w:color="auto"/>
        <w:bottom w:val="none" w:sz="0" w:space="0" w:color="auto"/>
        <w:right w:val="none" w:sz="0" w:space="0" w:color="auto"/>
      </w:divBdr>
    </w:div>
    <w:div w:id="365299144">
      <w:marLeft w:val="0"/>
      <w:marRight w:val="0"/>
      <w:marTop w:val="0"/>
      <w:marBottom w:val="0"/>
      <w:divBdr>
        <w:top w:val="none" w:sz="0" w:space="0" w:color="auto"/>
        <w:left w:val="none" w:sz="0" w:space="0" w:color="auto"/>
        <w:bottom w:val="none" w:sz="0" w:space="0" w:color="auto"/>
        <w:right w:val="none" w:sz="0" w:space="0" w:color="auto"/>
      </w:divBdr>
    </w:div>
    <w:div w:id="365299145">
      <w:marLeft w:val="0"/>
      <w:marRight w:val="0"/>
      <w:marTop w:val="0"/>
      <w:marBottom w:val="0"/>
      <w:divBdr>
        <w:top w:val="none" w:sz="0" w:space="0" w:color="auto"/>
        <w:left w:val="none" w:sz="0" w:space="0" w:color="auto"/>
        <w:bottom w:val="none" w:sz="0" w:space="0" w:color="auto"/>
        <w:right w:val="none" w:sz="0" w:space="0" w:color="auto"/>
      </w:divBdr>
    </w:div>
    <w:div w:id="365299146">
      <w:marLeft w:val="0"/>
      <w:marRight w:val="0"/>
      <w:marTop w:val="0"/>
      <w:marBottom w:val="0"/>
      <w:divBdr>
        <w:top w:val="none" w:sz="0" w:space="0" w:color="auto"/>
        <w:left w:val="none" w:sz="0" w:space="0" w:color="auto"/>
        <w:bottom w:val="none" w:sz="0" w:space="0" w:color="auto"/>
        <w:right w:val="none" w:sz="0" w:space="0" w:color="auto"/>
      </w:divBdr>
    </w:div>
    <w:div w:id="365299147">
      <w:marLeft w:val="0"/>
      <w:marRight w:val="0"/>
      <w:marTop w:val="0"/>
      <w:marBottom w:val="0"/>
      <w:divBdr>
        <w:top w:val="none" w:sz="0" w:space="0" w:color="auto"/>
        <w:left w:val="none" w:sz="0" w:space="0" w:color="auto"/>
        <w:bottom w:val="none" w:sz="0" w:space="0" w:color="auto"/>
        <w:right w:val="none" w:sz="0" w:space="0" w:color="auto"/>
      </w:divBdr>
    </w:div>
    <w:div w:id="365299148">
      <w:marLeft w:val="0"/>
      <w:marRight w:val="0"/>
      <w:marTop w:val="0"/>
      <w:marBottom w:val="0"/>
      <w:divBdr>
        <w:top w:val="none" w:sz="0" w:space="0" w:color="auto"/>
        <w:left w:val="none" w:sz="0" w:space="0" w:color="auto"/>
        <w:bottom w:val="none" w:sz="0" w:space="0" w:color="auto"/>
        <w:right w:val="none" w:sz="0" w:space="0" w:color="auto"/>
      </w:divBdr>
    </w:div>
    <w:div w:id="365299150">
      <w:marLeft w:val="0"/>
      <w:marRight w:val="0"/>
      <w:marTop w:val="0"/>
      <w:marBottom w:val="0"/>
      <w:divBdr>
        <w:top w:val="none" w:sz="0" w:space="0" w:color="auto"/>
        <w:left w:val="none" w:sz="0" w:space="0" w:color="auto"/>
        <w:bottom w:val="none" w:sz="0" w:space="0" w:color="auto"/>
        <w:right w:val="none" w:sz="0" w:space="0" w:color="auto"/>
      </w:divBdr>
    </w:div>
    <w:div w:id="365299151">
      <w:marLeft w:val="0"/>
      <w:marRight w:val="0"/>
      <w:marTop w:val="0"/>
      <w:marBottom w:val="0"/>
      <w:divBdr>
        <w:top w:val="none" w:sz="0" w:space="0" w:color="auto"/>
        <w:left w:val="none" w:sz="0" w:space="0" w:color="auto"/>
        <w:bottom w:val="none" w:sz="0" w:space="0" w:color="auto"/>
        <w:right w:val="none" w:sz="0" w:space="0" w:color="auto"/>
      </w:divBdr>
    </w:div>
    <w:div w:id="365299152">
      <w:marLeft w:val="0"/>
      <w:marRight w:val="0"/>
      <w:marTop w:val="0"/>
      <w:marBottom w:val="0"/>
      <w:divBdr>
        <w:top w:val="none" w:sz="0" w:space="0" w:color="auto"/>
        <w:left w:val="none" w:sz="0" w:space="0" w:color="auto"/>
        <w:bottom w:val="none" w:sz="0" w:space="0" w:color="auto"/>
        <w:right w:val="none" w:sz="0" w:space="0" w:color="auto"/>
      </w:divBdr>
    </w:div>
    <w:div w:id="365299153">
      <w:marLeft w:val="0"/>
      <w:marRight w:val="0"/>
      <w:marTop w:val="0"/>
      <w:marBottom w:val="0"/>
      <w:divBdr>
        <w:top w:val="none" w:sz="0" w:space="0" w:color="auto"/>
        <w:left w:val="none" w:sz="0" w:space="0" w:color="auto"/>
        <w:bottom w:val="none" w:sz="0" w:space="0" w:color="auto"/>
        <w:right w:val="none" w:sz="0" w:space="0" w:color="auto"/>
      </w:divBdr>
    </w:div>
    <w:div w:id="365299154">
      <w:marLeft w:val="0"/>
      <w:marRight w:val="0"/>
      <w:marTop w:val="0"/>
      <w:marBottom w:val="0"/>
      <w:divBdr>
        <w:top w:val="none" w:sz="0" w:space="0" w:color="auto"/>
        <w:left w:val="none" w:sz="0" w:space="0" w:color="auto"/>
        <w:bottom w:val="none" w:sz="0" w:space="0" w:color="auto"/>
        <w:right w:val="none" w:sz="0" w:space="0" w:color="auto"/>
      </w:divBdr>
    </w:div>
    <w:div w:id="365299155">
      <w:marLeft w:val="0"/>
      <w:marRight w:val="0"/>
      <w:marTop w:val="0"/>
      <w:marBottom w:val="0"/>
      <w:divBdr>
        <w:top w:val="none" w:sz="0" w:space="0" w:color="auto"/>
        <w:left w:val="none" w:sz="0" w:space="0" w:color="auto"/>
        <w:bottom w:val="none" w:sz="0" w:space="0" w:color="auto"/>
        <w:right w:val="none" w:sz="0" w:space="0" w:color="auto"/>
      </w:divBdr>
    </w:div>
    <w:div w:id="365299156">
      <w:marLeft w:val="0"/>
      <w:marRight w:val="0"/>
      <w:marTop w:val="0"/>
      <w:marBottom w:val="0"/>
      <w:divBdr>
        <w:top w:val="none" w:sz="0" w:space="0" w:color="auto"/>
        <w:left w:val="none" w:sz="0" w:space="0" w:color="auto"/>
        <w:bottom w:val="none" w:sz="0" w:space="0" w:color="auto"/>
        <w:right w:val="none" w:sz="0" w:space="0" w:color="auto"/>
      </w:divBdr>
    </w:div>
    <w:div w:id="365299157">
      <w:marLeft w:val="0"/>
      <w:marRight w:val="0"/>
      <w:marTop w:val="0"/>
      <w:marBottom w:val="0"/>
      <w:divBdr>
        <w:top w:val="none" w:sz="0" w:space="0" w:color="auto"/>
        <w:left w:val="none" w:sz="0" w:space="0" w:color="auto"/>
        <w:bottom w:val="none" w:sz="0" w:space="0" w:color="auto"/>
        <w:right w:val="none" w:sz="0" w:space="0" w:color="auto"/>
      </w:divBdr>
    </w:div>
    <w:div w:id="365299158">
      <w:marLeft w:val="0"/>
      <w:marRight w:val="0"/>
      <w:marTop w:val="0"/>
      <w:marBottom w:val="0"/>
      <w:divBdr>
        <w:top w:val="none" w:sz="0" w:space="0" w:color="auto"/>
        <w:left w:val="none" w:sz="0" w:space="0" w:color="auto"/>
        <w:bottom w:val="none" w:sz="0" w:space="0" w:color="auto"/>
        <w:right w:val="none" w:sz="0" w:space="0" w:color="auto"/>
      </w:divBdr>
    </w:div>
    <w:div w:id="365299159">
      <w:marLeft w:val="0"/>
      <w:marRight w:val="0"/>
      <w:marTop w:val="0"/>
      <w:marBottom w:val="0"/>
      <w:divBdr>
        <w:top w:val="none" w:sz="0" w:space="0" w:color="auto"/>
        <w:left w:val="none" w:sz="0" w:space="0" w:color="auto"/>
        <w:bottom w:val="none" w:sz="0" w:space="0" w:color="auto"/>
        <w:right w:val="none" w:sz="0" w:space="0" w:color="auto"/>
      </w:divBdr>
    </w:div>
    <w:div w:id="365299160">
      <w:marLeft w:val="0"/>
      <w:marRight w:val="0"/>
      <w:marTop w:val="0"/>
      <w:marBottom w:val="0"/>
      <w:divBdr>
        <w:top w:val="none" w:sz="0" w:space="0" w:color="auto"/>
        <w:left w:val="none" w:sz="0" w:space="0" w:color="auto"/>
        <w:bottom w:val="none" w:sz="0" w:space="0" w:color="auto"/>
        <w:right w:val="none" w:sz="0" w:space="0" w:color="auto"/>
      </w:divBdr>
    </w:div>
    <w:div w:id="365299161">
      <w:marLeft w:val="0"/>
      <w:marRight w:val="0"/>
      <w:marTop w:val="0"/>
      <w:marBottom w:val="0"/>
      <w:divBdr>
        <w:top w:val="none" w:sz="0" w:space="0" w:color="auto"/>
        <w:left w:val="none" w:sz="0" w:space="0" w:color="auto"/>
        <w:bottom w:val="none" w:sz="0" w:space="0" w:color="auto"/>
        <w:right w:val="none" w:sz="0" w:space="0" w:color="auto"/>
      </w:divBdr>
    </w:div>
    <w:div w:id="365299162">
      <w:marLeft w:val="0"/>
      <w:marRight w:val="0"/>
      <w:marTop w:val="0"/>
      <w:marBottom w:val="0"/>
      <w:divBdr>
        <w:top w:val="none" w:sz="0" w:space="0" w:color="auto"/>
        <w:left w:val="none" w:sz="0" w:space="0" w:color="auto"/>
        <w:bottom w:val="none" w:sz="0" w:space="0" w:color="auto"/>
        <w:right w:val="none" w:sz="0" w:space="0" w:color="auto"/>
      </w:divBdr>
    </w:div>
    <w:div w:id="365299163">
      <w:marLeft w:val="0"/>
      <w:marRight w:val="0"/>
      <w:marTop w:val="0"/>
      <w:marBottom w:val="0"/>
      <w:divBdr>
        <w:top w:val="none" w:sz="0" w:space="0" w:color="auto"/>
        <w:left w:val="none" w:sz="0" w:space="0" w:color="auto"/>
        <w:bottom w:val="none" w:sz="0" w:space="0" w:color="auto"/>
        <w:right w:val="none" w:sz="0" w:space="0" w:color="auto"/>
      </w:divBdr>
    </w:div>
    <w:div w:id="365299164">
      <w:marLeft w:val="0"/>
      <w:marRight w:val="0"/>
      <w:marTop w:val="0"/>
      <w:marBottom w:val="0"/>
      <w:divBdr>
        <w:top w:val="none" w:sz="0" w:space="0" w:color="auto"/>
        <w:left w:val="none" w:sz="0" w:space="0" w:color="auto"/>
        <w:bottom w:val="none" w:sz="0" w:space="0" w:color="auto"/>
        <w:right w:val="none" w:sz="0" w:space="0" w:color="auto"/>
      </w:divBdr>
    </w:div>
    <w:div w:id="365299165">
      <w:marLeft w:val="0"/>
      <w:marRight w:val="0"/>
      <w:marTop w:val="0"/>
      <w:marBottom w:val="0"/>
      <w:divBdr>
        <w:top w:val="none" w:sz="0" w:space="0" w:color="auto"/>
        <w:left w:val="none" w:sz="0" w:space="0" w:color="auto"/>
        <w:bottom w:val="none" w:sz="0" w:space="0" w:color="auto"/>
        <w:right w:val="none" w:sz="0" w:space="0" w:color="auto"/>
      </w:divBdr>
    </w:div>
    <w:div w:id="365299166">
      <w:marLeft w:val="0"/>
      <w:marRight w:val="0"/>
      <w:marTop w:val="0"/>
      <w:marBottom w:val="0"/>
      <w:divBdr>
        <w:top w:val="none" w:sz="0" w:space="0" w:color="auto"/>
        <w:left w:val="none" w:sz="0" w:space="0" w:color="auto"/>
        <w:bottom w:val="none" w:sz="0" w:space="0" w:color="auto"/>
        <w:right w:val="none" w:sz="0" w:space="0" w:color="auto"/>
      </w:divBdr>
    </w:div>
    <w:div w:id="365299167">
      <w:marLeft w:val="0"/>
      <w:marRight w:val="0"/>
      <w:marTop w:val="0"/>
      <w:marBottom w:val="0"/>
      <w:divBdr>
        <w:top w:val="none" w:sz="0" w:space="0" w:color="auto"/>
        <w:left w:val="none" w:sz="0" w:space="0" w:color="auto"/>
        <w:bottom w:val="none" w:sz="0" w:space="0" w:color="auto"/>
        <w:right w:val="none" w:sz="0" w:space="0" w:color="auto"/>
      </w:divBdr>
    </w:div>
    <w:div w:id="365299168">
      <w:marLeft w:val="0"/>
      <w:marRight w:val="0"/>
      <w:marTop w:val="0"/>
      <w:marBottom w:val="0"/>
      <w:divBdr>
        <w:top w:val="none" w:sz="0" w:space="0" w:color="auto"/>
        <w:left w:val="none" w:sz="0" w:space="0" w:color="auto"/>
        <w:bottom w:val="none" w:sz="0" w:space="0" w:color="auto"/>
        <w:right w:val="none" w:sz="0" w:space="0" w:color="auto"/>
      </w:divBdr>
    </w:div>
    <w:div w:id="365299169">
      <w:marLeft w:val="0"/>
      <w:marRight w:val="0"/>
      <w:marTop w:val="0"/>
      <w:marBottom w:val="0"/>
      <w:divBdr>
        <w:top w:val="none" w:sz="0" w:space="0" w:color="auto"/>
        <w:left w:val="none" w:sz="0" w:space="0" w:color="auto"/>
        <w:bottom w:val="none" w:sz="0" w:space="0" w:color="auto"/>
        <w:right w:val="none" w:sz="0" w:space="0" w:color="auto"/>
      </w:divBdr>
    </w:div>
    <w:div w:id="365299170">
      <w:marLeft w:val="0"/>
      <w:marRight w:val="0"/>
      <w:marTop w:val="0"/>
      <w:marBottom w:val="0"/>
      <w:divBdr>
        <w:top w:val="none" w:sz="0" w:space="0" w:color="auto"/>
        <w:left w:val="none" w:sz="0" w:space="0" w:color="auto"/>
        <w:bottom w:val="none" w:sz="0" w:space="0" w:color="auto"/>
        <w:right w:val="none" w:sz="0" w:space="0" w:color="auto"/>
      </w:divBdr>
    </w:div>
    <w:div w:id="365299171">
      <w:marLeft w:val="0"/>
      <w:marRight w:val="0"/>
      <w:marTop w:val="0"/>
      <w:marBottom w:val="0"/>
      <w:divBdr>
        <w:top w:val="none" w:sz="0" w:space="0" w:color="auto"/>
        <w:left w:val="none" w:sz="0" w:space="0" w:color="auto"/>
        <w:bottom w:val="none" w:sz="0" w:space="0" w:color="auto"/>
        <w:right w:val="none" w:sz="0" w:space="0" w:color="auto"/>
      </w:divBdr>
    </w:div>
    <w:div w:id="365299172">
      <w:marLeft w:val="0"/>
      <w:marRight w:val="0"/>
      <w:marTop w:val="0"/>
      <w:marBottom w:val="0"/>
      <w:divBdr>
        <w:top w:val="none" w:sz="0" w:space="0" w:color="auto"/>
        <w:left w:val="none" w:sz="0" w:space="0" w:color="auto"/>
        <w:bottom w:val="none" w:sz="0" w:space="0" w:color="auto"/>
        <w:right w:val="none" w:sz="0" w:space="0" w:color="auto"/>
      </w:divBdr>
    </w:div>
    <w:div w:id="365299173">
      <w:marLeft w:val="0"/>
      <w:marRight w:val="0"/>
      <w:marTop w:val="0"/>
      <w:marBottom w:val="0"/>
      <w:divBdr>
        <w:top w:val="none" w:sz="0" w:space="0" w:color="auto"/>
        <w:left w:val="none" w:sz="0" w:space="0" w:color="auto"/>
        <w:bottom w:val="none" w:sz="0" w:space="0" w:color="auto"/>
        <w:right w:val="none" w:sz="0" w:space="0" w:color="auto"/>
      </w:divBdr>
    </w:div>
    <w:div w:id="365299174">
      <w:marLeft w:val="0"/>
      <w:marRight w:val="0"/>
      <w:marTop w:val="0"/>
      <w:marBottom w:val="0"/>
      <w:divBdr>
        <w:top w:val="none" w:sz="0" w:space="0" w:color="auto"/>
        <w:left w:val="none" w:sz="0" w:space="0" w:color="auto"/>
        <w:bottom w:val="none" w:sz="0" w:space="0" w:color="auto"/>
        <w:right w:val="none" w:sz="0" w:space="0" w:color="auto"/>
      </w:divBdr>
    </w:div>
    <w:div w:id="365299175">
      <w:marLeft w:val="0"/>
      <w:marRight w:val="0"/>
      <w:marTop w:val="0"/>
      <w:marBottom w:val="0"/>
      <w:divBdr>
        <w:top w:val="none" w:sz="0" w:space="0" w:color="auto"/>
        <w:left w:val="none" w:sz="0" w:space="0" w:color="auto"/>
        <w:bottom w:val="none" w:sz="0" w:space="0" w:color="auto"/>
        <w:right w:val="none" w:sz="0" w:space="0" w:color="auto"/>
      </w:divBdr>
    </w:div>
    <w:div w:id="365299176">
      <w:marLeft w:val="0"/>
      <w:marRight w:val="0"/>
      <w:marTop w:val="0"/>
      <w:marBottom w:val="0"/>
      <w:divBdr>
        <w:top w:val="none" w:sz="0" w:space="0" w:color="auto"/>
        <w:left w:val="none" w:sz="0" w:space="0" w:color="auto"/>
        <w:bottom w:val="none" w:sz="0" w:space="0" w:color="auto"/>
        <w:right w:val="none" w:sz="0" w:space="0" w:color="auto"/>
      </w:divBdr>
    </w:div>
    <w:div w:id="365299177">
      <w:marLeft w:val="0"/>
      <w:marRight w:val="0"/>
      <w:marTop w:val="0"/>
      <w:marBottom w:val="0"/>
      <w:divBdr>
        <w:top w:val="none" w:sz="0" w:space="0" w:color="auto"/>
        <w:left w:val="none" w:sz="0" w:space="0" w:color="auto"/>
        <w:bottom w:val="none" w:sz="0" w:space="0" w:color="auto"/>
        <w:right w:val="none" w:sz="0" w:space="0" w:color="auto"/>
      </w:divBdr>
    </w:div>
    <w:div w:id="365299178">
      <w:marLeft w:val="0"/>
      <w:marRight w:val="0"/>
      <w:marTop w:val="0"/>
      <w:marBottom w:val="0"/>
      <w:divBdr>
        <w:top w:val="none" w:sz="0" w:space="0" w:color="auto"/>
        <w:left w:val="none" w:sz="0" w:space="0" w:color="auto"/>
        <w:bottom w:val="none" w:sz="0" w:space="0" w:color="auto"/>
        <w:right w:val="none" w:sz="0" w:space="0" w:color="auto"/>
      </w:divBdr>
    </w:div>
    <w:div w:id="365299179">
      <w:marLeft w:val="0"/>
      <w:marRight w:val="0"/>
      <w:marTop w:val="0"/>
      <w:marBottom w:val="0"/>
      <w:divBdr>
        <w:top w:val="none" w:sz="0" w:space="0" w:color="auto"/>
        <w:left w:val="none" w:sz="0" w:space="0" w:color="auto"/>
        <w:bottom w:val="none" w:sz="0" w:space="0" w:color="auto"/>
        <w:right w:val="none" w:sz="0" w:space="0" w:color="auto"/>
      </w:divBdr>
    </w:div>
    <w:div w:id="365299180">
      <w:marLeft w:val="0"/>
      <w:marRight w:val="0"/>
      <w:marTop w:val="0"/>
      <w:marBottom w:val="0"/>
      <w:divBdr>
        <w:top w:val="none" w:sz="0" w:space="0" w:color="auto"/>
        <w:left w:val="none" w:sz="0" w:space="0" w:color="auto"/>
        <w:bottom w:val="none" w:sz="0" w:space="0" w:color="auto"/>
        <w:right w:val="none" w:sz="0" w:space="0" w:color="auto"/>
      </w:divBdr>
    </w:div>
    <w:div w:id="365299181">
      <w:marLeft w:val="0"/>
      <w:marRight w:val="0"/>
      <w:marTop w:val="0"/>
      <w:marBottom w:val="0"/>
      <w:divBdr>
        <w:top w:val="none" w:sz="0" w:space="0" w:color="auto"/>
        <w:left w:val="none" w:sz="0" w:space="0" w:color="auto"/>
        <w:bottom w:val="none" w:sz="0" w:space="0" w:color="auto"/>
        <w:right w:val="none" w:sz="0" w:space="0" w:color="auto"/>
      </w:divBdr>
    </w:div>
    <w:div w:id="365299182">
      <w:marLeft w:val="0"/>
      <w:marRight w:val="0"/>
      <w:marTop w:val="0"/>
      <w:marBottom w:val="0"/>
      <w:divBdr>
        <w:top w:val="none" w:sz="0" w:space="0" w:color="auto"/>
        <w:left w:val="none" w:sz="0" w:space="0" w:color="auto"/>
        <w:bottom w:val="none" w:sz="0" w:space="0" w:color="auto"/>
        <w:right w:val="none" w:sz="0" w:space="0" w:color="auto"/>
      </w:divBdr>
    </w:div>
    <w:div w:id="365299183">
      <w:marLeft w:val="0"/>
      <w:marRight w:val="0"/>
      <w:marTop w:val="0"/>
      <w:marBottom w:val="0"/>
      <w:divBdr>
        <w:top w:val="none" w:sz="0" w:space="0" w:color="auto"/>
        <w:left w:val="none" w:sz="0" w:space="0" w:color="auto"/>
        <w:bottom w:val="none" w:sz="0" w:space="0" w:color="auto"/>
        <w:right w:val="none" w:sz="0" w:space="0" w:color="auto"/>
      </w:divBdr>
    </w:div>
    <w:div w:id="365299184">
      <w:marLeft w:val="0"/>
      <w:marRight w:val="0"/>
      <w:marTop w:val="0"/>
      <w:marBottom w:val="0"/>
      <w:divBdr>
        <w:top w:val="none" w:sz="0" w:space="0" w:color="auto"/>
        <w:left w:val="none" w:sz="0" w:space="0" w:color="auto"/>
        <w:bottom w:val="none" w:sz="0" w:space="0" w:color="auto"/>
        <w:right w:val="none" w:sz="0" w:space="0" w:color="auto"/>
      </w:divBdr>
    </w:div>
    <w:div w:id="365299185">
      <w:marLeft w:val="0"/>
      <w:marRight w:val="0"/>
      <w:marTop w:val="0"/>
      <w:marBottom w:val="0"/>
      <w:divBdr>
        <w:top w:val="none" w:sz="0" w:space="0" w:color="auto"/>
        <w:left w:val="none" w:sz="0" w:space="0" w:color="auto"/>
        <w:bottom w:val="none" w:sz="0" w:space="0" w:color="auto"/>
        <w:right w:val="none" w:sz="0" w:space="0" w:color="auto"/>
      </w:divBdr>
    </w:div>
    <w:div w:id="365299186">
      <w:marLeft w:val="0"/>
      <w:marRight w:val="0"/>
      <w:marTop w:val="0"/>
      <w:marBottom w:val="0"/>
      <w:divBdr>
        <w:top w:val="none" w:sz="0" w:space="0" w:color="auto"/>
        <w:left w:val="none" w:sz="0" w:space="0" w:color="auto"/>
        <w:bottom w:val="none" w:sz="0" w:space="0" w:color="auto"/>
        <w:right w:val="none" w:sz="0" w:space="0" w:color="auto"/>
      </w:divBdr>
    </w:div>
    <w:div w:id="365299187">
      <w:marLeft w:val="0"/>
      <w:marRight w:val="0"/>
      <w:marTop w:val="0"/>
      <w:marBottom w:val="0"/>
      <w:divBdr>
        <w:top w:val="none" w:sz="0" w:space="0" w:color="auto"/>
        <w:left w:val="none" w:sz="0" w:space="0" w:color="auto"/>
        <w:bottom w:val="none" w:sz="0" w:space="0" w:color="auto"/>
        <w:right w:val="none" w:sz="0" w:space="0" w:color="auto"/>
      </w:divBdr>
    </w:div>
    <w:div w:id="365299188">
      <w:marLeft w:val="0"/>
      <w:marRight w:val="0"/>
      <w:marTop w:val="0"/>
      <w:marBottom w:val="0"/>
      <w:divBdr>
        <w:top w:val="none" w:sz="0" w:space="0" w:color="auto"/>
        <w:left w:val="none" w:sz="0" w:space="0" w:color="auto"/>
        <w:bottom w:val="none" w:sz="0" w:space="0" w:color="auto"/>
        <w:right w:val="none" w:sz="0" w:space="0" w:color="auto"/>
      </w:divBdr>
    </w:div>
    <w:div w:id="365299189">
      <w:marLeft w:val="0"/>
      <w:marRight w:val="0"/>
      <w:marTop w:val="0"/>
      <w:marBottom w:val="0"/>
      <w:divBdr>
        <w:top w:val="none" w:sz="0" w:space="0" w:color="auto"/>
        <w:left w:val="none" w:sz="0" w:space="0" w:color="auto"/>
        <w:bottom w:val="none" w:sz="0" w:space="0" w:color="auto"/>
        <w:right w:val="none" w:sz="0" w:space="0" w:color="auto"/>
      </w:divBdr>
    </w:div>
    <w:div w:id="365299193">
      <w:marLeft w:val="0"/>
      <w:marRight w:val="0"/>
      <w:marTop w:val="0"/>
      <w:marBottom w:val="0"/>
      <w:divBdr>
        <w:top w:val="none" w:sz="0" w:space="0" w:color="auto"/>
        <w:left w:val="none" w:sz="0" w:space="0" w:color="auto"/>
        <w:bottom w:val="none" w:sz="0" w:space="0" w:color="auto"/>
        <w:right w:val="none" w:sz="0" w:space="0" w:color="auto"/>
      </w:divBdr>
    </w:div>
    <w:div w:id="365299194">
      <w:marLeft w:val="0"/>
      <w:marRight w:val="0"/>
      <w:marTop w:val="0"/>
      <w:marBottom w:val="0"/>
      <w:divBdr>
        <w:top w:val="none" w:sz="0" w:space="0" w:color="auto"/>
        <w:left w:val="none" w:sz="0" w:space="0" w:color="auto"/>
        <w:bottom w:val="none" w:sz="0" w:space="0" w:color="auto"/>
        <w:right w:val="none" w:sz="0" w:space="0" w:color="auto"/>
      </w:divBdr>
    </w:div>
    <w:div w:id="365299195">
      <w:marLeft w:val="0"/>
      <w:marRight w:val="0"/>
      <w:marTop w:val="0"/>
      <w:marBottom w:val="0"/>
      <w:divBdr>
        <w:top w:val="none" w:sz="0" w:space="0" w:color="auto"/>
        <w:left w:val="none" w:sz="0" w:space="0" w:color="auto"/>
        <w:bottom w:val="none" w:sz="0" w:space="0" w:color="auto"/>
        <w:right w:val="none" w:sz="0" w:space="0" w:color="auto"/>
      </w:divBdr>
    </w:div>
    <w:div w:id="365299196">
      <w:marLeft w:val="0"/>
      <w:marRight w:val="0"/>
      <w:marTop w:val="0"/>
      <w:marBottom w:val="0"/>
      <w:divBdr>
        <w:top w:val="none" w:sz="0" w:space="0" w:color="auto"/>
        <w:left w:val="none" w:sz="0" w:space="0" w:color="auto"/>
        <w:bottom w:val="none" w:sz="0" w:space="0" w:color="auto"/>
        <w:right w:val="none" w:sz="0" w:space="0" w:color="auto"/>
      </w:divBdr>
    </w:div>
    <w:div w:id="365299197">
      <w:marLeft w:val="0"/>
      <w:marRight w:val="0"/>
      <w:marTop w:val="0"/>
      <w:marBottom w:val="0"/>
      <w:divBdr>
        <w:top w:val="none" w:sz="0" w:space="0" w:color="auto"/>
        <w:left w:val="none" w:sz="0" w:space="0" w:color="auto"/>
        <w:bottom w:val="none" w:sz="0" w:space="0" w:color="auto"/>
        <w:right w:val="none" w:sz="0" w:space="0" w:color="auto"/>
      </w:divBdr>
    </w:div>
    <w:div w:id="365299198">
      <w:marLeft w:val="0"/>
      <w:marRight w:val="0"/>
      <w:marTop w:val="0"/>
      <w:marBottom w:val="0"/>
      <w:divBdr>
        <w:top w:val="none" w:sz="0" w:space="0" w:color="auto"/>
        <w:left w:val="none" w:sz="0" w:space="0" w:color="auto"/>
        <w:bottom w:val="none" w:sz="0" w:space="0" w:color="auto"/>
        <w:right w:val="none" w:sz="0" w:space="0" w:color="auto"/>
      </w:divBdr>
    </w:div>
    <w:div w:id="365299199">
      <w:marLeft w:val="0"/>
      <w:marRight w:val="0"/>
      <w:marTop w:val="0"/>
      <w:marBottom w:val="0"/>
      <w:divBdr>
        <w:top w:val="none" w:sz="0" w:space="0" w:color="auto"/>
        <w:left w:val="none" w:sz="0" w:space="0" w:color="auto"/>
        <w:bottom w:val="none" w:sz="0" w:space="0" w:color="auto"/>
        <w:right w:val="none" w:sz="0" w:space="0" w:color="auto"/>
      </w:divBdr>
    </w:div>
    <w:div w:id="365299200">
      <w:marLeft w:val="0"/>
      <w:marRight w:val="0"/>
      <w:marTop w:val="0"/>
      <w:marBottom w:val="0"/>
      <w:divBdr>
        <w:top w:val="none" w:sz="0" w:space="0" w:color="auto"/>
        <w:left w:val="none" w:sz="0" w:space="0" w:color="auto"/>
        <w:bottom w:val="none" w:sz="0" w:space="0" w:color="auto"/>
        <w:right w:val="none" w:sz="0" w:space="0" w:color="auto"/>
      </w:divBdr>
    </w:div>
    <w:div w:id="365299201">
      <w:marLeft w:val="0"/>
      <w:marRight w:val="0"/>
      <w:marTop w:val="0"/>
      <w:marBottom w:val="0"/>
      <w:divBdr>
        <w:top w:val="none" w:sz="0" w:space="0" w:color="auto"/>
        <w:left w:val="none" w:sz="0" w:space="0" w:color="auto"/>
        <w:bottom w:val="none" w:sz="0" w:space="0" w:color="auto"/>
        <w:right w:val="none" w:sz="0" w:space="0" w:color="auto"/>
      </w:divBdr>
    </w:div>
    <w:div w:id="365299202">
      <w:marLeft w:val="0"/>
      <w:marRight w:val="0"/>
      <w:marTop w:val="0"/>
      <w:marBottom w:val="0"/>
      <w:divBdr>
        <w:top w:val="none" w:sz="0" w:space="0" w:color="auto"/>
        <w:left w:val="none" w:sz="0" w:space="0" w:color="auto"/>
        <w:bottom w:val="none" w:sz="0" w:space="0" w:color="auto"/>
        <w:right w:val="none" w:sz="0" w:space="0" w:color="auto"/>
      </w:divBdr>
    </w:div>
    <w:div w:id="365299203">
      <w:marLeft w:val="0"/>
      <w:marRight w:val="0"/>
      <w:marTop w:val="0"/>
      <w:marBottom w:val="0"/>
      <w:divBdr>
        <w:top w:val="none" w:sz="0" w:space="0" w:color="auto"/>
        <w:left w:val="none" w:sz="0" w:space="0" w:color="auto"/>
        <w:bottom w:val="none" w:sz="0" w:space="0" w:color="auto"/>
        <w:right w:val="none" w:sz="0" w:space="0" w:color="auto"/>
      </w:divBdr>
    </w:div>
    <w:div w:id="365299204">
      <w:marLeft w:val="0"/>
      <w:marRight w:val="0"/>
      <w:marTop w:val="0"/>
      <w:marBottom w:val="0"/>
      <w:divBdr>
        <w:top w:val="none" w:sz="0" w:space="0" w:color="auto"/>
        <w:left w:val="none" w:sz="0" w:space="0" w:color="auto"/>
        <w:bottom w:val="none" w:sz="0" w:space="0" w:color="auto"/>
        <w:right w:val="none" w:sz="0" w:space="0" w:color="auto"/>
      </w:divBdr>
    </w:div>
    <w:div w:id="365299205">
      <w:marLeft w:val="0"/>
      <w:marRight w:val="0"/>
      <w:marTop w:val="0"/>
      <w:marBottom w:val="0"/>
      <w:divBdr>
        <w:top w:val="none" w:sz="0" w:space="0" w:color="auto"/>
        <w:left w:val="none" w:sz="0" w:space="0" w:color="auto"/>
        <w:bottom w:val="none" w:sz="0" w:space="0" w:color="auto"/>
        <w:right w:val="none" w:sz="0" w:space="0" w:color="auto"/>
      </w:divBdr>
    </w:div>
    <w:div w:id="365299206">
      <w:marLeft w:val="0"/>
      <w:marRight w:val="0"/>
      <w:marTop w:val="0"/>
      <w:marBottom w:val="0"/>
      <w:divBdr>
        <w:top w:val="none" w:sz="0" w:space="0" w:color="auto"/>
        <w:left w:val="none" w:sz="0" w:space="0" w:color="auto"/>
        <w:bottom w:val="none" w:sz="0" w:space="0" w:color="auto"/>
        <w:right w:val="none" w:sz="0" w:space="0" w:color="auto"/>
      </w:divBdr>
    </w:div>
    <w:div w:id="365299207">
      <w:marLeft w:val="0"/>
      <w:marRight w:val="0"/>
      <w:marTop w:val="0"/>
      <w:marBottom w:val="0"/>
      <w:divBdr>
        <w:top w:val="none" w:sz="0" w:space="0" w:color="auto"/>
        <w:left w:val="none" w:sz="0" w:space="0" w:color="auto"/>
        <w:bottom w:val="none" w:sz="0" w:space="0" w:color="auto"/>
        <w:right w:val="none" w:sz="0" w:space="0" w:color="auto"/>
      </w:divBdr>
    </w:div>
    <w:div w:id="365299208">
      <w:marLeft w:val="0"/>
      <w:marRight w:val="0"/>
      <w:marTop w:val="0"/>
      <w:marBottom w:val="0"/>
      <w:divBdr>
        <w:top w:val="none" w:sz="0" w:space="0" w:color="auto"/>
        <w:left w:val="none" w:sz="0" w:space="0" w:color="auto"/>
        <w:bottom w:val="none" w:sz="0" w:space="0" w:color="auto"/>
        <w:right w:val="none" w:sz="0" w:space="0" w:color="auto"/>
      </w:divBdr>
    </w:div>
    <w:div w:id="365299209">
      <w:marLeft w:val="0"/>
      <w:marRight w:val="0"/>
      <w:marTop w:val="0"/>
      <w:marBottom w:val="0"/>
      <w:divBdr>
        <w:top w:val="none" w:sz="0" w:space="0" w:color="auto"/>
        <w:left w:val="none" w:sz="0" w:space="0" w:color="auto"/>
        <w:bottom w:val="none" w:sz="0" w:space="0" w:color="auto"/>
        <w:right w:val="none" w:sz="0" w:space="0" w:color="auto"/>
      </w:divBdr>
    </w:div>
    <w:div w:id="365299210">
      <w:marLeft w:val="0"/>
      <w:marRight w:val="0"/>
      <w:marTop w:val="0"/>
      <w:marBottom w:val="0"/>
      <w:divBdr>
        <w:top w:val="none" w:sz="0" w:space="0" w:color="auto"/>
        <w:left w:val="none" w:sz="0" w:space="0" w:color="auto"/>
        <w:bottom w:val="none" w:sz="0" w:space="0" w:color="auto"/>
        <w:right w:val="none" w:sz="0" w:space="0" w:color="auto"/>
      </w:divBdr>
    </w:div>
    <w:div w:id="365299211">
      <w:marLeft w:val="0"/>
      <w:marRight w:val="0"/>
      <w:marTop w:val="0"/>
      <w:marBottom w:val="0"/>
      <w:divBdr>
        <w:top w:val="none" w:sz="0" w:space="0" w:color="auto"/>
        <w:left w:val="none" w:sz="0" w:space="0" w:color="auto"/>
        <w:bottom w:val="none" w:sz="0" w:space="0" w:color="auto"/>
        <w:right w:val="none" w:sz="0" w:space="0" w:color="auto"/>
      </w:divBdr>
    </w:div>
    <w:div w:id="365299212">
      <w:marLeft w:val="0"/>
      <w:marRight w:val="0"/>
      <w:marTop w:val="0"/>
      <w:marBottom w:val="0"/>
      <w:divBdr>
        <w:top w:val="none" w:sz="0" w:space="0" w:color="auto"/>
        <w:left w:val="none" w:sz="0" w:space="0" w:color="auto"/>
        <w:bottom w:val="none" w:sz="0" w:space="0" w:color="auto"/>
        <w:right w:val="none" w:sz="0" w:space="0" w:color="auto"/>
      </w:divBdr>
    </w:div>
    <w:div w:id="365299213">
      <w:marLeft w:val="0"/>
      <w:marRight w:val="0"/>
      <w:marTop w:val="0"/>
      <w:marBottom w:val="0"/>
      <w:divBdr>
        <w:top w:val="none" w:sz="0" w:space="0" w:color="auto"/>
        <w:left w:val="none" w:sz="0" w:space="0" w:color="auto"/>
        <w:bottom w:val="none" w:sz="0" w:space="0" w:color="auto"/>
        <w:right w:val="none" w:sz="0" w:space="0" w:color="auto"/>
      </w:divBdr>
    </w:div>
    <w:div w:id="365299214">
      <w:marLeft w:val="0"/>
      <w:marRight w:val="0"/>
      <w:marTop w:val="0"/>
      <w:marBottom w:val="0"/>
      <w:divBdr>
        <w:top w:val="none" w:sz="0" w:space="0" w:color="auto"/>
        <w:left w:val="none" w:sz="0" w:space="0" w:color="auto"/>
        <w:bottom w:val="none" w:sz="0" w:space="0" w:color="auto"/>
        <w:right w:val="none" w:sz="0" w:space="0" w:color="auto"/>
      </w:divBdr>
    </w:div>
    <w:div w:id="365299215">
      <w:marLeft w:val="0"/>
      <w:marRight w:val="0"/>
      <w:marTop w:val="0"/>
      <w:marBottom w:val="0"/>
      <w:divBdr>
        <w:top w:val="none" w:sz="0" w:space="0" w:color="auto"/>
        <w:left w:val="none" w:sz="0" w:space="0" w:color="auto"/>
        <w:bottom w:val="none" w:sz="0" w:space="0" w:color="auto"/>
        <w:right w:val="none" w:sz="0" w:space="0" w:color="auto"/>
      </w:divBdr>
    </w:div>
    <w:div w:id="365299216">
      <w:marLeft w:val="0"/>
      <w:marRight w:val="0"/>
      <w:marTop w:val="0"/>
      <w:marBottom w:val="0"/>
      <w:divBdr>
        <w:top w:val="none" w:sz="0" w:space="0" w:color="auto"/>
        <w:left w:val="none" w:sz="0" w:space="0" w:color="auto"/>
        <w:bottom w:val="none" w:sz="0" w:space="0" w:color="auto"/>
        <w:right w:val="none" w:sz="0" w:space="0" w:color="auto"/>
      </w:divBdr>
    </w:div>
    <w:div w:id="365299217">
      <w:marLeft w:val="0"/>
      <w:marRight w:val="0"/>
      <w:marTop w:val="0"/>
      <w:marBottom w:val="0"/>
      <w:divBdr>
        <w:top w:val="none" w:sz="0" w:space="0" w:color="auto"/>
        <w:left w:val="none" w:sz="0" w:space="0" w:color="auto"/>
        <w:bottom w:val="none" w:sz="0" w:space="0" w:color="auto"/>
        <w:right w:val="none" w:sz="0" w:space="0" w:color="auto"/>
      </w:divBdr>
    </w:div>
    <w:div w:id="365299218">
      <w:marLeft w:val="0"/>
      <w:marRight w:val="0"/>
      <w:marTop w:val="0"/>
      <w:marBottom w:val="0"/>
      <w:divBdr>
        <w:top w:val="none" w:sz="0" w:space="0" w:color="auto"/>
        <w:left w:val="none" w:sz="0" w:space="0" w:color="auto"/>
        <w:bottom w:val="none" w:sz="0" w:space="0" w:color="auto"/>
        <w:right w:val="none" w:sz="0" w:space="0" w:color="auto"/>
      </w:divBdr>
    </w:div>
    <w:div w:id="365299219">
      <w:marLeft w:val="0"/>
      <w:marRight w:val="0"/>
      <w:marTop w:val="0"/>
      <w:marBottom w:val="0"/>
      <w:divBdr>
        <w:top w:val="none" w:sz="0" w:space="0" w:color="auto"/>
        <w:left w:val="none" w:sz="0" w:space="0" w:color="auto"/>
        <w:bottom w:val="none" w:sz="0" w:space="0" w:color="auto"/>
        <w:right w:val="none" w:sz="0" w:space="0" w:color="auto"/>
      </w:divBdr>
    </w:div>
    <w:div w:id="365299220">
      <w:marLeft w:val="0"/>
      <w:marRight w:val="0"/>
      <w:marTop w:val="0"/>
      <w:marBottom w:val="0"/>
      <w:divBdr>
        <w:top w:val="none" w:sz="0" w:space="0" w:color="auto"/>
        <w:left w:val="none" w:sz="0" w:space="0" w:color="auto"/>
        <w:bottom w:val="none" w:sz="0" w:space="0" w:color="auto"/>
        <w:right w:val="none" w:sz="0" w:space="0" w:color="auto"/>
      </w:divBdr>
    </w:div>
    <w:div w:id="365299221">
      <w:marLeft w:val="0"/>
      <w:marRight w:val="0"/>
      <w:marTop w:val="0"/>
      <w:marBottom w:val="0"/>
      <w:divBdr>
        <w:top w:val="none" w:sz="0" w:space="0" w:color="auto"/>
        <w:left w:val="none" w:sz="0" w:space="0" w:color="auto"/>
        <w:bottom w:val="none" w:sz="0" w:space="0" w:color="auto"/>
        <w:right w:val="none" w:sz="0" w:space="0" w:color="auto"/>
      </w:divBdr>
    </w:div>
    <w:div w:id="365299222">
      <w:marLeft w:val="0"/>
      <w:marRight w:val="0"/>
      <w:marTop w:val="0"/>
      <w:marBottom w:val="0"/>
      <w:divBdr>
        <w:top w:val="none" w:sz="0" w:space="0" w:color="auto"/>
        <w:left w:val="none" w:sz="0" w:space="0" w:color="auto"/>
        <w:bottom w:val="none" w:sz="0" w:space="0" w:color="auto"/>
        <w:right w:val="none" w:sz="0" w:space="0" w:color="auto"/>
      </w:divBdr>
    </w:div>
    <w:div w:id="365299223">
      <w:marLeft w:val="0"/>
      <w:marRight w:val="0"/>
      <w:marTop w:val="0"/>
      <w:marBottom w:val="0"/>
      <w:divBdr>
        <w:top w:val="none" w:sz="0" w:space="0" w:color="auto"/>
        <w:left w:val="none" w:sz="0" w:space="0" w:color="auto"/>
        <w:bottom w:val="none" w:sz="0" w:space="0" w:color="auto"/>
        <w:right w:val="none" w:sz="0" w:space="0" w:color="auto"/>
      </w:divBdr>
    </w:div>
    <w:div w:id="365299224">
      <w:marLeft w:val="0"/>
      <w:marRight w:val="0"/>
      <w:marTop w:val="0"/>
      <w:marBottom w:val="0"/>
      <w:divBdr>
        <w:top w:val="none" w:sz="0" w:space="0" w:color="auto"/>
        <w:left w:val="none" w:sz="0" w:space="0" w:color="auto"/>
        <w:bottom w:val="none" w:sz="0" w:space="0" w:color="auto"/>
        <w:right w:val="none" w:sz="0" w:space="0" w:color="auto"/>
      </w:divBdr>
    </w:div>
    <w:div w:id="365299225">
      <w:marLeft w:val="0"/>
      <w:marRight w:val="0"/>
      <w:marTop w:val="0"/>
      <w:marBottom w:val="0"/>
      <w:divBdr>
        <w:top w:val="none" w:sz="0" w:space="0" w:color="auto"/>
        <w:left w:val="none" w:sz="0" w:space="0" w:color="auto"/>
        <w:bottom w:val="none" w:sz="0" w:space="0" w:color="auto"/>
        <w:right w:val="none" w:sz="0" w:space="0" w:color="auto"/>
      </w:divBdr>
    </w:div>
    <w:div w:id="365299226">
      <w:marLeft w:val="0"/>
      <w:marRight w:val="0"/>
      <w:marTop w:val="0"/>
      <w:marBottom w:val="0"/>
      <w:divBdr>
        <w:top w:val="none" w:sz="0" w:space="0" w:color="auto"/>
        <w:left w:val="none" w:sz="0" w:space="0" w:color="auto"/>
        <w:bottom w:val="none" w:sz="0" w:space="0" w:color="auto"/>
        <w:right w:val="none" w:sz="0" w:space="0" w:color="auto"/>
      </w:divBdr>
    </w:div>
    <w:div w:id="365299227">
      <w:marLeft w:val="0"/>
      <w:marRight w:val="0"/>
      <w:marTop w:val="0"/>
      <w:marBottom w:val="0"/>
      <w:divBdr>
        <w:top w:val="none" w:sz="0" w:space="0" w:color="auto"/>
        <w:left w:val="none" w:sz="0" w:space="0" w:color="auto"/>
        <w:bottom w:val="none" w:sz="0" w:space="0" w:color="auto"/>
        <w:right w:val="none" w:sz="0" w:space="0" w:color="auto"/>
      </w:divBdr>
    </w:div>
    <w:div w:id="365299228">
      <w:marLeft w:val="0"/>
      <w:marRight w:val="0"/>
      <w:marTop w:val="0"/>
      <w:marBottom w:val="0"/>
      <w:divBdr>
        <w:top w:val="none" w:sz="0" w:space="0" w:color="auto"/>
        <w:left w:val="none" w:sz="0" w:space="0" w:color="auto"/>
        <w:bottom w:val="none" w:sz="0" w:space="0" w:color="auto"/>
        <w:right w:val="none" w:sz="0" w:space="0" w:color="auto"/>
      </w:divBdr>
    </w:div>
    <w:div w:id="365299229">
      <w:marLeft w:val="0"/>
      <w:marRight w:val="0"/>
      <w:marTop w:val="0"/>
      <w:marBottom w:val="0"/>
      <w:divBdr>
        <w:top w:val="none" w:sz="0" w:space="0" w:color="auto"/>
        <w:left w:val="none" w:sz="0" w:space="0" w:color="auto"/>
        <w:bottom w:val="none" w:sz="0" w:space="0" w:color="auto"/>
        <w:right w:val="none" w:sz="0" w:space="0" w:color="auto"/>
      </w:divBdr>
    </w:div>
    <w:div w:id="365299230">
      <w:marLeft w:val="0"/>
      <w:marRight w:val="0"/>
      <w:marTop w:val="0"/>
      <w:marBottom w:val="0"/>
      <w:divBdr>
        <w:top w:val="none" w:sz="0" w:space="0" w:color="auto"/>
        <w:left w:val="none" w:sz="0" w:space="0" w:color="auto"/>
        <w:bottom w:val="none" w:sz="0" w:space="0" w:color="auto"/>
        <w:right w:val="none" w:sz="0" w:space="0" w:color="auto"/>
      </w:divBdr>
    </w:div>
    <w:div w:id="365299231">
      <w:marLeft w:val="0"/>
      <w:marRight w:val="0"/>
      <w:marTop w:val="0"/>
      <w:marBottom w:val="0"/>
      <w:divBdr>
        <w:top w:val="none" w:sz="0" w:space="0" w:color="auto"/>
        <w:left w:val="none" w:sz="0" w:space="0" w:color="auto"/>
        <w:bottom w:val="none" w:sz="0" w:space="0" w:color="auto"/>
        <w:right w:val="none" w:sz="0" w:space="0" w:color="auto"/>
      </w:divBdr>
    </w:div>
    <w:div w:id="365299232">
      <w:marLeft w:val="0"/>
      <w:marRight w:val="0"/>
      <w:marTop w:val="0"/>
      <w:marBottom w:val="0"/>
      <w:divBdr>
        <w:top w:val="none" w:sz="0" w:space="0" w:color="auto"/>
        <w:left w:val="none" w:sz="0" w:space="0" w:color="auto"/>
        <w:bottom w:val="none" w:sz="0" w:space="0" w:color="auto"/>
        <w:right w:val="none" w:sz="0" w:space="0" w:color="auto"/>
      </w:divBdr>
    </w:div>
    <w:div w:id="365299233">
      <w:marLeft w:val="0"/>
      <w:marRight w:val="0"/>
      <w:marTop w:val="0"/>
      <w:marBottom w:val="0"/>
      <w:divBdr>
        <w:top w:val="none" w:sz="0" w:space="0" w:color="auto"/>
        <w:left w:val="none" w:sz="0" w:space="0" w:color="auto"/>
        <w:bottom w:val="none" w:sz="0" w:space="0" w:color="auto"/>
        <w:right w:val="none" w:sz="0" w:space="0" w:color="auto"/>
      </w:divBdr>
    </w:div>
    <w:div w:id="365299234">
      <w:marLeft w:val="0"/>
      <w:marRight w:val="0"/>
      <w:marTop w:val="0"/>
      <w:marBottom w:val="0"/>
      <w:divBdr>
        <w:top w:val="none" w:sz="0" w:space="0" w:color="auto"/>
        <w:left w:val="none" w:sz="0" w:space="0" w:color="auto"/>
        <w:bottom w:val="none" w:sz="0" w:space="0" w:color="auto"/>
        <w:right w:val="none" w:sz="0" w:space="0" w:color="auto"/>
      </w:divBdr>
    </w:div>
    <w:div w:id="365299235">
      <w:marLeft w:val="0"/>
      <w:marRight w:val="0"/>
      <w:marTop w:val="0"/>
      <w:marBottom w:val="0"/>
      <w:divBdr>
        <w:top w:val="none" w:sz="0" w:space="0" w:color="auto"/>
        <w:left w:val="none" w:sz="0" w:space="0" w:color="auto"/>
        <w:bottom w:val="none" w:sz="0" w:space="0" w:color="auto"/>
        <w:right w:val="none" w:sz="0" w:space="0" w:color="auto"/>
      </w:divBdr>
    </w:div>
    <w:div w:id="365299236">
      <w:marLeft w:val="0"/>
      <w:marRight w:val="0"/>
      <w:marTop w:val="0"/>
      <w:marBottom w:val="0"/>
      <w:divBdr>
        <w:top w:val="none" w:sz="0" w:space="0" w:color="auto"/>
        <w:left w:val="none" w:sz="0" w:space="0" w:color="auto"/>
        <w:bottom w:val="none" w:sz="0" w:space="0" w:color="auto"/>
        <w:right w:val="none" w:sz="0" w:space="0" w:color="auto"/>
      </w:divBdr>
    </w:div>
    <w:div w:id="365299237">
      <w:marLeft w:val="0"/>
      <w:marRight w:val="0"/>
      <w:marTop w:val="0"/>
      <w:marBottom w:val="0"/>
      <w:divBdr>
        <w:top w:val="none" w:sz="0" w:space="0" w:color="auto"/>
        <w:left w:val="none" w:sz="0" w:space="0" w:color="auto"/>
        <w:bottom w:val="none" w:sz="0" w:space="0" w:color="auto"/>
        <w:right w:val="none" w:sz="0" w:space="0" w:color="auto"/>
      </w:divBdr>
    </w:div>
    <w:div w:id="365299238">
      <w:marLeft w:val="0"/>
      <w:marRight w:val="0"/>
      <w:marTop w:val="0"/>
      <w:marBottom w:val="0"/>
      <w:divBdr>
        <w:top w:val="none" w:sz="0" w:space="0" w:color="auto"/>
        <w:left w:val="none" w:sz="0" w:space="0" w:color="auto"/>
        <w:bottom w:val="none" w:sz="0" w:space="0" w:color="auto"/>
        <w:right w:val="none" w:sz="0" w:space="0" w:color="auto"/>
      </w:divBdr>
    </w:div>
    <w:div w:id="365299239">
      <w:marLeft w:val="0"/>
      <w:marRight w:val="0"/>
      <w:marTop w:val="0"/>
      <w:marBottom w:val="0"/>
      <w:divBdr>
        <w:top w:val="none" w:sz="0" w:space="0" w:color="auto"/>
        <w:left w:val="none" w:sz="0" w:space="0" w:color="auto"/>
        <w:bottom w:val="none" w:sz="0" w:space="0" w:color="auto"/>
        <w:right w:val="none" w:sz="0" w:space="0" w:color="auto"/>
      </w:divBdr>
    </w:div>
    <w:div w:id="365299240">
      <w:marLeft w:val="0"/>
      <w:marRight w:val="0"/>
      <w:marTop w:val="0"/>
      <w:marBottom w:val="0"/>
      <w:divBdr>
        <w:top w:val="none" w:sz="0" w:space="0" w:color="auto"/>
        <w:left w:val="none" w:sz="0" w:space="0" w:color="auto"/>
        <w:bottom w:val="none" w:sz="0" w:space="0" w:color="auto"/>
        <w:right w:val="none" w:sz="0" w:space="0" w:color="auto"/>
      </w:divBdr>
    </w:div>
    <w:div w:id="365299241">
      <w:marLeft w:val="0"/>
      <w:marRight w:val="0"/>
      <w:marTop w:val="0"/>
      <w:marBottom w:val="0"/>
      <w:divBdr>
        <w:top w:val="none" w:sz="0" w:space="0" w:color="auto"/>
        <w:left w:val="none" w:sz="0" w:space="0" w:color="auto"/>
        <w:bottom w:val="none" w:sz="0" w:space="0" w:color="auto"/>
        <w:right w:val="none" w:sz="0" w:space="0" w:color="auto"/>
      </w:divBdr>
    </w:div>
    <w:div w:id="365299242">
      <w:marLeft w:val="0"/>
      <w:marRight w:val="0"/>
      <w:marTop w:val="0"/>
      <w:marBottom w:val="0"/>
      <w:divBdr>
        <w:top w:val="none" w:sz="0" w:space="0" w:color="auto"/>
        <w:left w:val="none" w:sz="0" w:space="0" w:color="auto"/>
        <w:bottom w:val="none" w:sz="0" w:space="0" w:color="auto"/>
        <w:right w:val="none" w:sz="0" w:space="0" w:color="auto"/>
      </w:divBdr>
    </w:div>
    <w:div w:id="365299243">
      <w:marLeft w:val="0"/>
      <w:marRight w:val="0"/>
      <w:marTop w:val="0"/>
      <w:marBottom w:val="0"/>
      <w:divBdr>
        <w:top w:val="none" w:sz="0" w:space="0" w:color="auto"/>
        <w:left w:val="none" w:sz="0" w:space="0" w:color="auto"/>
        <w:bottom w:val="none" w:sz="0" w:space="0" w:color="auto"/>
        <w:right w:val="none" w:sz="0" w:space="0" w:color="auto"/>
      </w:divBdr>
    </w:div>
    <w:div w:id="365299244">
      <w:marLeft w:val="0"/>
      <w:marRight w:val="0"/>
      <w:marTop w:val="0"/>
      <w:marBottom w:val="0"/>
      <w:divBdr>
        <w:top w:val="none" w:sz="0" w:space="0" w:color="auto"/>
        <w:left w:val="none" w:sz="0" w:space="0" w:color="auto"/>
        <w:bottom w:val="none" w:sz="0" w:space="0" w:color="auto"/>
        <w:right w:val="none" w:sz="0" w:space="0" w:color="auto"/>
      </w:divBdr>
    </w:div>
    <w:div w:id="365299245">
      <w:marLeft w:val="0"/>
      <w:marRight w:val="0"/>
      <w:marTop w:val="0"/>
      <w:marBottom w:val="0"/>
      <w:divBdr>
        <w:top w:val="none" w:sz="0" w:space="0" w:color="auto"/>
        <w:left w:val="none" w:sz="0" w:space="0" w:color="auto"/>
        <w:bottom w:val="none" w:sz="0" w:space="0" w:color="auto"/>
        <w:right w:val="none" w:sz="0" w:space="0" w:color="auto"/>
      </w:divBdr>
    </w:div>
    <w:div w:id="365299246">
      <w:marLeft w:val="0"/>
      <w:marRight w:val="0"/>
      <w:marTop w:val="0"/>
      <w:marBottom w:val="0"/>
      <w:divBdr>
        <w:top w:val="none" w:sz="0" w:space="0" w:color="auto"/>
        <w:left w:val="none" w:sz="0" w:space="0" w:color="auto"/>
        <w:bottom w:val="none" w:sz="0" w:space="0" w:color="auto"/>
        <w:right w:val="none" w:sz="0" w:space="0" w:color="auto"/>
      </w:divBdr>
    </w:div>
    <w:div w:id="365299247">
      <w:marLeft w:val="0"/>
      <w:marRight w:val="0"/>
      <w:marTop w:val="0"/>
      <w:marBottom w:val="0"/>
      <w:divBdr>
        <w:top w:val="none" w:sz="0" w:space="0" w:color="auto"/>
        <w:left w:val="none" w:sz="0" w:space="0" w:color="auto"/>
        <w:bottom w:val="none" w:sz="0" w:space="0" w:color="auto"/>
        <w:right w:val="none" w:sz="0" w:space="0" w:color="auto"/>
      </w:divBdr>
    </w:div>
    <w:div w:id="365299248">
      <w:marLeft w:val="0"/>
      <w:marRight w:val="0"/>
      <w:marTop w:val="0"/>
      <w:marBottom w:val="0"/>
      <w:divBdr>
        <w:top w:val="none" w:sz="0" w:space="0" w:color="auto"/>
        <w:left w:val="none" w:sz="0" w:space="0" w:color="auto"/>
        <w:bottom w:val="none" w:sz="0" w:space="0" w:color="auto"/>
        <w:right w:val="none" w:sz="0" w:space="0" w:color="auto"/>
      </w:divBdr>
    </w:div>
    <w:div w:id="365299249">
      <w:marLeft w:val="0"/>
      <w:marRight w:val="0"/>
      <w:marTop w:val="0"/>
      <w:marBottom w:val="0"/>
      <w:divBdr>
        <w:top w:val="none" w:sz="0" w:space="0" w:color="auto"/>
        <w:left w:val="none" w:sz="0" w:space="0" w:color="auto"/>
        <w:bottom w:val="none" w:sz="0" w:space="0" w:color="auto"/>
        <w:right w:val="none" w:sz="0" w:space="0" w:color="auto"/>
      </w:divBdr>
    </w:div>
    <w:div w:id="365299250">
      <w:marLeft w:val="0"/>
      <w:marRight w:val="0"/>
      <w:marTop w:val="0"/>
      <w:marBottom w:val="0"/>
      <w:divBdr>
        <w:top w:val="none" w:sz="0" w:space="0" w:color="auto"/>
        <w:left w:val="none" w:sz="0" w:space="0" w:color="auto"/>
        <w:bottom w:val="none" w:sz="0" w:space="0" w:color="auto"/>
        <w:right w:val="none" w:sz="0" w:space="0" w:color="auto"/>
      </w:divBdr>
    </w:div>
    <w:div w:id="365299251">
      <w:marLeft w:val="0"/>
      <w:marRight w:val="0"/>
      <w:marTop w:val="0"/>
      <w:marBottom w:val="0"/>
      <w:divBdr>
        <w:top w:val="none" w:sz="0" w:space="0" w:color="auto"/>
        <w:left w:val="none" w:sz="0" w:space="0" w:color="auto"/>
        <w:bottom w:val="none" w:sz="0" w:space="0" w:color="auto"/>
        <w:right w:val="none" w:sz="0" w:space="0" w:color="auto"/>
      </w:divBdr>
    </w:div>
    <w:div w:id="365299252">
      <w:marLeft w:val="0"/>
      <w:marRight w:val="0"/>
      <w:marTop w:val="0"/>
      <w:marBottom w:val="0"/>
      <w:divBdr>
        <w:top w:val="none" w:sz="0" w:space="0" w:color="auto"/>
        <w:left w:val="none" w:sz="0" w:space="0" w:color="auto"/>
        <w:bottom w:val="none" w:sz="0" w:space="0" w:color="auto"/>
        <w:right w:val="none" w:sz="0" w:space="0" w:color="auto"/>
      </w:divBdr>
    </w:div>
    <w:div w:id="365299253">
      <w:marLeft w:val="0"/>
      <w:marRight w:val="0"/>
      <w:marTop w:val="0"/>
      <w:marBottom w:val="0"/>
      <w:divBdr>
        <w:top w:val="none" w:sz="0" w:space="0" w:color="auto"/>
        <w:left w:val="none" w:sz="0" w:space="0" w:color="auto"/>
        <w:bottom w:val="none" w:sz="0" w:space="0" w:color="auto"/>
        <w:right w:val="none" w:sz="0" w:space="0" w:color="auto"/>
      </w:divBdr>
    </w:div>
    <w:div w:id="365299254">
      <w:marLeft w:val="0"/>
      <w:marRight w:val="0"/>
      <w:marTop w:val="0"/>
      <w:marBottom w:val="0"/>
      <w:divBdr>
        <w:top w:val="none" w:sz="0" w:space="0" w:color="auto"/>
        <w:left w:val="none" w:sz="0" w:space="0" w:color="auto"/>
        <w:bottom w:val="none" w:sz="0" w:space="0" w:color="auto"/>
        <w:right w:val="none" w:sz="0" w:space="0" w:color="auto"/>
      </w:divBdr>
    </w:div>
    <w:div w:id="365299255">
      <w:marLeft w:val="0"/>
      <w:marRight w:val="0"/>
      <w:marTop w:val="0"/>
      <w:marBottom w:val="0"/>
      <w:divBdr>
        <w:top w:val="none" w:sz="0" w:space="0" w:color="auto"/>
        <w:left w:val="none" w:sz="0" w:space="0" w:color="auto"/>
        <w:bottom w:val="none" w:sz="0" w:space="0" w:color="auto"/>
        <w:right w:val="none" w:sz="0" w:space="0" w:color="auto"/>
      </w:divBdr>
    </w:div>
    <w:div w:id="365299256">
      <w:marLeft w:val="0"/>
      <w:marRight w:val="0"/>
      <w:marTop w:val="0"/>
      <w:marBottom w:val="0"/>
      <w:divBdr>
        <w:top w:val="none" w:sz="0" w:space="0" w:color="auto"/>
        <w:left w:val="none" w:sz="0" w:space="0" w:color="auto"/>
        <w:bottom w:val="none" w:sz="0" w:space="0" w:color="auto"/>
        <w:right w:val="none" w:sz="0" w:space="0" w:color="auto"/>
      </w:divBdr>
    </w:div>
    <w:div w:id="365299257">
      <w:marLeft w:val="0"/>
      <w:marRight w:val="0"/>
      <w:marTop w:val="0"/>
      <w:marBottom w:val="0"/>
      <w:divBdr>
        <w:top w:val="none" w:sz="0" w:space="0" w:color="auto"/>
        <w:left w:val="none" w:sz="0" w:space="0" w:color="auto"/>
        <w:bottom w:val="none" w:sz="0" w:space="0" w:color="auto"/>
        <w:right w:val="none" w:sz="0" w:space="0" w:color="auto"/>
      </w:divBdr>
    </w:div>
    <w:div w:id="365299258">
      <w:marLeft w:val="0"/>
      <w:marRight w:val="0"/>
      <w:marTop w:val="0"/>
      <w:marBottom w:val="0"/>
      <w:divBdr>
        <w:top w:val="none" w:sz="0" w:space="0" w:color="auto"/>
        <w:left w:val="none" w:sz="0" w:space="0" w:color="auto"/>
        <w:bottom w:val="none" w:sz="0" w:space="0" w:color="auto"/>
        <w:right w:val="none" w:sz="0" w:space="0" w:color="auto"/>
      </w:divBdr>
    </w:div>
    <w:div w:id="365299259">
      <w:marLeft w:val="0"/>
      <w:marRight w:val="0"/>
      <w:marTop w:val="0"/>
      <w:marBottom w:val="0"/>
      <w:divBdr>
        <w:top w:val="none" w:sz="0" w:space="0" w:color="auto"/>
        <w:left w:val="none" w:sz="0" w:space="0" w:color="auto"/>
        <w:bottom w:val="none" w:sz="0" w:space="0" w:color="auto"/>
        <w:right w:val="none" w:sz="0" w:space="0" w:color="auto"/>
      </w:divBdr>
    </w:div>
    <w:div w:id="365299260">
      <w:marLeft w:val="0"/>
      <w:marRight w:val="0"/>
      <w:marTop w:val="0"/>
      <w:marBottom w:val="0"/>
      <w:divBdr>
        <w:top w:val="none" w:sz="0" w:space="0" w:color="auto"/>
        <w:left w:val="none" w:sz="0" w:space="0" w:color="auto"/>
        <w:bottom w:val="none" w:sz="0" w:space="0" w:color="auto"/>
        <w:right w:val="none" w:sz="0" w:space="0" w:color="auto"/>
      </w:divBdr>
    </w:div>
    <w:div w:id="365299261">
      <w:marLeft w:val="0"/>
      <w:marRight w:val="0"/>
      <w:marTop w:val="0"/>
      <w:marBottom w:val="0"/>
      <w:divBdr>
        <w:top w:val="none" w:sz="0" w:space="0" w:color="auto"/>
        <w:left w:val="none" w:sz="0" w:space="0" w:color="auto"/>
        <w:bottom w:val="none" w:sz="0" w:space="0" w:color="auto"/>
        <w:right w:val="none" w:sz="0" w:space="0" w:color="auto"/>
      </w:divBdr>
    </w:div>
    <w:div w:id="365299262">
      <w:marLeft w:val="0"/>
      <w:marRight w:val="0"/>
      <w:marTop w:val="0"/>
      <w:marBottom w:val="0"/>
      <w:divBdr>
        <w:top w:val="none" w:sz="0" w:space="0" w:color="auto"/>
        <w:left w:val="none" w:sz="0" w:space="0" w:color="auto"/>
        <w:bottom w:val="none" w:sz="0" w:space="0" w:color="auto"/>
        <w:right w:val="none" w:sz="0" w:space="0" w:color="auto"/>
      </w:divBdr>
    </w:div>
    <w:div w:id="365299263">
      <w:marLeft w:val="0"/>
      <w:marRight w:val="0"/>
      <w:marTop w:val="0"/>
      <w:marBottom w:val="0"/>
      <w:divBdr>
        <w:top w:val="none" w:sz="0" w:space="0" w:color="auto"/>
        <w:left w:val="none" w:sz="0" w:space="0" w:color="auto"/>
        <w:bottom w:val="none" w:sz="0" w:space="0" w:color="auto"/>
        <w:right w:val="none" w:sz="0" w:space="0" w:color="auto"/>
      </w:divBdr>
    </w:div>
    <w:div w:id="365299264">
      <w:marLeft w:val="0"/>
      <w:marRight w:val="0"/>
      <w:marTop w:val="0"/>
      <w:marBottom w:val="0"/>
      <w:divBdr>
        <w:top w:val="none" w:sz="0" w:space="0" w:color="auto"/>
        <w:left w:val="none" w:sz="0" w:space="0" w:color="auto"/>
        <w:bottom w:val="none" w:sz="0" w:space="0" w:color="auto"/>
        <w:right w:val="none" w:sz="0" w:space="0" w:color="auto"/>
      </w:divBdr>
    </w:div>
    <w:div w:id="382602028">
      <w:bodyDiv w:val="1"/>
      <w:marLeft w:val="0"/>
      <w:marRight w:val="0"/>
      <w:marTop w:val="0"/>
      <w:marBottom w:val="0"/>
      <w:divBdr>
        <w:top w:val="none" w:sz="0" w:space="0" w:color="auto"/>
        <w:left w:val="none" w:sz="0" w:space="0" w:color="auto"/>
        <w:bottom w:val="none" w:sz="0" w:space="0" w:color="auto"/>
        <w:right w:val="none" w:sz="0" w:space="0" w:color="auto"/>
      </w:divBdr>
    </w:div>
    <w:div w:id="385687151">
      <w:bodyDiv w:val="1"/>
      <w:marLeft w:val="0"/>
      <w:marRight w:val="0"/>
      <w:marTop w:val="0"/>
      <w:marBottom w:val="0"/>
      <w:divBdr>
        <w:top w:val="none" w:sz="0" w:space="0" w:color="auto"/>
        <w:left w:val="none" w:sz="0" w:space="0" w:color="auto"/>
        <w:bottom w:val="none" w:sz="0" w:space="0" w:color="auto"/>
        <w:right w:val="none" w:sz="0" w:space="0" w:color="auto"/>
      </w:divBdr>
    </w:div>
    <w:div w:id="402721672">
      <w:bodyDiv w:val="1"/>
      <w:marLeft w:val="0"/>
      <w:marRight w:val="0"/>
      <w:marTop w:val="0"/>
      <w:marBottom w:val="0"/>
      <w:divBdr>
        <w:top w:val="none" w:sz="0" w:space="0" w:color="auto"/>
        <w:left w:val="none" w:sz="0" w:space="0" w:color="auto"/>
        <w:bottom w:val="none" w:sz="0" w:space="0" w:color="auto"/>
        <w:right w:val="none" w:sz="0" w:space="0" w:color="auto"/>
      </w:divBdr>
    </w:div>
    <w:div w:id="411005097">
      <w:bodyDiv w:val="1"/>
      <w:marLeft w:val="0"/>
      <w:marRight w:val="0"/>
      <w:marTop w:val="0"/>
      <w:marBottom w:val="0"/>
      <w:divBdr>
        <w:top w:val="none" w:sz="0" w:space="0" w:color="auto"/>
        <w:left w:val="none" w:sz="0" w:space="0" w:color="auto"/>
        <w:bottom w:val="none" w:sz="0" w:space="0" w:color="auto"/>
        <w:right w:val="none" w:sz="0" w:space="0" w:color="auto"/>
      </w:divBdr>
    </w:div>
    <w:div w:id="413475522">
      <w:bodyDiv w:val="1"/>
      <w:marLeft w:val="0"/>
      <w:marRight w:val="0"/>
      <w:marTop w:val="0"/>
      <w:marBottom w:val="0"/>
      <w:divBdr>
        <w:top w:val="none" w:sz="0" w:space="0" w:color="auto"/>
        <w:left w:val="none" w:sz="0" w:space="0" w:color="auto"/>
        <w:bottom w:val="none" w:sz="0" w:space="0" w:color="auto"/>
        <w:right w:val="none" w:sz="0" w:space="0" w:color="auto"/>
      </w:divBdr>
      <w:divsChild>
        <w:div w:id="201867576">
          <w:marLeft w:val="0"/>
          <w:marRight w:val="0"/>
          <w:marTop w:val="0"/>
          <w:marBottom w:val="0"/>
          <w:divBdr>
            <w:top w:val="none" w:sz="0" w:space="0" w:color="auto"/>
            <w:left w:val="none" w:sz="0" w:space="0" w:color="auto"/>
            <w:bottom w:val="none" w:sz="0" w:space="0" w:color="auto"/>
            <w:right w:val="none" w:sz="0" w:space="0" w:color="auto"/>
          </w:divBdr>
        </w:div>
        <w:div w:id="341471724">
          <w:marLeft w:val="0"/>
          <w:marRight w:val="0"/>
          <w:marTop w:val="0"/>
          <w:marBottom w:val="0"/>
          <w:divBdr>
            <w:top w:val="none" w:sz="0" w:space="0" w:color="auto"/>
            <w:left w:val="none" w:sz="0" w:space="0" w:color="auto"/>
            <w:bottom w:val="none" w:sz="0" w:space="0" w:color="auto"/>
            <w:right w:val="none" w:sz="0" w:space="0" w:color="auto"/>
          </w:divBdr>
          <w:divsChild>
            <w:div w:id="1721321162">
              <w:marLeft w:val="0"/>
              <w:marRight w:val="0"/>
              <w:marTop w:val="0"/>
              <w:marBottom w:val="0"/>
              <w:divBdr>
                <w:top w:val="none" w:sz="0" w:space="0" w:color="auto"/>
                <w:left w:val="none" w:sz="0" w:space="0" w:color="auto"/>
                <w:bottom w:val="none" w:sz="0" w:space="0" w:color="auto"/>
                <w:right w:val="none" w:sz="0" w:space="0" w:color="auto"/>
              </w:divBdr>
              <w:divsChild>
                <w:div w:id="844126002">
                  <w:marLeft w:val="0"/>
                  <w:marRight w:val="0"/>
                  <w:marTop w:val="0"/>
                  <w:marBottom w:val="0"/>
                  <w:divBdr>
                    <w:top w:val="none" w:sz="0" w:space="0" w:color="auto"/>
                    <w:left w:val="none" w:sz="0" w:space="0" w:color="auto"/>
                    <w:bottom w:val="none" w:sz="0" w:space="0" w:color="auto"/>
                    <w:right w:val="none" w:sz="0" w:space="0" w:color="auto"/>
                  </w:divBdr>
                </w:div>
                <w:div w:id="1200313422">
                  <w:marLeft w:val="0"/>
                  <w:marRight w:val="0"/>
                  <w:marTop w:val="0"/>
                  <w:marBottom w:val="0"/>
                  <w:divBdr>
                    <w:top w:val="none" w:sz="0" w:space="0" w:color="auto"/>
                    <w:left w:val="none" w:sz="0" w:space="0" w:color="auto"/>
                    <w:bottom w:val="none" w:sz="0" w:space="0" w:color="auto"/>
                    <w:right w:val="none" w:sz="0" w:space="0" w:color="auto"/>
                  </w:divBdr>
                </w:div>
                <w:div w:id="1246841142">
                  <w:marLeft w:val="0"/>
                  <w:marRight w:val="0"/>
                  <w:marTop w:val="0"/>
                  <w:marBottom w:val="0"/>
                  <w:divBdr>
                    <w:top w:val="none" w:sz="0" w:space="0" w:color="auto"/>
                    <w:left w:val="none" w:sz="0" w:space="0" w:color="auto"/>
                    <w:bottom w:val="none" w:sz="0" w:space="0" w:color="auto"/>
                    <w:right w:val="none" w:sz="0" w:space="0" w:color="auto"/>
                  </w:divBdr>
                </w:div>
                <w:div w:id="1640188015">
                  <w:marLeft w:val="0"/>
                  <w:marRight w:val="0"/>
                  <w:marTop w:val="0"/>
                  <w:marBottom w:val="0"/>
                  <w:divBdr>
                    <w:top w:val="none" w:sz="0" w:space="0" w:color="auto"/>
                    <w:left w:val="none" w:sz="0" w:space="0" w:color="auto"/>
                    <w:bottom w:val="none" w:sz="0" w:space="0" w:color="auto"/>
                    <w:right w:val="none" w:sz="0" w:space="0" w:color="auto"/>
                  </w:divBdr>
                </w:div>
                <w:div w:id="166181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85259">
          <w:marLeft w:val="0"/>
          <w:marRight w:val="0"/>
          <w:marTop w:val="0"/>
          <w:marBottom w:val="0"/>
          <w:divBdr>
            <w:top w:val="none" w:sz="0" w:space="0" w:color="auto"/>
            <w:left w:val="none" w:sz="0" w:space="0" w:color="auto"/>
            <w:bottom w:val="none" w:sz="0" w:space="0" w:color="auto"/>
            <w:right w:val="none" w:sz="0" w:space="0" w:color="auto"/>
          </w:divBdr>
        </w:div>
      </w:divsChild>
    </w:div>
    <w:div w:id="415827854">
      <w:bodyDiv w:val="1"/>
      <w:marLeft w:val="0"/>
      <w:marRight w:val="0"/>
      <w:marTop w:val="0"/>
      <w:marBottom w:val="0"/>
      <w:divBdr>
        <w:top w:val="none" w:sz="0" w:space="0" w:color="auto"/>
        <w:left w:val="none" w:sz="0" w:space="0" w:color="auto"/>
        <w:bottom w:val="none" w:sz="0" w:space="0" w:color="auto"/>
        <w:right w:val="none" w:sz="0" w:space="0" w:color="auto"/>
      </w:divBdr>
    </w:div>
    <w:div w:id="418136209">
      <w:bodyDiv w:val="1"/>
      <w:marLeft w:val="0"/>
      <w:marRight w:val="0"/>
      <w:marTop w:val="0"/>
      <w:marBottom w:val="0"/>
      <w:divBdr>
        <w:top w:val="none" w:sz="0" w:space="0" w:color="auto"/>
        <w:left w:val="none" w:sz="0" w:space="0" w:color="auto"/>
        <w:bottom w:val="none" w:sz="0" w:space="0" w:color="auto"/>
        <w:right w:val="none" w:sz="0" w:space="0" w:color="auto"/>
      </w:divBdr>
    </w:div>
    <w:div w:id="420032086">
      <w:bodyDiv w:val="1"/>
      <w:marLeft w:val="0"/>
      <w:marRight w:val="0"/>
      <w:marTop w:val="0"/>
      <w:marBottom w:val="0"/>
      <w:divBdr>
        <w:top w:val="none" w:sz="0" w:space="0" w:color="auto"/>
        <w:left w:val="none" w:sz="0" w:space="0" w:color="auto"/>
        <w:bottom w:val="none" w:sz="0" w:space="0" w:color="auto"/>
        <w:right w:val="none" w:sz="0" w:space="0" w:color="auto"/>
      </w:divBdr>
    </w:div>
    <w:div w:id="429929909">
      <w:bodyDiv w:val="1"/>
      <w:marLeft w:val="0"/>
      <w:marRight w:val="0"/>
      <w:marTop w:val="0"/>
      <w:marBottom w:val="0"/>
      <w:divBdr>
        <w:top w:val="none" w:sz="0" w:space="0" w:color="auto"/>
        <w:left w:val="none" w:sz="0" w:space="0" w:color="auto"/>
        <w:bottom w:val="none" w:sz="0" w:space="0" w:color="auto"/>
        <w:right w:val="none" w:sz="0" w:space="0" w:color="auto"/>
      </w:divBdr>
    </w:div>
    <w:div w:id="438840373">
      <w:bodyDiv w:val="1"/>
      <w:marLeft w:val="0"/>
      <w:marRight w:val="0"/>
      <w:marTop w:val="0"/>
      <w:marBottom w:val="0"/>
      <w:divBdr>
        <w:top w:val="none" w:sz="0" w:space="0" w:color="auto"/>
        <w:left w:val="none" w:sz="0" w:space="0" w:color="auto"/>
        <w:bottom w:val="none" w:sz="0" w:space="0" w:color="auto"/>
        <w:right w:val="none" w:sz="0" w:space="0" w:color="auto"/>
      </w:divBdr>
    </w:div>
    <w:div w:id="441268360">
      <w:bodyDiv w:val="1"/>
      <w:marLeft w:val="0"/>
      <w:marRight w:val="0"/>
      <w:marTop w:val="0"/>
      <w:marBottom w:val="0"/>
      <w:divBdr>
        <w:top w:val="none" w:sz="0" w:space="0" w:color="auto"/>
        <w:left w:val="none" w:sz="0" w:space="0" w:color="auto"/>
        <w:bottom w:val="none" w:sz="0" w:space="0" w:color="auto"/>
        <w:right w:val="none" w:sz="0" w:space="0" w:color="auto"/>
      </w:divBdr>
    </w:div>
    <w:div w:id="451947851">
      <w:bodyDiv w:val="1"/>
      <w:marLeft w:val="0"/>
      <w:marRight w:val="0"/>
      <w:marTop w:val="0"/>
      <w:marBottom w:val="0"/>
      <w:divBdr>
        <w:top w:val="none" w:sz="0" w:space="0" w:color="auto"/>
        <w:left w:val="none" w:sz="0" w:space="0" w:color="auto"/>
        <w:bottom w:val="none" w:sz="0" w:space="0" w:color="auto"/>
        <w:right w:val="none" w:sz="0" w:space="0" w:color="auto"/>
      </w:divBdr>
    </w:div>
    <w:div w:id="454448941">
      <w:bodyDiv w:val="1"/>
      <w:marLeft w:val="0"/>
      <w:marRight w:val="0"/>
      <w:marTop w:val="0"/>
      <w:marBottom w:val="0"/>
      <w:divBdr>
        <w:top w:val="none" w:sz="0" w:space="0" w:color="auto"/>
        <w:left w:val="none" w:sz="0" w:space="0" w:color="auto"/>
        <w:bottom w:val="none" w:sz="0" w:space="0" w:color="auto"/>
        <w:right w:val="none" w:sz="0" w:space="0" w:color="auto"/>
      </w:divBdr>
      <w:divsChild>
        <w:div w:id="28534391">
          <w:marLeft w:val="360"/>
          <w:marRight w:val="0"/>
          <w:marTop w:val="240"/>
          <w:marBottom w:val="0"/>
          <w:divBdr>
            <w:top w:val="none" w:sz="0" w:space="0" w:color="auto"/>
            <w:left w:val="none" w:sz="0" w:space="0" w:color="auto"/>
            <w:bottom w:val="none" w:sz="0" w:space="0" w:color="auto"/>
            <w:right w:val="none" w:sz="0" w:space="0" w:color="auto"/>
          </w:divBdr>
        </w:div>
      </w:divsChild>
    </w:div>
    <w:div w:id="466241467">
      <w:bodyDiv w:val="1"/>
      <w:marLeft w:val="0"/>
      <w:marRight w:val="0"/>
      <w:marTop w:val="0"/>
      <w:marBottom w:val="0"/>
      <w:divBdr>
        <w:top w:val="none" w:sz="0" w:space="0" w:color="auto"/>
        <w:left w:val="none" w:sz="0" w:space="0" w:color="auto"/>
        <w:bottom w:val="none" w:sz="0" w:space="0" w:color="auto"/>
        <w:right w:val="none" w:sz="0" w:space="0" w:color="auto"/>
      </w:divBdr>
    </w:div>
    <w:div w:id="466358852">
      <w:bodyDiv w:val="1"/>
      <w:marLeft w:val="0"/>
      <w:marRight w:val="0"/>
      <w:marTop w:val="0"/>
      <w:marBottom w:val="0"/>
      <w:divBdr>
        <w:top w:val="none" w:sz="0" w:space="0" w:color="auto"/>
        <w:left w:val="none" w:sz="0" w:space="0" w:color="auto"/>
        <w:bottom w:val="none" w:sz="0" w:space="0" w:color="auto"/>
        <w:right w:val="none" w:sz="0" w:space="0" w:color="auto"/>
      </w:divBdr>
    </w:div>
    <w:div w:id="471292766">
      <w:bodyDiv w:val="1"/>
      <w:marLeft w:val="0"/>
      <w:marRight w:val="0"/>
      <w:marTop w:val="0"/>
      <w:marBottom w:val="0"/>
      <w:divBdr>
        <w:top w:val="none" w:sz="0" w:space="0" w:color="auto"/>
        <w:left w:val="none" w:sz="0" w:space="0" w:color="auto"/>
        <w:bottom w:val="none" w:sz="0" w:space="0" w:color="auto"/>
        <w:right w:val="none" w:sz="0" w:space="0" w:color="auto"/>
      </w:divBdr>
    </w:div>
    <w:div w:id="490100976">
      <w:bodyDiv w:val="1"/>
      <w:marLeft w:val="0"/>
      <w:marRight w:val="0"/>
      <w:marTop w:val="0"/>
      <w:marBottom w:val="0"/>
      <w:divBdr>
        <w:top w:val="none" w:sz="0" w:space="0" w:color="auto"/>
        <w:left w:val="none" w:sz="0" w:space="0" w:color="auto"/>
        <w:bottom w:val="none" w:sz="0" w:space="0" w:color="auto"/>
        <w:right w:val="none" w:sz="0" w:space="0" w:color="auto"/>
      </w:divBdr>
    </w:div>
    <w:div w:id="520435899">
      <w:bodyDiv w:val="1"/>
      <w:marLeft w:val="0"/>
      <w:marRight w:val="0"/>
      <w:marTop w:val="0"/>
      <w:marBottom w:val="0"/>
      <w:divBdr>
        <w:top w:val="none" w:sz="0" w:space="0" w:color="auto"/>
        <w:left w:val="none" w:sz="0" w:space="0" w:color="auto"/>
        <w:bottom w:val="none" w:sz="0" w:space="0" w:color="auto"/>
        <w:right w:val="none" w:sz="0" w:space="0" w:color="auto"/>
      </w:divBdr>
    </w:div>
    <w:div w:id="523328436">
      <w:bodyDiv w:val="1"/>
      <w:marLeft w:val="0"/>
      <w:marRight w:val="0"/>
      <w:marTop w:val="0"/>
      <w:marBottom w:val="0"/>
      <w:divBdr>
        <w:top w:val="none" w:sz="0" w:space="0" w:color="auto"/>
        <w:left w:val="none" w:sz="0" w:space="0" w:color="auto"/>
        <w:bottom w:val="none" w:sz="0" w:space="0" w:color="auto"/>
        <w:right w:val="none" w:sz="0" w:space="0" w:color="auto"/>
      </w:divBdr>
    </w:div>
    <w:div w:id="523522148">
      <w:bodyDiv w:val="1"/>
      <w:marLeft w:val="0"/>
      <w:marRight w:val="0"/>
      <w:marTop w:val="0"/>
      <w:marBottom w:val="0"/>
      <w:divBdr>
        <w:top w:val="none" w:sz="0" w:space="0" w:color="auto"/>
        <w:left w:val="none" w:sz="0" w:space="0" w:color="auto"/>
        <w:bottom w:val="none" w:sz="0" w:space="0" w:color="auto"/>
        <w:right w:val="none" w:sz="0" w:space="0" w:color="auto"/>
      </w:divBdr>
    </w:div>
    <w:div w:id="528876092">
      <w:bodyDiv w:val="1"/>
      <w:marLeft w:val="0"/>
      <w:marRight w:val="0"/>
      <w:marTop w:val="0"/>
      <w:marBottom w:val="0"/>
      <w:divBdr>
        <w:top w:val="none" w:sz="0" w:space="0" w:color="auto"/>
        <w:left w:val="none" w:sz="0" w:space="0" w:color="auto"/>
        <w:bottom w:val="none" w:sz="0" w:space="0" w:color="auto"/>
        <w:right w:val="none" w:sz="0" w:space="0" w:color="auto"/>
      </w:divBdr>
    </w:div>
    <w:div w:id="546571678">
      <w:bodyDiv w:val="1"/>
      <w:marLeft w:val="0"/>
      <w:marRight w:val="0"/>
      <w:marTop w:val="0"/>
      <w:marBottom w:val="0"/>
      <w:divBdr>
        <w:top w:val="none" w:sz="0" w:space="0" w:color="auto"/>
        <w:left w:val="none" w:sz="0" w:space="0" w:color="auto"/>
        <w:bottom w:val="none" w:sz="0" w:space="0" w:color="auto"/>
        <w:right w:val="none" w:sz="0" w:space="0" w:color="auto"/>
      </w:divBdr>
    </w:div>
    <w:div w:id="547184569">
      <w:bodyDiv w:val="1"/>
      <w:marLeft w:val="0"/>
      <w:marRight w:val="0"/>
      <w:marTop w:val="0"/>
      <w:marBottom w:val="0"/>
      <w:divBdr>
        <w:top w:val="none" w:sz="0" w:space="0" w:color="auto"/>
        <w:left w:val="none" w:sz="0" w:space="0" w:color="auto"/>
        <w:bottom w:val="none" w:sz="0" w:space="0" w:color="auto"/>
        <w:right w:val="none" w:sz="0" w:space="0" w:color="auto"/>
      </w:divBdr>
    </w:div>
    <w:div w:id="556282650">
      <w:bodyDiv w:val="1"/>
      <w:marLeft w:val="0"/>
      <w:marRight w:val="0"/>
      <w:marTop w:val="0"/>
      <w:marBottom w:val="0"/>
      <w:divBdr>
        <w:top w:val="none" w:sz="0" w:space="0" w:color="auto"/>
        <w:left w:val="none" w:sz="0" w:space="0" w:color="auto"/>
        <w:bottom w:val="none" w:sz="0" w:space="0" w:color="auto"/>
        <w:right w:val="none" w:sz="0" w:space="0" w:color="auto"/>
      </w:divBdr>
    </w:div>
    <w:div w:id="557592205">
      <w:bodyDiv w:val="1"/>
      <w:marLeft w:val="0"/>
      <w:marRight w:val="0"/>
      <w:marTop w:val="0"/>
      <w:marBottom w:val="0"/>
      <w:divBdr>
        <w:top w:val="none" w:sz="0" w:space="0" w:color="auto"/>
        <w:left w:val="none" w:sz="0" w:space="0" w:color="auto"/>
        <w:bottom w:val="none" w:sz="0" w:space="0" w:color="auto"/>
        <w:right w:val="none" w:sz="0" w:space="0" w:color="auto"/>
      </w:divBdr>
    </w:div>
    <w:div w:id="571280226">
      <w:bodyDiv w:val="1"/>
      <w:marLeft w:val="0"/>
      <w:marRight w:val="0"/>
      <w:marTop w:val="0"/>
      <w:marBottom w:val="0"/>
      <w:divBdr>
        <w:top w:val="none" w:sz="0" w:space="0" w:color="auto"/>
        <w:left w:val="none" w:sz="0" w:space="0" w:color="auto"/>
        <w:bottom w:val="none" w:sz="0" w:space="0" w:color="auto"/>
        <w:right w:val="none" w:sz="0" w:space="0" w:color="auto"/>
      </w:divBdr>
    </w:div>
    <w:div w:id="598411966">
      <w:bodyDiv w:val="1"/>
      <w:marLeft w:val="0"/>
      <w:marRight w:val="0"/>
      <w:marTop w:val="0"/>
      <w:marBottom w:val="0"/>
      <w:divBdr>
        <w:top w:val="none" w:sz="0" w:space="0" w:color="auto"/>
        <w:left w:val="none" w:sz="0" w:space="0" w:color="auto"/>
        <w:bottom w:val="none" w:sz="0" w:space="0" w:color="auto"/>
        <w:right w:val="none" w:sz="0" w:space="0" w:color="auto"/>
      </w:divBdr>
    </w:div>
    <w:div w:id="601569133">
      <w:bodyDiv w:val="1"/>
      <w:marLeft w:val="0"/>
      <w:marRight w:val="0"/>
      <w:marTop w:val="0"/>
      <w:marBottom w:val="0"/>
      <w:divBdr>
        <w:top w:val="none" w:sz="0" w:space="0" w:color="auto"/>
        <w:left w:val="none" w:sz="0" w:space="0" w:color="auto"/>
        <w:bottom w:val="none" w:sz="0" w:space="0" w:color="auto"/>
        <w:right w:val="none" w:sz="0" w:space="0" w:color="auto"/>
      </w:divBdr>
    </w:div>
    <w:div w:id="613944004">
      <w:bodyDiv w:val="1"/>
      <w:marLeft w:val="0"/>
      <w:marRight w:val="0"/>
      <w:marTop w:val="0"/>
      <w:marBottom w:val="0"/>
      <w:divBdr>
        <w:top w:val="none" w:sz="0" w:space="0" w:color="auto"/>
        <w:left w:val="none" w:sz="0" w:space="0" w:color="auto"/>
        <w:bottom w:val="none" w:sz="0" w:space="0" w:color="auto"/>
        <w:right w:val="none" w:sz="0" w:space="0" w:color="auto"/>
      </w:divBdr>
    </w:div>
    <w:div w:id="616372497">
      <w:bodyDiv w:val="1"/>
      <w:marLeft w:val="0"/>
      <w:marRight w:val="0"/>
      <w:marTop w:val="0"/>
      <w:marBottom w:val="0"/>
      <w:divBdr>
        <w:top w:val="none" w:sz="0" w:space="0" w:color="auto"/>
        <w:left w:val="none" w:sz="0" w:space="0" w:color="auto"/>
        <w:bottom w:val="none" w:sz="0" w:space="0" w:color="auto"/>
        <w:right w:val="none" w:sz="0" w:space="0" w:color="auto"/>
      </w:divBdr>
    </w:div>
    <w:div w:id="620380335">
      <w:bodyDiv w:val="1"/>
      <w:marLeft w:val="0"/>
      <w:marRight w:val="0"/>
      <w:marTop w:val="0"/>
      <w:marBottom w:val="0"/>
      <w:divBdr>
        <w:top w:val="none" w:sz="0" w:space="0" w:color="auto"/>
        <w:left w:val="none" w:sz="0" w:space="0" w:color="auto"/>
        <w:bottom w:val="none" w:sz="0" w:space="0" w:color="auto"/>
        <w:right w:val="none" w:sz="0" w:space="0" w:color="auto"/>
      </w:divBdr>
    </w:div>
    <w:div w:id="654842341">
      <w:bodyDiv w:val="1"/>
      <w:marLeft w:val="0"/>
      <w:marRight w:val="0"/>
      <w:marTop w:val="0"/>
      <w:marBottom w:val="0"/>
      <w:divBdr>
        <w:top w:val="none" w:sz="0" w:space="0" w:color="auto"/>
        <w:left w:val="none" w:sz="0" w:space="0" w:color="auto"/>
        <w:bottom w:val="none" w:sz="0" w:space="0" w:color="auto"/>
        <w:right w:val="none" w:sz="0" w:space="0" w:color="auto"/>
      </w:divBdr>
    </w:div>
    <w:div w:id="664239700">
      <w:bodyDiv w:val="1"/>
      <w:marLeft w:val="0"/>
      <w:marRight w:val="0"/>
      <w:marTop w:val="0"/>
      <w:marBottom w:val="0"/>
      <w:divBdr>
        <w:top w:val="none" w:sz="0" w:space="0" w:color="auto"/>
        <w:left w:val="none" w:sz="0" w:space="0" w:color="auto"/>
        <w:bottom w:val="none" w:sz="0" w:space="0" w:color="auto"/>
        <w:right w:val="none" w:sz="0" w:space="0" w:color="auto"/>
      </w:divBdr>
    </w:div>
    <w:div w:id="688487227">
      <w:bodyDiv w:val="1"/>
      <w:marLeft w:val="0"/>
      <w:marRight w:val="0"/>
      <w:marTop w:val="0"/>
      <w:marBottom w:val="0"/>
      <w:divBdr>
        <w:top w:val="none" w:sz="0" w:space="0" w:color="auto"/>
        <w:left w:val="none" w:sz="0" w:space="0" w:color="auto"/>
        <w:bottom w:val="none" w:sz="0" w:space="0" w:color="auto"/>
        <w:right w:val="none" w:sz="0" w:space="0" w:color="auto"/>
      </w:divBdr>
    </w:div>
    <w:div w:id="692339716">
      <w:bodyDiv w:val="1"/>
      <w:marLeft w:val="0"/>
      <w:marRight w:val="0"/>
      <w:marTop w:val="0"/>
      <w:marBottom w:val="0"/>
      <w:divBdr>
        <w:top w:val="none" w:sz="0" w:space="0" w:color="auto"/>
        <w:left w:val="none" w:sz="0" w:space="0" w:color="auto"/>
        <w:bottom w:val="none" w:sz="0" w:space="0" w:color="auto"/>
        <w:right w:val="none" w:sz="0" w:space="0" w:color="auto"/>
      </w:divBdr>
    </w:div>
    <w:div w:id="700008483">
      <w:bodyDiv w:val="1"/>
      <w:marLeft w:val="0"/>
      <w:marRight w:val="0"/>
      <w:marTop w:val="0"/>
      <w:marBottom w:val="0"/>
      <w:divBdr>
        <w:top w:val="none" w:sz="0" w:space="0" w:color="auto"/>
        <w:left w:val="none" w:sz="0" w:space="0" w:color="auto"/>
        <w:bottom w:val="none" w:sz="0" w:space="0" w:color="auto"/>
        <w:right w:val="none" w:sz="0" w:space="0" w:color="auto"/>
      </w:divBdr>
    </w:div>
    <w:div w:id="701054798">
      <w:bodyDiv w:val="1"/>
      <w:marLeft w:val="0"/>
      <w:marRight w:val="0"/>
      <w:marTop w:val="0"/>
      <w:marBottom w:val="0"/>
      <w:divBdr>
        <w:top w:val="none" w:sz="0" w:space="0" w:color="auto"/>
        <w:left w:val="none" w:sz="0" w:space="0" w:color="auto"/>
        <w:bottom w:val="none" w:sz="0" w:space="0" w:color="auto"/>
        <w:right w:val="none" w:sz="0" w:space="0" w:color="auto"/>
      </w:divBdr>
    </w:div>
    <w:div w:id="705639874">
      <w:bodyDiv w:val="1"/>
      <w:marLeft w:val="0"/>
      <w:marRight w:val="0"/>
      <w:marTop w:val="0"/>
      <w:marBottom w:val="0"/>
      <w:divBdr>
        <w:top w:val="none" w:sz="0" w:space="0" w:color="auto"/>
        <w:left w:val="none" w:sz="0" w:space="0" w:color="auto"/>
        <w:bottom w:val="none" w:sz="0" w:space="0" w:color="auto"/>
        <w:right w:val="none" w:sz="0" w:space="0" w:color="auto"/>
      </w:divBdr>
    </w:div>
    <w:div w:id="721825959">
      <w:bodyDiv w:val="1"/>
      <w:marLeft w:val="0"/>
      <w:marRight w:val="0"/>
      <w:marTop w:val="0"/>
      <w:marBottom w:val="0"/>
      <w:divBdr>
        <w:top w:val="none" w:sz="0" w:space="0" w:color="auto"/>
        <w:left w:val="none" w:sz="0" w:space="0" w:color="auto"/>
        <w:bottom w:val="none" w:sz="0" w:space="0" w:color="auto"/>
        <w:right w:val="none" w:sz="0" w:space="0" w:color="auto"/>
      </w:divBdr>
    </w:div>
    <w:div w:id="721906947">
      <w:bodyDiv w:val="1"/>
      <w:marLeft w:val="0"/>
      <w:marRight w:val="0"/>
      <w:marTop w:val="0"/>
      <w:marBottom w:val="0"/>
      <w:divBdr>
        <w:top w:val="none" w:sz="0" w:space="0" w:color="auto"/>
        <w:left w:val="none" w:sz="0" w:space="0" w:color="auto"/>
        <w:bottom w:val="none" w:sz="0" w:space="0" w:color="auto"/>
        <w:right w:val="none" w:sz="0" w:space="0" w:color="auto"/>
      </w:divBdr>
    </w:div>
    <w:div w:id="726487400">
      <w:bodyDiv w:val="1"/>
      <w:marLeft w:val="0"/>
      <w:marRight w:val="0"/>
      <w:marTop w:val="0"/>
      <w:marBottom w:val="0"/>
      <w:divBdr>
        <w:top w:val="none" w:sz="0" w:space="0" w:color="auto"/>
        <w:left w:val="none" w:sz="0" w:space="0" w:color="auto"/>
        <w:bottom w:val="none" w:sz="0" w:space="0" w:color="auto"/>
        <w:right w:val="none" w:sz="0" w:space="0" w:color="auto"/>
      </w:divBdr>
    </w:div>
    <w:div w:id="729115316">
      <w:bodyDiv w:val="1"/>
      <w:marLeft w:val="0"/>
      <w:marRight w:val="0"/>
      <w:marTop w:val="0"/>
      <w:marBottom w:val="0"/>
      <w:divBdr>
        <w:top w:val="none" w:sz="0" w:space="0" w:color="auto"/>
        <w:left w:val="none" w:sz="0" w:space="0" w:color="auto"/>
        <w:bottom w:val="none" w:sz="0" w:space="0" w:color="auto"/>
        <w:right w:val="none" w:sz="0" w:space="0" w:color="auto"/>
      </w:divBdr>
    </w:div>
    <w:div w:id="736705822">
      <w:bodyDiv w:val="1"/>
      <w:marLeft w:val="0"/>
      <w:marRight w:val="0"/>
      <w:marTop w:val="0"/>
      <w:marBottom w:val="0"/>
      <w:divBdr>
        <w:top w:val="none" w:sz="0" w:space="0" w:color="auto"/>
        <w:left w:val="none" w:sz="0" w:space="0" w:color="auto"/>
        <w:bottom w:val="none" w:sz="0" w:space="0" w:color="auto"/>
        <w:right w:val="none" w:sz="0" w:space="0" w:color="auto"/>
      </w:divBdr>
    </w:div>
    <w:div w:id="743724848">
      <w:bodyDiv w:val="1"/>
      <w:marLeft w:val="0"/>
      <w:marRight w:val="0"/>
      <w:marTop w:val="0"/>
      <w:marBottom w:val="0"/>
      <w:divBdr>
        <w:top w:val="none" w:sz="0" w:space="0" w:color="auto"/>
        <w:left w:val="none" w:sz="0" w:space="0" w:color="auto"/>
        <w:bottom w:val="none" w:sz="0" w:space="0" w:color="auto"/>
        <w:right w:val="none" w:sz="0" w:space="0" w:color="auto"/>
      </w:divBdr>
    </w:div>
    <w:div w:id="745569231">
      <w:bodyDiv w:val="1"/>
      <w:marLeft w:val="0"/>
      <w:marRight w:val="0"/>
      <w:marTop w:val="0"/>
      <w:marBottom w:val="0"/>
      <w:divBdr>
        <w:top w:val="none" w:sz="0" w:space="0" w:color="auto"/>
        <w:left w:val="none" w:sz="0" w:space="0" w:color="auto"/>
        <w:bottom w:val="none" w:sz="0" w:space="0" w:color="auto"/>
        <w:right w:val="none" w:sz="0" w:space="0" w:color="auto"/>
      </w:divBdr>
      <w:divsChild>
        <w:div w:id="137843512">
          <w:marLeft w:val="0"/>
          <w:marRight w:val="0"/>
          <w:marTop w:val="0"/>
          <w:marBottom w:val="0"/>
          <w:divBdr>
            <w:top w:val="none" w:sz="0" w:space="0" w:color="auto"/>
            <w:left w:val="none" w:sz="0" w:space="0" w:color="auto"/>
            <w:bottom w:val="none" w:sz="0" w:space="0" w:color="auto"/>
            <w:right w:val="none" w:sz="0" w:space="0" w:color="auto"/>
          </w:divBdr>
        </w:div>
      </w:divsChild>
    </w:div>
    <w:div w:id="745957852">
      <w:bodyDiv w:val="1"/>
      <w:marLeft w:val="0"/>
      <w:marRight w:val="0"/>
      <w:marTop w:val="0"/>
      <w:marBottom w:val="0"/>
      <w:divBdr>
        <w:top w:val="none" w:sz="0" w:space="0" w:color="auto"/>
        <w:left w:val="none" w:sz="0" w:space="0" w:color="auto"/>
        <w:bottom w:val="none" w:sz="0" w:space="0" w:color="auto"/>
        <w:right w:val="none" w:sz="0" w:space="0" w:color="auto"/>
      </w:divBdr>
    </w:div>
    <w:div w:id="752354720">
      <w:bodyDiv w:val="1"/>
      <w:marLeft w:val="0"/>
      <w:marRight w:val="0"/>
      <w:marTop w:val="0"/>
      <w:marBottom w:val="0"/>
      <w:divBdr>
        <w:top w:val="none" w:sz="0" w:space="0" w:color="auto"/>
        <w:left w:val="none" w:sz="0" w:space="0" w:color="auto"/>
        <w:bottom w:val="none" w:sz="0" w:space="0" w:color="auto"/>
        <w:right w:val="none" w:sz="0" w:space="0" w:color="auto"/>
      </w:divBdr>
    </w:div>
    <w:div w:id="757673883">
      <w:bodyDiv w:val="1"/>
      <w:marLeft w:val="0"/>
      <w:marRight w:val="0"/>
      <w:marTop w:val="0"/>
      <w:marBottom w:val="0"/>
      <w:divBdr>
        <w:top w:val="none" w:sz="0" w:space="0" w:color="auto"/>
        <w:left w:val="none" w:sz="0" w:space="0" w:color="auto"/>
        <w:bottom w:val="none" w:sz="0" w:space="0" w:color="auto"/>
        <w:right w:val="none" w:sz="0" w:space="0" w:color="auto"/>
      </w:divBdr>
    </w:div>
    <w:div w:id="759566653">
      <w:bodyDiv w:val="1"/>
      <w:marLeft w:val="0"/>
      <w:marRight w:val="0"/>
      <w:marTop w:val="0"/>
      <w:marBottom w:val="0"/>
      <w:divBdr>
        <w:top w:val="none" w:sz="0" w:space="0" w:color="auto"/>
        <w:left w:val="none" w:sz="0" w:space="0" w:color="auto"/>
        <w:bottom w:val="none" w:sz="0" w:space="0" w:color="auto"/>
        <w:right w:val="none" w:sz="0" w:space="0" w:color="auto"/>
      </w:divBdr>
    </w:div>
    <w:div w:id="761102010">
      <w:bodyDiv w:val="1"/>
      <w:marLeft w:val="0"/>
      <w:marRight w:val="0"/>
      <w:marTop w:val="0"/>
      <w:marBottom w:val="0"/>
      <w:divBdr>
        <w:top w:val="none" w:sz="0" w:space="0" w:color="auto"/>
        <w:left w:val="none" w:sz="0" w:space="0" w:color="auto"/>
        <w:bottom w:val="none" w:sz="0" w:space="0" w:color="auto"/>
        <w:right w:val="none" w:sz="0" w:space="0" w:color="auto"/>
      </w:divBdr>
      <w:divsChild>
        <w:div w:id="262540674">
          <w:marLeft w:val="0"/>
          <w:marRight w:val="0"/>
          <w:marTop w:val="0"/>
          <w:marBottom w:val="0"/>
          <w:divBdr>
            <w:top w:val="none" w:sz="0" w:space="0" w:color="auto"/>
            <w:left w:val="none" w:sz="0" w:space="0" w:color="auto"/>
            <w:bottom w:val="none" w:sz="0" w:space="0" w:color="auto"/>
            <w:right w:val="none" w:sz="0" w:space="0" w:color="auto"/>
          </w:divBdr>
        </w:div>
      </w:divsChild>
    </w:div>
    <w:div w:id="765882346">
      <w:bodyDiv w:val="1"/>
      <w:marLeft w:val="0"/>
      <w:marRight w:val="0"/>
      <w:marTop w:val="0"/>
      <w:marBottom w:val="0"/>
      <w:divBdr>
        <w:top w:val="none" w:sz="0" w:space="0" w:color="auto"/>
        <w:left w:val="none" w:sz="0" w:space="0" w:color="auto"/>
        <w:bottom w:val="none" w:sz="0" w:space="0" w:color="auto"/>
        <w:right w:val="none" w:sz="0" w:space="0" w:color="auto"/>
      </w:divBdr>
    </w:div>
    <w:div w:id="770516736">
      <w:bodyDiv w:val="1"/>
      <w:marLeft w:val="0"/>
      <w:marRight w:val="0"/>
      <w:marTop w:val="0"/>
      <w:marBottom w:val="0"/>
      <w:divBdr>
        <w:top w:val="none" w:sz="0" w:space="0" w:color="auto"/>
        <w:left w:val="none" w:sz="0" w:space="0" w:color="auto"/>
        <w:bottom w:val="none" w:sz="0" w:space="0" w:color="auto"/>
        <w:right w:val="none" w:sz="0" w:space="0" w:color="auto"/>
      </w:divBdr>
    </w:div>
    <w:div w:id="774130933">
      <w:bodyDiv w:val="1"/>
      <w:marLeft w:val="0"/>
      <w:marRight w:val="0"/>
      <w:marTop w:val="0"/>
      <w:marBottom w:val="0"/>
      <w:divBdr>
        <w:top w:val="none" w:sz="0" w:space="0" w:color="auto"/>
        <w:left w:val="none" w:sz="0" w:space="0" w:color="auto"/>
        <w:bottom w:val="none" w:sz="0" w:space="0" w:color="auto"/>
        <w:right w:val="none" w:sz="0" w:space="0" w:color="auto"/>
      </w:divBdr>
    </w:div>
    <w:div w:id="782959099">
      <w:bodyDiv w:val="1"/>
      <w:marLeft w:val="0"/>
      <w:marRight w:val="0"/>
      <w:marTop w:val="0"/>
      <w:marBottom w:val="0"/>
      <w:divBdr>
        <w:top w:val="none" w:sz="0" w:space="0" w:color="auto"/>
        <w:left w:val="none" w:sz="0" w:space="0" w:color="auto"/>
        <w:bottom w:val="none" w:sz="0" w:space="0" w:color="auto"/>
        <w:right w:val="none" w:sz="0" w:space="0" w:color="auto"/>
      </w:divBdr>
    </w:div>
    <w:div w:id="807936154">
      <w:bodyDiv w:val="1"/>
      <w:marLeft w:val="0"/>
      <w:marRight w:val="0"/>
      <w:marTop w:val="0"/>
      <w:marBottom w:val="0"/>
      <w:divBdr>
        <w:top w:val="none" w:sz="0" w:space="0" w:color="auto"/>
        <w:left w:val="none" w:sz="0" w:space="0" w:color="auto"/>
        <w:bottom w:val="none" w:sz="0" w:space="0" w:color="auto"/>
        <w:right w:val="none" w:sz="0" w:space="0" w:color="auto"/>
      </w:divBdr>
      <w:divsChild>
        <w:div w:id="255358962">
          <w:marLeft w:val="0"/>
          <w:marRight w:val="0"/>
          <w:marTop w:val="0"/>
          <w:marBottom w:val="0"/>
          <w:divBdr>
            <w:top w:val="none" w:sz="0" w:space="0" w:color="auto"/>
            <w:left w:val="none" w:sz="0" w:space="0" w:color="auto"/>
            <w:bottom w:val="none" w:sz="0" w:space="0" w:color="auto"/>
            <w:right w:val="none" w:sz="0" w:space="0" w:color="auto"/>
          </w:divBdr>
        </w:div>
        <w:div w:id="760957160">
          <w:marLeft w:val="0"/>
          <w:marRight w:val="0"/>
          <w:marTop w:val="0"/>
          <w:marBottom w:val="0"/>
          <w:divBdr>
            <w:top w:val="none" w:sz="0" w:space="0" w:color="auto"/>
            <w:left w:val="none" w:sz="0" w:space="0" w:color="auto"/>
            <w:bottom w:val="none" w:sz="0" w:space="0" w:color="auto"/>
            <w:right w:val="none" w:sz="0" w:space="0" w:color="auto"/>
          </w:divBdr>
        </w:div>
        <w:div w:id="1365711410">
          <w:marLeft w:val="0"/>
          <w:marRight w:val="0"/>
          <w:marTop w:val="0"/>
          <w:marBottom w:val="0"/>
          <w:divBdr>
            <w:top w:val="none" w:sz="0" w:space="0" w:color="auto"/>
            <w:left w:val="none" w:sz="0" w:space="0" w:color="auto"/>
            <w:bottom w:val="none" w:sz="0" w:space="0" w:color="auto"/>
            <w:right w:val="none" w:sz="0" w:space="0" w:color="auto"/>
          </w:divBdr>
        </w:div>
        <w:div w:id="1572151757">
          <w:marLeft w:val="0"/>
          <w:marRight w:val="0"/>
          <w:marTop w:val="0"/>
          <w:marBottom w:val="0"/>
          <w:divBdr>
            <w:top w:val="none" w:sz="0" w:space="0" w:color="auto"/>
            <w:left w:val="none" w:sz="0" w:space="0" w:color="auto"/>
            <w:bottom w:val="none" w:sz="0" w:space="0" w:color="auto"/>
            <w:right w:val="none" w:sz="0" w:space="0" w:color="auto"/>
          </w:divBdr>
        </w:div>
        <w:div w:id="2063091434">
          <w:marLeft w:val="0"/>
          <w:marRight w:val="0"/>
          <w:marTop w:val="0"/>
          <w:marBottom w:val="0"/>
          <w:divBdr>
            <w:top w:val="none" w:sz="0" w:space="0" w:color="auto"/>
            <w:left w:val="none" w:sz="0" w:space="0" w:color="auto"/>
            <w:bottom w:val="none" w:sz="0" w:space="0" w:color="auto"/>
            <w:right w:val="none" w:sz="0" w:space="0" w:color="auto"/>
          </w:divBdr>
        </w:div>
      </w:divsChild>
    </w:div>
    <w:div w:id="815151528">
      <w:bodyDiv w:val="1"/>
      <w:marLeft w:val="0"/>
      <w:marRight w:val="0"/>
      <w:marTop w:val="0"/>
      <w:marBottom w:val="0"/>
      <w:divBdr>
        <w:top w:val="none" w:sz="0" w:space="0" w:color="auto"/>
        <w:left w:val="none" w:sz="0" w:space="0" w:color="auto"/>
        <w:bottom w:val="none" w:sz="0" w:space="0" w:color="auto"/>
        <w:right w:val="none" w:sz="0" w:space="0" w:color="auto"/>
      </w:divBdr>
    </w:div>
    <w:div w:id="845289193">
      <w:bodyDiv w:val="1"/>
      <w:marLeft w:val="0"/>
      <w:marRight w:val="0"/>
      <w:marTop w:val="0"/>
      <w:marBottom w:val="0"/>
      <w:divBdr>
        <w:top w:val="none" w:sz="0" w:space="0" w:color="auto"/>
        <w:left w:val="none" w:sz="0" w:space="0" w:color="auto"/>
        <w:bottom w:val="none" w:sz="0" w:space="0" w:color="auto"/>
        <w:right w:val="none" w:sz="0" w:space="0" w:color="auto"/>
      </w:divBdr>
    </w:div>
    <w:div w:id="883911064">
      <w:bodyDiv w:val="1"/>
      <w:marLeft w:val="0"/>
      <w:marRight w:val="0"/>
      <w:marTop w:val="0"/>
      <w:marBottom w:val="0"/>
      <w:divBdr>
        <w:top w:val="none" w:sz="0" w:space="0" w:color="auto"/>
        <w:left w:val="none" w:sz="0" w:space="0" w:color="auto"/>
        <w:bottom w:val="none" w:sz="0" w:space="0" w:color="auto"/>
        <w:right w:val="none" w:sz="0" w:space="0" w:color="auto"/>
      </w:divBdr>
    </w:div>
    <w:div w:id="890727050">
      <w:bodyDiv w:val="1"/>
      <w:marLeft w:val="0"/>
      <w:marRight w:val="0"/>
      <w:marTop w:val="0"/>
      <w:marBottom w:val="0"/>
      <w:divBdr>
        <w:top w:val="none" w:sz="0" w:space="0" w:color="auto"/>
        <w:left w:val="none" w:sz="0" w:space="0" w:color="auto"/>
        <w:bottom w:val="none" w:sz="0" w:space="0" w:color="auto"/>
        <w:right w:val="none" w:sz="0" w:space="0" w:color="auto"/>
      </w:divBdr>
    </w:div>
    <w:div w:id="909340311">
      <w:bodyDiv w:val="1"/>
      <w:marLeft w:val="0"/>
      <w:marRight w:val="0"/>
      <w:marTop w:val="0"/>
      <w:marBottom w:val="0"/>
      <w:divBdr>
        <w:top w:val="none" w:sz="0" w:space="0" w:color="auto"/>
        <w:left w:val="none" w:sz="0" w:space="0" w:color="auto"/>
        <w:bottom w:val="none" w:sz="0" w:space="0" w:color="auto"/>
        <w:right w:val="none" w:sz="0" w:space="0" w:color="auto"/>
      </w:divBdr>
    </w:div>
    <w:div w:id="922568496">
      <w:bodyDiv w:val="1"/>
      <w:marLeft w:val="0"/>
      <w:marRight w:val="0"/>
      <w:marTop w:val="0"/>
      <w:marBottom w:val="0"/>
      <w:divBdr>
        <w:top w:val="none" w:sz="0" w:space="0" w:color="auto"/>
        <w:left w:val="none" w:sz="0" w:space="0" w:color="auto"/>
        <w:bottom w:val="none" w:sz="0" w:space="0" w:color="auto"/>
        <w:right w:val="none" w:sz="0" w:space="0" w:color="auto"/>
      </w:divBdr>
    </w:div>
    <w:div w:id="929236203">
      <w:bodyDiv w:val="1"/>
      <w:marLeft w:val="0"/>
      <w:marRight w:val="0"/>
      <w:marTop w:val="0"/>
      <w:marBottom w:val="0"/>
      <w:divBdr>
        <w:top w:val="none" w:sz="0" w:space="0" w:color="auto"/>
        <w:left w:val="none" w:sz="0" w:space="0" w:color="auto"/>
        <w:bottom w:val="none" w:sz="0" w:space="0" w:color="auto"/>
        <w:right w:val="none" w:sz="0" w:space="0" w:color="auto"/>
      </w:divBdr>
    </w:div>
    <w:div w:id="941185800">
      <w:bodyDiv w:val="1"/>
      <w:marLeft w:val="0"/>
      <w:marRight w:val="0"/>
      <w:marTop w:val="0"/>
      <w:marBottom w:val="0"/>
      <w:divBdr>
        <w:top w:val="none" w:sz="0" w:space="0" w:color="auto"/>
        <w:left w:val="none" w:sz="0" w:space="0" w:color="auto"/>
        <w:bottom w:val="none" w:sz="0" w:space="0" w:color="auto"/>
        <w:right w:val="none" w:sz="0" w:space="0" w:color="auto"/>
      </w:divBdr>
    </w:div>
    <w:div w:id="980692326">
      <w:bodyDiv w:val="1"/>
      <w:marLeft w:val="0"/>
      <w:marRight w:val="0"/>
      <w:marTop w:val="0"/>
      <w:marBottom w:val="0"/>
      <w:divBdr>
        <w:top w:val="none" w:sz="0" w:space="0" w:color="auto"/>
        <w:left w:val="none" w:sz="0" w:space="0" w:color="auto"/>
        <w:bottom w:val="none" w:sz="0" w:space="0" w:color="auto"/>
        <w:right w:val="none" w:sz="0" w:space="0" w:color="auto"/>
      </w:divBdr>
    </w:div>
    <w:div w:id="983201215">
      <w:bodyDiv w:val="1"/>
      <w:marLeft w:val="0"/>
      <w:marRight w:val="0"/>
      <w:marTop w:val="0"/>
      <w:marBottom w:val="0"/>
      <w:divBdr>
        <w:top w:val="none" w:sz="0" w:space="0" w:color="auto"/>
        <w:left w:val="none" w:sz="0" w:space="0" w:color="auto"/>
        <w:bottom w:val="none" w:sz="0" w:space="0" w:color="auto"/>
        <w:right w:val="none" w:sz="0" w:space="0" w:color="auto"/>
      </w:divBdr>
    </w:div>
    <w:div w:id="986010594">
      <w:bodyDiv w:val="1"/>
      <w:marLeft w:val="0"/>
      <w:marRight w:val="0"/>
      <w:marTop w:val="0"/>
      <w:marBottom w:val="0"/>
      <w:divBdr>
        <w:top w:val="none" w:sz="0" w:space="0" w:color="auto"/>
        <w:left w:val="none" w:sz="0" w:space="0" w:color="auto"/>
        <w:bottom w:val="none" w:sz="0" w:space="0" w:color="auto"/>
        <w:right w:val="none" w:sz="0" w:space="0" w:color="auto"/>
      </w:divBdr>
    </w:div>
    <w:div w:id="998968388">
      <w:bodyDiv w:val="1"/>
      <w:marLeft w:val="0"/>
      <w:marRight w:val="0"/>
      <w:marTop w:val="0"/>
      <w:marBottom w:val="0"/>
      <w:divBdr>
        <w:top w:val="none" w:sz="0" w:space="0" w:color="auto"/>
        <w:left w:val="none" w:sz="0" w:space="0" w:color="auto"/>
        <w:bottom w:val="none" w:sz="0" w:space="0" w:color="auto"/>
        <w:right w:val="none" w:sz="0" w:space="0" w:color="auto"/>
      </w:divBdr>
    </w:div>
    <w:div w:id="1002775740">
      <w:bodyDiv w:val="1"/>
      <w:marLeft w:val="0"/>
      <w:marRight w:val="0"/>
      <w:marTop w:val="0"/>
      <w:marBottom w:val="0"/>
      <w:divBdr>
        <w:top w:val="none" w:sz="0" w:space="0" w:color="auto"/>
        <w:left w:val="none" w:sz="0" w:space="0" w:color="auto"/>
        <w:bottom w:val="none" w:sz="0" w:space="0" w:color="auto"/>
        <w:right w:val="none" w:sz="0" w:space="0" w:color="auto"/>
      </w:divBdr>
    </w:div>
    <w:div w:id="1003045851">
      <w:bodyDiv w:val="1"/>
      <w:marLeft w:val="0"/>
      <w:marRight w:val="0"/>
      <w:marTop w:val="0"/>
      <w:marBottom w:val="0"/>
      <w:divBdr>
        <w:top w:val="none" w:sz="0" w:space="0" w:color="auto"/>
        <w:left w:val="none" w:sz="0" w:space="0" w:color="auto"/>
        <w:bottom w:val="none" w:sz="0" w:space="0" w:color="auto"/>
        <w:right w:val="none" w:sz="0" w:space="0" w:color="auto"/>
      </w:divBdr>
      <w:divsChild>
        <w:div w:id="69887835">
          <w:marLeft w:val="0"/>
          <w:marRight w:val="0"/>
          <w:marTop w:val="0"/>
          <w:marBottom w:val="0"/>
          <w:divBdr>
            <w:top w:val="none" w:sz="0" w:space="0" w:color="auto"/>
            <w:left w:val="none" w:sz="0" w:space="0" w:color="auto"/>
            <w:bottom w:val="none" w:sz="0" w:space="0" w:color="auto"/>
            <w:right w:val="none" w:sz="0" w:space="0" w:color="auto"/>
          </w:divBdr>
        </w:div>
      </w:divsChild>
    </w:div>
    <w:div w:id="1025323787">
      <w:bodyDiv w:val="1"/>
      <w:marLeft w:val="0"/>
      <w:marRight w:val="0"/>
      <w:marTop w:val="0"/>
      <w:marBottom w:val="0"/>
      <w:divBdr>
        <w:top w:val="none" w:sz="0" w:space="0" w:color="auto"/>
        <w:left w:val="none" w:sz="0" w:space="0" w:color="auto"/>
        <w:bottom w:val="none" w:sz="0" w:space="0" w:color="auto"/>
        <w:right w:val="none" w:sz="0" w:space="0" w:color="auto"/>
      </w:divBdr>
    </w:div>
    <w:div w:id="1029798244">
      <w:bodyDiv w:val="1"/>
      <w:marLeft w:val="0"/>
      <w:marRight w:val="0"/>
      <w:marTop w:val="0"/>
      <w:marBottom w:val="0"/>
      <w:divBdr>
        <w:top w:val="none" w:sz="0" w:space="0" w:color="auto"/>
        <w:left w:val="none" w:sz="0" w:space="0" w:color="auto"/>
        <w:bottom w:val="none" w:sz="0" w:space="0" w:color="auto"/>
        <w:right w:val="none" w:sz="0" w:space="0" w:color="auto"/>
      </w:divBdr>
    </w:div>
    <w:div w:id="1040278025">
      <w:bodyDiv w:val="1"/>
      <w:marLeft w:val="0"/>
      <w:marRight w:val="0"/>
      <w:marTop w:val="0"/>
      <w:marBottom w:val="0"/>
      <w:divBdr>
        <w:top w:val="none" w:sz="0" w:space="0" w:color="auto"/>
        <w:left w:val="none" w:sz="0" w:space="0" w:color="auto"/>
        <w:bottom w:val="none" w:sz="0" w:space="0" w:color="auto"/>
        <w:right w:val="none" w:sz="0" w:space="0" w:color="auto"/>
      </w:divBdr>
    </w:div>
    <w:div w:id="1048608712">
      <w:bodyDiv w:val="1"/>
      <w:marLeft w:val="0"/>
      <w:marRight w:val="0"/>
      <w:marTop w:val="0"/>
      <w:marBottom w:val="0"/>
      <w:divBdr>
        <w:top w:val="none" w:sz="0" w:space="0" w:color="auto"/>
        <w:left w:val="none" w:sz="0" w:space="0" w:color="auto"/>
        <w:bottom w:val="none" w:sz="0" w:space="0" w:color="auto"/>
        <w:right w:val="none" w:sz="0" w:space="0" w:color="auto"/>
      </w:divBdr>
    </w:div>
    <w:div w:id="1049183579">
      <w:bodyDiv w:val="1"/>
      <w:marLeft w:val="0"/>
      <w:marRight w:val="0"/>
      <w:marTop w:val="0"/>
      <w:marBottom w:val="0"/>
      <w:divBdr>
        <w:top w:val="none" w:sz="0" w:space="0" w:color="auto"/>
        <w:left w:val="none" w:sz="0" w:space="0" w:color="auto"/>
        <w:bottom w:val="none" w:sz="0" w:space="0" w:color="auto"/>
        <w:right w:val="none" w:sz="0" w:space="0" w:color="auto"/>
      </w:divBdr>
    </w:div>
    <w:div w:id="1051421049">
      <w:bodyDiv w:val="1"/>
      <w:marLeft w:val="0"/>
      <w:marRight w:val="0"/>
      <w:marTop w:val="0"/>
      <w:marBottom w:val="0"/>
      <w:divBdr>
        <w:top w:val="none" w:sz="0" w:space="0" w:color="auto"/>
        <w:left w:val="none" w:sz="0" w:space="0" w:color="auto"/>
        <w:bottom w:val="none" w:sz="0" w:space="0" w:color="auto"/>
        <w:right w:val="none" w:sz="0" w:space="0" w:color="auto"/>
      </w:divBdr>
    </w:div>
    <w:div w:id="1053233883">
      <w:bodyDiv w:val="1"/>
      <w:marLeft w:val="0"/>
      <w:marRight w:val="0"/>
      <w:marTop w:val="0"/>
      <w:marBottom w:val="0"/>
      <w:divBdr>
        <w:top w:val="none" w:sz="0" w:space="0" w:color="auto"/>
        <w:left w:val="none" w:sz="0" w:space="0" w:color="auto"/>
        <w:bottom w:val="none" w:sz="0" w:space="0" w:color="auto"/>
        <w:right w:val="none" w:sz="0" w:space="0" w:color="auto"/>
      </w:divBdr>
    </w:div>
    <w:div w:id="1059474869">
      <w:bodyDiv w:val="1"/>
      <w:marLeft w:val="0"/>
      <w:marRight w:val="0"/>
      <w:marTop w:val="0"/>
      <w:marBottom w:val="0"/>
      <w:divBdr>
        <w:top w:val="none" w:sz="0" w:space="0" w:color="auto"/>
        <w:left w:val="none" w:sz="0" w:space="0" w:color="auto"/>
        <w:bottom w:val="none" w:sz="0" w:space="0" w:color="auto"/>
        <w:right w:val="none" w:sz="0" w:space="0" w:color="auto"/>
      </w:divBdr>
    </w:div>
    <w:div w:id="1059477375">
      <w:bodyDiv w:val="1"/>
      <w:marLeft w:val="0"/>
      <w:marRight w:val="0"/>
      <w:marTop w:val="0"/>
      <w:marBottom w:val="0"/>
      <w:divBdr>
        <w:top w:val="none" w:sz="0" w:space="0" w:color="auto"/>
        <w:left w:val="none" w:sz="0" w:space="0" w:color="auto"/>
        <w:bottom w:val="none" w:sz="0" w:space="0" w:color="auto"/>
        <w:right w:val="none" w:sz="0" w:space="0" w:color="auto"/>
      </w:divBdr>
    </w:div>
    <w:div w:id="1061518756">
      <w:bodyDiv w:val="1"/>
      <w:marLeft w:val="0"/>
      <w:marRight w:val="0"/>
      <w:marTop w:val="0"/>
      <w:marBottom w:val="0"/>
      <w:divBdr>
        <w:top w:val="none" w:sz="0" w:space="0" w:color="auto"/>
        <w:left w:val="none" w:sz="0" w:space="0" w:color="auto"/>
        <w:bottom w:val="none" w:sz="0" w:space="0" w:color="auto"/>
        <w:right w:val="none" w:sz="0" w:space="0" w:color="auto"/>
      </w:divBdr>
    </w:div>
    <w:div w:id="1063679959">
      <w:bodyDiv w:val="1"/>
      <w:marLeft w:val="0"/>
      <w:marRight w:val="0"/>
      <w:marTop w:val="0"/>
      <w:marBottom w:val="0"/>
      <w:divBdr>
        <w:top w:val="none" w:sz="0" w:space="0" w:color="auto"/>
        <w:left w:val="none" w:sz="0" w:space="0" w:color="auto"/>
        <w:bottom w:val="none" w:sz="0" w:space="0" w:color="auto"/>
        <w:right w:val="none" w:sz="0" w:space="0" w:color="auto"/>
      </w:divBdr>
    </w:div>
    <w:div w:id="1064715634">
      <w:bodyDiv w:val="1"/>
      <w:marLeft w:val="0"/>
      <w:marRight w:val="0"/>
      <w:marTop w:val="0"/>
      <w:marBottom w:val="0"/>
      <w:divBdr>
        <w:top w:val="none" w:sz="0" w:space="0" w:color="auto"/>
        <w:left w:val="none" w:sz="0" w:space="0" w:color="auto"/>
        <w:bottom w:val="none" w:sz="0" w:space="0" w:color="auto"/>
        <w:right w:val="none" w:sz="0" w:space="0" w:color="auto"/>
      </w:divBdr>
    </w:div>
    <w:div w:id="1070689342">
      <w:bodyDiv w:val="1"/>
      <w:marLeft w:val="0"/>
      <w:marRight w:val="0"/>
      <w:marTop w:val="0"/>
      <w:marBottom w:val="0"/>
      <w:divBdr>
        <w:top w:val="none" w:sz="0" w:space="0" w:color="auto"/>
        <w:left w:val="none" w:sz="0" w:space="0" w:color="auto"/>
        <w:bottom w:val="none" w:sz="0" w:space="0" w:color="auto"/>
        <w:right w:val="none" w:sz="0" w:space="0" w:color="auto"/>
      </w:divBdr>
    </w:div>
    <w:div w:id="1070886050">
      <w:bodyDiv w:val="1"/>
      <w:marLeft w:val="0"/>
      <w:marRight w:val="0"/>
      <w:marTop w:val="0"/>
      <w:marBottom w:val="0"/>
      <w:divBdr>
        <w:top w:val="none" w:sz="0" w:space="0" w:color="auto"/>
        <w:left w:val="none" w:sz="0" w:space="0" w:color="auto"/>
        <w:bottom w:val="none" w:sz="0" w:space="0" w:color="auto"/>
        <w:right w:val="none" w:sz="0" w:space="0" w:color="auto"/>
      </w:divBdr>
    </w:div>
    <w:div w:id="1076828444">
      <w:bodyDiv w:val="1"/>
      <w:marLeft w:val="0"/>
      <w:marRight w:val="0"/>
      <w:marTop w:val="0"/>
      <w:marBottom w:val="0"/>
      <w:divBdr>
        <w:top w:val="none" w:sz="0" w:space="0" w:color="auto"/>
        <w:left w:val="none" w:sz="0" w:space="0" w:color="auto"/>
        <w:bottom w:val="none" w:sz="0" w:space="0" w:color="auto"/>
        <w:right w:val="none" w:sz="0" w:space="0" w:color="auto"/>
      </w:divBdr>
    </w:div>
    <w:div w:id="1077047071">
      <w:bodyDiv w:val="1"/>
      <w:marLeft w:val="0"/>
      <w:marRight w:val="0"/>
      <w:marTop w:val="0"/>
      <w:marBottom w:val="0"/>
      <w:divBdr>
        <w:top w:val="none" w:sz="0" w:space="0" w:color="auto"/>
        <w:left w:val="none" w:sz="0" w:space="0" w:color="auto"/>
        <w:bottom w:val="none" w:sz="0" w:space="0" w:color="auto"/>
        <w:right w:val="none" w:sz="0" w:space="0" w:color="auto"/>
      </w:divBdr>
    </w:div>
    <w:div w:id="1086803791">
      <w:bodyDiv w:val="1"/>
      <w:marLeft w:val="0"/>
      <w:marRight w:val="0"/>
      <w:marTop w:val="0"/>
      <w:marBottom w:val="0"/>
      <w:divBdr>
        <w:top w:val="none" w:sz="0" w:space="0" w:color="auto"/>
        <w:left w:val="none" w:sz="0" w:space="0" w:color="auto"/>
        <w:bottom w:val="none" w:sz="0" w:space="0" w:color="auto"/>
        <w:right w:val="none" w:sz="0" w:space="0" w:color="auto"/>
      </w:divBdr>
    </w:div>
    <w:div w:id="1093433550">
      <w:bodyDiv w:val="1"/>
      <w:marLeft w:val="0"/>
      <w:marRight w:val="0"/>
      <w:marTop w:val="0"/>
      <w:marBottom w:val="0"/>
      <w:divBdr>
        <w:top w:val="none" w:sz="0" w:space="0" w:color="auto"/>
        <w:left w:val="none" w:sz="0" w:space="0" w:color="auto"/>
        <w:bottom w:val="none" w:sz="0" w:space="0" w:color="auto"/>
        <w:right w:val="none" w:sz="0" w:space="0" w:color="auto"/>
      </w:divBdr>
    </w:div>
    <w:div w:id="1100447028">
      <w:bodyDiv w:val="1"/>
      <w:marLeft w:val="0"/>
      <w:marRight w:val="0"/>
      <w:marTop w:val="0"/>
      <w:marBottom w:val="0"/>
      <w:divBdr>
        <w:top w:val="none" w:sz="0" w:space="0" w:color="auto"/>
        <w:left w:val="none" w:sz="0" w:space="0" w:color="auto"/>
        <w:bottom w:val="none" w:sz="0" w:space="0" w:color="auto"/>
        <w:right w:val="none" w:sz="0" w:space="0" w:color="auto"/>
      </w:divBdr>
    </w:div>
    <w:div w:id="1100681509">
      <w:bodyDiv w:val="1"/>
      <w:marLeft w:val="0"/>
      <w:marRight w:val="0"/>
      <w:marTop w:val="0"/>
      <w:marBottom w:val="0"/>
      <w:divBdr>
        <w:top w:val="none" w:sz="0" w:space="0" w:color="auto"/>
        <w:left w:val="none" w:sz="0" w:space="0" w:color="auto"/>
        <w:bottom w:val="none" w:sz="0" w:space="0" w:color="auto"/>
        <w:right w:val="none" w:sz="0" w:space="0" w:color="auto"/>
      </w:divBdr>
    </w:div>
    <w:div w:id="1104232040">
      <w:bodyDiv w:val="1"/>
      <w:marLeft w:val="0"/>
      <w:marRight w:val="0"/>
      <w:marTop w:val="0"/>
      <w:marBottom w:val="0"/>
      <w:divBdr>
        <w:top w:val="none" w:sz="0" w:space="0" w:color="auto"/>
        <w:left w:val="none" w:sz="0" w:space="0" w:color="auto"/>
        <w:bottom w:val="none" w:sz="0" w:space="0" w:color="auto"/>
        <w:right w:val="none" w:sz="0" w:space="0" w:color="auto"/>
      </w:divBdr>
    </w:div>
    <w:div w:id="1129471077">
      <w:bodyDiv w:val="1"/>
      <w:marLeft w:val="0"/>
      <w:marRight w:val="0"/>
      <w:marTop w:val="0"/>
      <w:marBottom w:val="0"/>
      <w:divBdr>
        <w:top w:val="none" w:sz="0" w:space="0" w:color="auto"/>
        <w:left w:val="none" w:sz="0" w:space="0" w:color="auto"/>
        <w:bottom w:val="none" w:sz="0" w:space="0" w:color="auto"/>
        <w:right w:val="none" w:sz="0" w:space="0" w:color="auto"/>
      </w:divBdr>
    </w:div>
    <w:div w:id="1135179270">
      <w:bodyDiv w:val="1"/>
      <w:marLeft w:val="0"/>
      <w:marRight w:val="0"/>
      <w:marTop w:val="0"/>
      <w:marBottom w:val="0"/>
      <w:divBdr>
        <w:top w:val="none" w:sz="0" w:space="0" w:color="auto"/>
        <w:left w:val="none" w:sz="0" w:space="0" w:color="auto"/>
        <w:bottom w:val="none" w:sz="0" w:space="0" w:color="auto"/>
        <w:right w:val="none" w:sz="0" w:space="0" w:color="auto"/>
      </w:divBdr>
      <w:divsChild>
        <w:div w:id="1245919918">
          <w:marLeft w:val="0"/>
          <w:marRight w:val="0"/>
          <w:marTop w:val="0"/>
          <w:marBottom w:val="0"/>
          <w:divBdr>
            <w:top w:val="none" w:sz="0" w:space="0" w:color="auto"/>
            <w:left w:val="none" w:sz="0" w:space="0" w:color="auto"/>
            <w:bottom w:val="none" w:sz="0" w:space="0" w:color="auto"/>
            <w:right w:val="none" w:sz="0" w:space="0" w:color="auto"/>
          </w:divBdr>
        </w:div>
      </w:divsChild>
    </w:div>
    <w:div w:id="1137454844">
      <w:bodyDiv w:val="1"/>
      <w:marLeft w:val="0"/>
      <w:marRight w:val="0"/>
      <w:marTop w:val="0"/>
      <w:marBottom w:val="0"/>
      <w:divBdr>
        <w:top w:val="none" w:sz="0" w:space="0" w:color="auto"/>
        <w:left w:val="none" w:sz="0" w:space="0" w:color="auto"/>
        <w:bottom w:val="none" w:sz="0" w:space="0" w:color="auto"/>
        <w:right w:val="none" w:sz="0" w:space="0" w:color="auto"/>
      </w:divBdr>
    </w:div>
    <w:div w:id="1141918295">
      <w:bodyDiv w:val="1"/>
      <w:marLeft w:val="0"/>
      <w:marRight w:val="0"/>
      <w:marTop w:val="0"/>
      <w:marBottom w:val="0"/>
      <w:divBdr>
        <w:top w:val="none" w:sz="0" w:space="0" w:color="auto"/>
        <w:left w:val="none" w:sz="0" w:space="0" w:color="auto"/>
        <w:bottom w:val="none" w:sz="0" w:space="0" w:color="auto"/>
        <w:right w:val="none" w:sz="0" w:space="0" w:color="auto"/>
      </w:divBdr>
    </w:div>
    <w:div w:id="1145855698">
      <w:bodyDiv w:val="1"/>
      <w:marLeft w:val="0"/>
      <w:marRight w:val="0"/>
      <w:marTop w:val="0"/>
      <w:marBottom w:val="0"/>
      <w:divBdr>
        <w:top w:val="none" w:sz="0" w:space="0" w:color="auto"/>
        <w:left w:val="none" w:sz="0" w:space="0" w:color="auto"/>
        <w:bottom w:val="none" w:sz="0" w:space="0" w:color="auto"/>
        <w:right w:val="none" w:sz="0" w:space="0" w:color="auto"/>
      </w:divBdr>
    </w:div>
    <w:div w:id="1158694165">
      <w:bodyDiv w:val="1"/>
      <w:marLeft w:val="0"/>
      <w:marRight w:val="0"/>
      <w:marTop w:val="0"/>
      <w:marBottom w:val="0"/>
      <w:divBdr>
        <w:top w:val="none" w:sz="0" w:space="0" w:color="auto"/>
        <w:left w:val="none" w:sz="0" w:space="0" w:color="auto"/>
        <w:bottom w:val="none" w:sz="0" w:space="0" w:color="auto"/>
        <w:right w:val="none" w:sz="0" w:space="0" w:color="auto"/>
      </w:divBdr>
    </w:div>
    <w:div w:id="1163083069">
      <w:bodyDiv w:val="1"/>
      <w:marLeft w:val="0"/>
      <w:marRight w:val="0"/>
      <w:marTop w:val="0"/>
      <w:marBottom w:val="0"/>
      <w:divBdr>
        <w:top w:val="none" w:sz="0" w:space="0" w:color="auto"/>
        <w:left w:val="none" w:sz="0" w:space="0" w:color="auto"/>
        <w:bottom w:val="none" w:sz="0" w:space="0" w:color="auto"/>
        <w:right w:val="none" w:sz="0" w:space="0" w:color="auto"/>
      </w:divBdr>
    </w:div>
    <w:div w:id="1163281131">
      <w:bodyDiv w:val="1"/>
      <w:marLeft w:val="0"/>
      <w:marRight w:val="0"/>
      <w:marTop w:val="0"/>
      <w:marBottom w:val="0"/>
      <w:divBdr>
        <w:top w:val="none" w:sz="0" w:space="0" w:color="auto"/>
        <w:left w:val="none" w:sz="0" w:space="0" w:color="auto"/>
        <w:bottom w:val="none" w:sz="0" w:space="0" w:color="auto"/>
        <w:right w:val="none" w:sz="0" w:space="0" w:color="auto"/>
      </w:divBdr>
      <w:divsChild>
        <w:div w:id="361783898">
          <w:marLeft w:val="0"/>
          <w:marRight w:val="0"/>
          <w:marTop w:val="0"/>
          <w:marBottom w:val="0"/>
          <w:divBdr>
            <w:top w:val="none" w:sz="0" w:space="0" w:color="auto"/>
            <w:left w:val="none" w:sz="0" w:space="0" w:color="auto"/>
            <w:bottom w:val="none" w:sz="0" w:space="0" w:color="auto"/>
            <w:right w:val="none" w:sz="0" w:space="0" w:color="auto"/>
          </w:divBdr>
          <w:divsChild>
            <w:div w:id="139198774">
              <w:marLeft w:val="0"/>
              <w:marRight w:val="0"/>
              <w:marTop w:val="0"/>
              <w:marBottom w:val="0"/>
              <w:divBdr>
                <w:top w:val="none" w:sz="0" w:space="0" w:color="auto"/>
                <w:left w:val="none" w:sz="0" w:space="0" w:color="auto"/>
                <w:bottom w:val="none" w:sz="0" w:space="0" w:color="auto"/>
                <w:right w:val="none" w:sz="0" w:space="0" w:color="auto"/>
              </w:divBdr>
              <w:divsChild>
                <w:div w:id="281376516">
                  <w:marLeft w:val="0"/>
                  <w:marRight w:val="0"/>
                  <w:marTop w:val="0"/>
                  <w:marBottom w:val="0"/>
                  <w:divBdr>
                    <w:top w:val="none" w:sz="0" w:space="0" w:color="auto"/>
                    <w:left w:val="none" w:sz="0" w:space="0" w:color="auto"/>
                    <w:bottom w:val="none" w:sz="0" w:space="0" w:color="auto"/>
                    <w:right w:val="none" w:sz="0" w:space="0" w:color="auto"/>
                  </w:divBdr>
                </w:div>
                <w:div w:id="698311597">
                  <w:marLeft w:val="0"/>
                  <w:marRight w:val="0"/>
                  <w:marTop w:val="0"/>
                  <w:marBottom w:val="0"/>
                  <w:divBdr>
                    <w:top w:val="none" w:sz="0" w:space="0" w:color="auto"/>
                    <w:left w:val="none" w:sz="0" w:space="0" w:color="auto"/>
                    <w:bottom w:val="none" w:sz="0" w:space="0" w:color="auto"/>
                    <w:right w:val="none" w:sz="0" w:space="0" w:color="auto"/>
                  </w:divBdr>
                </w:div>
                <w:div w:id="1363556703">
                  <w:marLeft w:val="0"/>
                  <w:marRight w:val="0"/>
                  <w:marTop w:val="0"/>
                  <w:marBottom w:val="0"/>
                  <w:divBdr>
                    <w:top w:val="none" w:sz="0" w:space="0" w:color="auto"/>
                    <w:left w:val="none" w:sz="0" w:space="0" w:color="auto"/>
                    <w:bottom w:val="none" w:sz="0" w:space="0" w:color="auto"/>
                    <w:right w:val="none" w:sz="0" w:space="0" w:color="auto"/>
                  </w:divBdr>
                </w:div>
                <w:div w:id="1495799661">
                  <w:marLeft w:val="0"/>
                  <w:marRight w:val="0"/>
                  <w:marTop w:val="0"/>
                  <w:marBottom w:val="0"/>
                  <w:divBdr>
                    <w:top w:val="none" w:sz="0" w:space="0" w:color="auto"/>
                    <w:left w:val="none" w:sz="0" w:space="0" w:color="auto"/>
                    <w:bottom w:val="none" w:sz="0" w:space="0" w:color="auto"/>
                    <w:right w:val="none" w:sz="0" w:space="0" w:color="auto"/>
                  </w:divBdr>
                </w:div>
                <w:div w:id="2017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9794">
          <w:marLeft w:val="0"/>
          <w:marRight w:val="0"/>
          <w:marTop w:val="0"/>
          <w:marBottom w:val="0"/>
          <w:divBdr>
            <w:top w:val="none" w:sz="0" w:space="0" w:color="auto"/>
            <w:left w:val="none" w:sz="0" w:space="0" w:color="auto"/>
            <w:bottom w:val="none" w:sz="0" w:space="0" w:color="auto"/>
            <w:right w:val="none" w:sz="0" w:space="0" w:color="auto"/>
          </w:divBdr>
        </w:div>
        <w:div w:id="907301768">
          <w:marLeft w:val="0"/>
          <w:marRight w:val="0"/>
          <w:marTop w:val="0"/>
          <w:marBottom w:val="0"/>
          <w:divBdr>
            <w:top w:val="none" w:sz="0" w:space="0" w:color="auto"/>
            <w:left w:val="none" w:sz="0" w:space="0" w:color="auto"/>
            <w:bottom w:val="none" w:sz="0" w:space="0" w:color="auto"/>
            <w:right w:val="none" w:sz="0" w:space="0" w:color="auto"/>
          </w:divBdr>
        </w:div>
        <w:div w:id="1491211695">
          <w:marLeft w:val="0"/>
          <w:marRight w:val="0"/>
          <w:marTop w:val="0"/>
          <w:marBottom w:val="0"/>
          <w:divBdr>
            <w:top w:val="none" w:sz="0" w:space="0" w:color="auto"/>
            <w:left w:val="none" w:sz="0" w:space="0" w:color="auto"/>
            <w:bottom w:val="none" w:sz="0" w:space="0" w:color="auto"/>
            <w:right w:val="none" w:sz="0" w:space="0" w:color="auto"/>
          </w:divBdr>
        </w:div>
        <w:div w:id="1507358947">
          <w:marLeft w:val="0"/>
          <w:marRight w:val="0"/>
          <w:marTop w:val="0"/>
          <w:marBottom w:val="0"/>
          <w:divBdr>
            <w:top w:val="none" w:sz="0" w:space="0" w:color="auto"/>
            <w:left w:val="none" w:sz="0" w:space="0" w:color="auto"/>
            <w:bottom w:val="none" w:sz="0" w:space="0" w:color="auto"/>
            <w:right w:val="none" w:sz="0" w:space="0" w:color="auto"/>
          </w:divBdr>
        </w:div>
      </w:divsChild>
    </w:div>
    <w:div w:id="1184054163">
      <w:bodyDiv w:val="1"/>
      <w:marLeft w:val="0"/>
      <w:marRight w:val="0"/>
      <w:marTop w:val="0"/>
      <w:marBottom w:val="0"/>
      <w:divBdr>
        <w:top w:val="none" w:sz="0" w:space="0" w:color="auto"/>
        <w:left w:val="none" w:sz="0" w:space="0" w:color="auto"/>
        <w:bottom w:val="none" w:sz="0" w:space="0" w:color="auto"/>
        <w:right w:val="none" w:sz="0" w:space="0" w:color="auto"/>
      </w:divBdr>
    </w:div>
    <w:div w:id="1185706889">
      <w:bodyDiv w:val="1"/>
      <w:marLeft w:val="0"/>
      <w:marRight w:val="0"/>
      <w:marTop w:val="0"/>
      <w:marBottom w:val="0"/>
      <w:divBdr>
        <w:top w:val="none" w:sz="0" w:space="0" w:color="auto"/>
        <w:left w:val="none" w:sz="0" w:space="0" w:color="auto"/>
        <w:bottom w:val="none" w:sz="0" w:space="0" w:color="auto"/>
        <w:right w:val="none" w:sz="0" w:space="0" w:color="auto"/>
      </w:divBdr>
    </w:div>
    <w:div w:id="1194003218">
      <w:bodyDiv w:val="1"/>
      <w:marLeft w:val="0"/>
      <w:marRight w:val="0"/>
      <w:marTop w:val="0"/>
      <w:marBottom w:val="0"/>
      <w:divBdr>
        <w:top w:val="none" w:sz="0" w:space="0" w:color="auto"/>
        <w:left w:val="none" w:sz="0" w:space="0" w:color="auto"/>
        <w:bottom w:val="none" w:sz="0" w:space="0" w:color="auto"/>
        <w:right w:val="none" w:sz="0" w:space="0" w:color="auto"/>
      </w:divBdr>
    </w:div>
    <w:div w:id="1196651764">
      <w:bodyDiv w:val="1"/>
      <w:marLeft w:val="0"/>
      <w:marRight w:val="0"/>
      <w:marTop w:val="0"/>
      <w:marBottom w:val="0"/>
      <w:divBdr>
        <w:top w:val="none" w:sz="0" w:space="0" w:color="auto"/>
        <w:left w:val="none" w:sz="0" w:space="0" w:color="auto"/>
        <w:bottom w:val="none" w:sz="0" w:space="0" w:color="auto"/>
        <w:right w:val="none" w:sz="0" w:space="0" w:color="auto"/>
      </w:divBdr>
    </w:div>
    <w:div w:id="1197232859">
      <w:bodyDiv w:val="1"/>
      <w:marLeft w:val="0"/>
      <w:marRight w:val="0"/>
      <w:marTop w:val="0"/>
      <w:marBottom w:val="0"/>
      <w:divBdr>
        <w:top w:val="none" w:sz="0" w:space="0" w:color="auto"/>
        <w:left w:val="none" w:sz="0" w:space="0" w:color="auto"/>
        <w:bottom w:val="none" w:sz="0" w:space="0" w:color="auto"/>
        <w:right w:val="none" w:sz="0" w:space="0" w:color="auto"/>
      </w:divBdr>
    </w:div>
    <w:div w:id="1197934427">
      <w:bodyDiv w:val="1"/>
      <w:marLeft w:val="0"/>
      <w:marRight w:val="0"/>
      <w:marTop w:val="0"/>
      <w:marBottom w:val="0"/>
      <w:divBdr>
        <w:top w:val="none" w:sz="0" w:space="0" w:color="auto"/>
        <w:left w:val="none" w:sz="0" w:space="0" w:color="auto"/>
        <w:bottom w:val="none" w:sz="0" w:space="0" w:color="auto"/>
        <w:right w:val="none" w:sz="0" w:space="0" w:color="auto"/>
      </w:divBdr>
    </w:div>
    <w:div w:id="1199900291">
      <w:bodyDiv w:val="1"/>
      <w:marLeft w:val="0"/>
      <w:marRight w:val="0"/>
      <w:marTop w:val="0"/>
      <w:marBottom w:val="0"/>
      <w:divBdr>
        <w:top w:val="none" w:sz="0" w:space="0" w:color="auto"/>
        <w:left w:val="none" w:sz="0" w:space="0" w:color="auto"/>
        <w:bottom w:val="none" w:sz="0" w:space="0" w:color="auto"/>
        <w:right w:val="none" w:sz="0" w:space="0" w:color="auto"/>
      </w:divBdr>
    </w:div>
    <w:div w:id="1200821002">
      <w:bodyDiv w:val="1"/>
      <w:marLeft w:val="0"/>
      <w:marRight w:val="0"/>
      <w:marTop w:val="0"/>
      <w:marBottom w:val="0"/>
      <w:divBdr>
        <w:top w:val="none" w:sz="0" w:space="0" w:color="auto"/>
        <w:left w:val="none" w:sz="0" w:space="0" w:color="auto"/>
        <w:bottom w:val="none" w:sz="0" w:space="0" w:color="auto"/>
        <w:right w:val="none" w:sz="0" w:space="0" w:color="auto"/>
      </w:divBdr>
    </w:div>
    <w:div w:id="1213929397">
      <w:bodyDiv w:val="1"/>
      <w:marLeft w:val="0"/>
      <w:marRight w:val="0"/>
      <w:marTop w:val="0"/>
      <w:marBottom w:val="0"/>
      <w:divBdr>
        <w:top w:val="none" w:sz="0" w:space="0" w:color="auto"/>
        <w:left w:val="none" w:sz="0" w:space="0" w:color="auto"/>
        <w:bottom w:val="none" w:sz="0" w:space="0" w:color="auto"/>
        <w:right w:val="none" w:sz="0" w:space="0" w:color="auto"/>
      </w:divBdr>
    </w:div>
    <w:div w:id="1233076140">
      <w:bodyDiv w:val="1"/>
      <w:marLeft w:val="0"/>
      <w:marRight w:val="0"/>
      <w:marTop w:val="0"/>
      <w:marBottom w:val="0"/>
      <w:divBdr>
        <w:top w:val="none" w:sz="0" w:space="0" w:color="auto"/>
        <w:left w:val="none" w:sz="0" w:space="0" w:color="auto"/>
        <w:bottom w:val="none" w:sz="0" w:space="0" w:color="auto"/>
        <w:right w:val="none" w:sz="0" w:space="0" w:color="auto"/>
      </w:divBdr>
    </w:div>
    <w:div w:id="1259175755">
      <w:bodyDiv w:val="1"/>
      <w:marLeft w:val="0"/>
      <w:marRight w:val="0"/>
      <w:marTop w:val="0"/>
      <w:marBottom w:val="0"/>
      <w:divBdr>
        <w:top w:val="none" w:sz="0" w:space="0" w:color="auto"/>
        <w:left w:val="none" w:sz="0" w:space="0" w:color="auto"/>
        <w:bottom w:val="none" w:sz="0" w:space="0" w:color="auto"/>
        <w:right w:val="none" w:sz="0" w:space="0" w:color="auto"/>
      </w:divBdr>
      <w:divsChild>
        <w:div w:id="656081438">
          <w:marLeft w:val="0"/>
          <w:marRight w:val="0"/>
          <w:marTop w:val="0"/>
          <w:marBottom w:val="0"/>
          <w:divBdr>
            <w:top w:val="none" w:sz="0" w:space="0" w:color="auto"/>
            <w:left w:val="none" w:sz="0" w:space="0" w:color="auto"/>
            <w:bottom w:val="none" w:sz="0" w:space="0" w:color="auto"/>
            <w:right w:val="none" w:sz="0" w:space="0" w:color="auto"/>
          </w:divBdr>
        </w:div>
      </w:divsChild>
    </w:div>
    <w:div w:id="1260455779">
      <w:bodyDiv w:val="1"/>
      <w:marLeft w:val="0"/>
      <w:marRight w:val="0"/>
      <w:marTop w:val="0"/>
      <w:marBottom w:val="0"/>
      <w:divBdr>
        <w:top w:val="none" w:sz="0" w:space="0" w:color="auto"/>
        <w:left w:val="none" w:sz="0" w:space="0" w:color="auto"/>
        <w:bottom w:val="none" w:sz="0" w:space="0" w:color="auto"/>
        <w:right w:val="none" w:sz="0" w:space="0" w:color="auto"/>
      </w:divBdr>
    </w:div>
    <w:div w:id="1266696683">
      <w:bodyDiv w:val="1"/>
      <w:marLeft w:val="0"/>
      <w:marRight w:val="0"/>
      <w:marTop w:val="0"/>
      <w:marBottom w:val="0"/>
      <w:divBdr>
        <w:top w:val="none" w:sz="0" w:space="0" w:color="auto"/>
        <w:left w:val="none" w:sz="0" w:space="0" w:color="auto"/>
        <w:bottom w:val="none" w:sz="0" w:space="0" w:color="auto"/>
        <w:right w:val="none" w:sz="0" w:space="0" w:color="auto"/>
      </w:divBdr>
    </w:div>
    <w:div w:id="1267498747">
      <w:bodyDiv w:val="1"/>
      <w:marLeft w:val="0"/>
      <w:marRight w:val="0"/>
      <w:marTop w:val="0"/>
      <w:marBottom w:val="0"/>
      <w:divBdr>
        <w:top w:val="none" w:sz="0" w:space="0" w:color="auto"/>
        <w:left w:val="none" w:sz="0" w:space="0" w:color="auto"/>
        <w:bottom w:val="none" w:sz="0" w:space="0" w:color="auto"/>
        <w:right w:val="none" w:sz="0" w:space="0" w:color="auto"/>
      </w:divBdr>
    </w:div>
    <w:div w:id="1272591342">
      <w:bodyDiv w:val="1"/>
      <w:marLeft w:val="0"/>
      <w:marRight w:val="0"/>
      <w:marTop w:val="0"/>
      <w:marBottom w:val="0"/>
      <w:divBdr>
        <w:top w:val="none" w:sz="0" w:space="0" w:color="auto"/>
        <w:left w:val="none" w:sz="0" w:space="0" w:color="auto"/>
        <w:bottom w:val="none" w:sz="0" w:space="0" w:color="auto"/>
        <w:right w:val="none" w:sz="0" w:space="0" w:color="auto"/>
      </w:divBdr>
    </w:div>
    <w:div w:id="1272863549">
      <w:bodyDiv w:val="1"/>
      <w:marLeft w:val="0"/>
      <w:marRight w:val="0"/>
      <w:marTop w:val="0"/>
      <w:marBottom w:val="0"/>
      <w:divBdr>
        <w:top w:val="none" w:sz="0" w:space="0" w:color="auto"/>
        <w:left w:val="none" w:sz="0" w:space="0" w:color="auto"/>
        <w:bottom w:val="none" w:sz="0" w:space="0" w:color="auto"/>
        <w:right w:val="none" w:sz="0" w:space="0" w:color="auto"/>
      </w:divBdr>
    </w:div>
    <w:div w:id="1279870669">
      <w:bodyDiv w:val="1"/>
      <w:marLeft w:val="0"/>
      <w:marRight w:val="0"/>
      <w:marTop w:val="0"/>
      <w:marBottom w:val="0"/>
      <w:divBdr>
        <w:top w:val="none" w:sz="0" w:space="0" w:color="auto"/>
        <w:left w:val="none" w:sz="0" w:space="0" w:color="auto"/>
        <w:bottom w:val="none" w:sz="0" w:space="0" w:color="auto"/>
        <w:right w:val="none" w:sz="0" w:space="0" w:color="auto"/>
      </w:divBdr>
    </w:div>
    <w:div w:id="1305358386">
      <w:bodyDiv w:val="1"/>
      <w:marLeft w:val="0"/>
      <w:marRight w:val="0"/>
      <w:marTop w:val="0"/>
      <w:marBottom w:val="0"/>
      <w:divBdr>
        <w:top w:val="none" w:sz="0" w:space="0" w:color="auto"/>
        <w:left w:val="none" w:sz="0" w:space="0" w:color="auto"/>
        <w:bottom w:val="none" w:sz="0" w:space="0" w:color="auto"/>
        <w:right w:val="none" w:sz="0" w:space="0" w:color="auto"/>
      </w:divBdr>
    </w:div>
    <w:div w:id="1312977337">
      <w:bodyDiv w:val="1"/>
      <w:marLeft w:val="0"/>
      <w:marRight w:val="0"/>
      <w:marTop w:val="0"/>
      <w:marBottom w:val="0"/>
      <w:divBdr>
        <w:top w:val="none" w:sz="0" w:space="0" w:color="auto"/>
        <w:left w:val="none" w:sz="0" w:space="0" w:color="auto"/>
        <w:bottom w:val="none" w:sz="0" w:space="0" w:color="auto"/>
        <w:right w:val="none" w:sz="0" w:space="0" w:color="auto"/>
      </w:divBdr>
    </w:div>
    <w:div w:id="1326125457">
      <w:bodyDiv w:val="1"/>
      <w:marLeft w:val="0"/>
      <w:marRight w:val="0"/>
      <w:marTop w:val="0"/>
      <w:marBottom w:val="0"/>
      <w:divBdr>
        <w:top w:val="none" w:sz="0" w:space="0" w:color="auto"/>
        <w:left w:val="none" w:sz="0" w:space="0" w:color="auto"/>
        <w:bottom w:val="none" w:sz="0" w:space="0" w:color="auto"/>
        <w:right w:val="none" w:sz="0" w:space="0" w:color="auto"/>
      </w:divBdr>
    </w:div>
    <w:div w:id="1327397949">
      <w:bodyDiv w:val="1"/>
      <w:marLeft w:val="0"/>
      <w:marRight w:val="0"/>
      <w:marTop w:val="0"/>
      <w:marBottom w:val="0"/>
      <w:divBdr>
        <w:top w:val="none" w:sz="0" w:space="0" w:color="auto"/>
        <w:left w:val="none" w:sz="0" w:space="0" w:color="auto"/>
        <w:bottom w:val="none" w:sz="0" w:space="0" w:color="auto"/>
        <w:right w:val="none" w:sz="0" w:space="0" w:color="auto"/>
      </w:divBdr>
    </w:div>
    <w:div w:id="1332879339">
      <w:bodyDiv w:val="1"/>
      <w:marLeft w:val="0"/>
      <w:marRight w:val="0"/>
      <w:marTop w:val="0"/>
      <w:marBottom w:val="0"/>
      <w:divBdr>
        <w:top w:val="none" w:sz="0" w:space="0" w:color="auto"/>
        <w:left w:val="none" w:sz="0" w:space="0" w:color="auto"/>
        <w:bottom w:val="none" w:sz="0" w:space="0" w:color="auto"/>
        <w:right w:val="none" w:sz="0" w:space="0" w:color="auto"/>
      </w:divBdr>
    </w:div>
    <w:div w:id="1334146634">
      <w:bodyDiv w:val="1"/>
      <w:marLeft w:val="0"/>
      <w:marRight w:val="0"/>
      <w:marTop w:val="0"/>
      <w:marBottom w:val="0"/>
      <w:divBdr>
        <w:top w:val="none" w:sz="0" w:space="0" w:color="auto"/>
        <w:left w:val="none" w:sz="0" w:space="0" w:color="auto"/>
        <w:bottom w:val="none" w:sz="0" w:space="0" w:color="auto"/>
        <w:right w:val="none" w:sz="0" w:space="0" w:color="auto"/>
      </w:divBdr>
    </w:div>
    <w:div w:id="1334994425">
      <w:bodyDiv w:val="1"/>
      <w:marLeft w:val="0"/>
      <w:marRight w:val="0"/>
      <w:marTop w:val="0"/>
      <w:marBottom w:val="0"/>
      <w:divBdr>
        <w:top w:val="none" w:sz="0" w:space="0" w:color="auto"/>
        <w:left w:val="none" w:sz="0" w:space="0" w:color="auto"/>
        <w:bottom w:val="none" w:sz="0" w:space="0" w:color="auto"/>
        <w:right w:val="none" w:sz="0" w:space="0" w:color="auto"/>
      </w:divBdr>
    </w:div>
    <w:div w:id="1358920539">
      <w:bodyDiv w:val="1"/>
      <w:marLeft w:val="0"/>
      <w:marRight w:val="0"/>
      <w:marTop w:val="0"/>
      <w:marBottom w:val="0"/>
      <w:divBdr>
        <w:top w:val="none" w:sz="0" w:space="0" w:color="auto"/>
        <w:left w:val="none" w:sz="0" w:space="0" w:color="auto"/>
        <w:bottom w:val="none" w:sz="0" w:space="0" w:color="auto"/>
        <w:right w:val="none" w:sz="0" w:space="0" w:color="auto"/>
      </w:divBdr>
    </w:div>
    <w:div w:id="1372144082">
      <w:bodyDiv w:val="1"/>
      <w:marLeft w:val="0"/>
      <w:marRight w:val="0"/>
      <w:marTop w:val="0"/>
      <w:marBottom w:val="0"/>
      <w:divBdr>
        <w:top w:val="none" w:sz="0" w:space="0" w:color="auto"/>
        <w:left w:val="none" w:sz="0" w:space="0" w:color="auto"/>
        <w:bottom w:val="none" w:sz="0" w:space="0" w:color="auto"/>
        <w:right w:val="none" w:sz="0" w:space="0" w:color="auto"/>
      </w:divBdr>
    </w:div>
    <w:div w:id="1372340058">
      <w:bodyDiv w:val="1"/>
      <w:marLeft w:val="0"/>
      <w:marRight w:val="0"/>
      <w:marTop w:val="0"/>
      <w:marBottom w:val="0"/>
      <w:divBdr>
        <w:top w:val="none" w:sz="0" w:space="0" w:color="auto"/>
        <w:left w:val="none" w:sz="0" w:space="0" w:color="auto"/>
        <w:bottom w:val="none" w:sz="0" w:space="0" w:color="auto"/>
        <w:right w:val="none" w:sz="0" w:space="0" w:color="auto"/>
      </w:divBdr>
    </w:div>
    <w:div w:id="1382171998">
      <w:bodyDiv w:val="1"/>
      <w:marLeft w:val="0"/>
      <w:marRight w:val="0"/>
      <w:marTop w:val="0"/>
      <w:marBottom w:val="0"/>
      <w:divBdr>
        <w:top w:val="none" w:sz="0" w:space="0" w:color="auto"/>
        <w:left w:val="none" w:sz="0" w:space="0" w:color="auto"/>
        <w:bottom w:val="none" w:sz="0" w:space="0" w:color="auto"/>
        <w:right w:val="none" w:sz="0" w:space="0" w:color="auto"/>
      </w:divBdr>
    </w:div>
    <w:div w:id="1382512757">
      <w:bodyDiv w:val="1"/>
      <w:marLeft w:val="0"/>
      <w:marRight w:val="0"/>
      <w:marTop w:val="0"/>
      <w:marBottom w:val="0"/>
      <w:divBdr>
        <w:top w:val="none" w:sz="0" w:space="0" w:color="auto"/>
        <w:left w:val="none" w:sz="0" w:space="0" w:color="auto"/>
        <w:bottom w:val="none" w:sz="0" w:space="0" w:color="auto"/>
        <w:right w:val="none" w:sz="0" w:space="0" w:color="auto"/>
      </w:divBdr>
    </w:div>
    <w:div w:id="1387070205">
      <w:bodyDiv w:val="1"/>
      <w:marLeft w:val="0"/>
      <w:marRight w:val="0"/>
      <w:marTop w:val="0"/>
      <w:marBottom w:val="0"/>
      <w:divBdr>
        <w:top w:val="none" w:sz="0" w:space="0" w:color="auto"/>
        <w:left w:val="none" w:sz="0" w:space="0" w:color="auto"/>
        <w:bottom w:val="none" w:sz="0" w:space="0" w:color="auto"/>
        <w:right w:val="none" w:sz="0" w:space="0" w:color="auto"/>
      </w:divBdr>
    </w:div>
    <w:div w:id="1388257221">
      <w:bodyDiv w:val="1"/>
      <w:marLeft w:val="0"/>
      <w:marRight w:val="0"/>
      <w:marTop w:val="0"/>
      <w:marBottom w:val="0"/>
      <w:divBdr>
        <w:top w:val="none" w:sz="0" w:space="0" w:color="auto"/>
        <w:left w:val="none" w:sz="0" w:space="0" w:color="auto"/>
        <w:bottom w:val="none" w:sz="0" w:space="0" w:color="auto"/>
        <w:right w:val="none" w:sz="0" w:space="0" w:color="auto"/>
      </w:divBdr>
    </w:div>
    <w:div w:id="1389843531">
      <w:bodyDiv w:val="1"/>
      <w:marLeft w:val="0"/>
      <w:marRight w:val="0"/>
      <w:marTop w:val="0"/>
      <w:marBottom w:val="0"/>
      <w:divBdr>
        <w:top w:val="none" w:sz="0" w:space="0" w:color="auto"/>
        <w:left w:val="none" w:sz="0" w:space="0" w:color="auto"/>
        <w:bottom w:val="none" w:sz="0" w:space="0" w:color="auto"/>
        <w:right w:val="none" w:sz="0" w:space="0" w:color="auto"/>
      </w:divBdr>
    </w:div>
    <w:div w:id="1397506061">
      <w:bodyDiv w:val="1"/>
      <w:marLeft w:val="0"/>
      <w:marRight w:val="0"/>
      <w:marTop w:val="0"/>
      <w:marBottom w:val="0"/>
      <w:divBdr>
        <w:top w:val="none" w:sz="0" w:space="0" w:color="auto"/>
        <w:left w:val="none" w:sz="0" w:space="0" w:color="auto"/>
        <w:bottom w:val="none" w:sz="0" w:space="0" w:color="auto"/>
        <w:right w:val="none" w:sz="0" w:space="0" w:color="auto"/>
      </w:divBdr>
    </w:div>
    <w:div w:id="1398625812">
      <w:bodyDiv w:val="1"/>
      <w:marLeft w:val="0"/>
      <w:marRight w:val="0"/>
      <w:marTop w:val="0"/>
      <w:marBottom w:val="0"/>
      <w:divBdr>
        <w:top w:val="none" w:sz="0" w:space="0" w:color="auto"/>
        <w:left w:val="none" w:sz="0" w:space="0" w:color="auto"/>
        <w:bottom w:val="none" w:sz="0" w:space="0" w:color="auto"/>
        <w:right w:val="none" w:sz="0" w:space="0" w:color="auto"/>
      </w:divBdr>
    </w:div>
    <w:div w:id="1402021430">
      <w:bodyDiv w:val="1"/>
      <w:marLeft w:val="0"/>
      <w:marRight w:val="0"/>
      <w:marTop w:val="0"/>
      <w:marBottom w:val="0"/>
      <w:divBdr>
        <w:top w:val="none" w:sz="0" w:space="0" w:color="auto"/>
        <w:left w:val="none" w:sz="0" w:space="0" w:color="auto"/>
        <w:bottom w:val="none" w:sz="0" w:space="0" w:color="auto"/>
        <w:right w:val="none" w:sz="0" w:space="0" w:color="auto"/>
      </w:divBdr>
    </w:div>
    <w:div w:id="1408919122">
      <w:bodyDiv w:val="1"/>
      <w:marLeft w:val="0"/>
      <w:marRight w:val="0"/>
      <w:marTop w:val="0"/>
      <w:marBottom w:val="0"/>
      <w:divBdr>
        <w:top w:val="none" w:sz="0" w:space="0" w:color="auto"/>
        <w:left w:val="none" w:sz="0" w:space="0" w:color="auto"/>
        <w:bottom w:val="none" w:sz="0" w:space="0" w:color="auto"/>
        <w:right w:val="none" w:sz="0" w:space="0" w:color="auto"/>
      </w:divBdr>
    </w:div>
    <w:div w:id="1409376317">
      <w:bodyDiv w:val="1"/>
      <w:marLeft w:val="0"/>
      <w:marRight w:val="0"/>
      <w:marTop w:val="0"/>
      <w:marBottom w:val="0"/>
      <w:divBdr>
        <w:top w:val="none" w:sz="0" w:space="0" w:color="auto"/>
        <w:left w:val="none" w:sz="0" w:space="0" w:color="auto"/>
        <w:bottom w:val="none" w:sz="0" w:space="0" w:color="auto"/>
        <w:right w:val="none" w:sz="0" w:space="0" w:color="auto"/>
      </w:divBdr>
    </w:div>
    <w:div w:id="1422262907">
      <w:bodyDiv w:val="1"/>
      <w:marLeft w:val="0"/>
      <w:marRight w:val="0"/>
      <w:marTop w:val="0"/>
      <w:marBottom w:val="0"/>
      <w:divBdr>
        <w:top w:val="none" w:sz="0" w:space="0" w:color="auto"/>
        <w:left w:val="none" w:sz="0" w:space="0" w:color="auto"/>
        <w:bottom w:val="none" w:sz="0" w:space="0" w:color="auto"/>
        <w:right w:val="none" w:sz="0" w:space="0" w:color="auto"/>
      </w:divBdr>
    </w:div>
    <w:div w:id="1424956071">
      <w:bodyDiv w:val="1"/>
      <w:marLeft w:val="0"/>
      <w:marRight w:val="0"/>
      <w:marTop w:val="0"/>
      <w:marBottom w:val="0"/>
      <w:divBdr>
        <w:top w:val="none" w:sz="0" w:space="0" w:color="auto"/>
        <w:left w:val="none" w:sz="0" w:space="0" w:color="auto"/>
        <w:bottom w:val="none" w:sz="0" w:space="0" w:color="auto"/>
        <w:right w:val="none" w:sz="0" w:space="0" w:color="auto"/>
      </w:divBdr>
    </w:div>
    <w:div w:id="1425417166">
      <w:bodyDiv w:val="1"/>
      <w:marLeft w:val="0"/>
      <w:marRight w:val="0"/>
      <w:marTop w:val="0"/>
      <w:marBottom w:val="0"/>
      <w:divBdr>
        <w:top w:val="none" w:sz="0" w:space="0" w:color="auto"/>
        <w:left w:val="none" w:sz="0" w:space="0" w:color="auto"/>
        <w:bottom w:val="none" w:sz="0" w:space="0" w:color="auto"/>
        <w:right w:val="none" w:sz="0" w:space="0" w:color="auto"/>
      </w:divBdr>
    </w:div>
    <w:div w:id="1427841577">
      <w:bodyDiv w:val="1"/>
      <w:marLeft w:val="0"/>
      <w:marRight w:val="0"/>
      <w:marTop w:val="0"/>
      <w:marBottom w:val="0"/>
      <w:divBdr>
        <w:top w:val="none" w:sz="0" w:space="0" w:color="auto"/>
        <w:left w:val="none" w:sz="0" w:space="0" w:color="auto"/>
        <w:bottom w:val="none" w:sz="0" w:space="0" w:color="auto"/>
        <w:right w:val="none" w:sz="0" w:space="0" w:color="auto"/>
      </w:divBdr>
    </w:div>
    <w:div w:id="1439057891">
      <w:bodyDiv w:val="1"/>
      <w:marLeft w:val="0"/>
      <w:marRight w:val="0"/>
      <w:marTop w:val="0"/>
      <w:marBottom w:val="0"/>
      <w:divBdr>
        <w:top w:val="none" w:sz="0" w:space="0" w:color="auto"/>
        <w:left w:val="none" w:sz="0" w:space="0" w:color="auto"/>
        <w:bottom w:val="none" w:sz="0" w:space="0" w:color="auto"/>
        <w:right w:val="none" w:sz="0" w:space="0" w:color="auto"/>
      </w:divBdr>
    </w:div>
    <w:div w:id="1443502213">
      <w:bodyDiv w:val="1"/>
      <w:marLeft w:val="0"/>
      <w:marRight w:val="0"/>
      <w:marTop w:val="0"/>
      <w:marBottom w:val="0"/>
      <w:divBdr>
        <w:top w:val="none" w:sz="0" w:space="0" w:color="auto"/>
        <w:left w:val="none" w:sz="0" w:space="0" w:color="auto"/>
        <w:bottom w:val="none" w:sz="0" w:space="0" w:color="auto"/>
        <w:right w:val="none" w:sz="0" w:space="0" w:color="auto"/>
      </w:divBdr>
    </w:div>
    <w:div w:id="1446382880">
      <w:bodyDiv w:val="1"/>
      <w:marLeft w:val="0"/>
      <w:marRight w:val="0"/>
      <w:marTop w:val="0"/>
      <w:marBottom w:val="0"/>
      <w:divBdr>
        <w:top w:val="none" w:sz="0" w:space="0" w:color="auto"/>
        <w:left w:val="none" w:sz="0" w:space="0" w:color="auto"/>
        <w:bottom w:val="none" w:sz="0" w:space="0" w:color="auto"/>
        <w:right w:val="none" w:sz="0" w:space="0" w:color="auto"/>
      </w:divBdr>
    </w:div>
    <w:div w:id="1461612119">
      <w:bodyDiv w:val="1"/>
      <w:marLeft w:val="0"/>
      <w:marRight w:val="0"/>
      <w:marTop w:val="0"/>
      <w:marBottom w:val="0"/>
      <w:divBdr>
        <w:top w:val="none" w:sz="0" w:space="0" w:color="auto"/>
        <w:left w:val="none" w:sz="0" w:space="0" w:color="auto"/>
        <w:bottom w:val="none" w:sz="0" w:space="0" w:color="auto"/>
        <w:right w:val="none" w:sz="0" w:space="0" w:color="auto"/>
      </w:divBdr>
    </w:div>
    <w:div w:id="1463428931">
      <w:bodyDiv w:val="1"/>
      <w:marLeft w:val="0"/>
      <w:marRight w:val="0"/>
      <w:marTop w:val="0"/>
      <w:marBottom w:val="0"/>
      <w:divBdr>
        <w:top w:val="none" w:sz="0" w:space="0" w:color="auto"/>
        <w:left w:val="none" w:sz="0" w:space="0" w:color="auto"/>
        <w:bottom w:val="none" w:sz="0" w:space="0" w:color="auto"/>
        <w:right w:val="none" w:sz="0" w:space="0" w:color="auto"/>
      </w:divBdr>
      <w:divsChild>
        <w:div w:id="158236292">
          <w:marLeft w:val="0"/>
          <w:marRight w:val="0"/>
          <w:marTop w:val="0"/>
          <w:marBottom w:val="0"/>
          <w:divBdr>
            <w:top w:val="none" w:sz="0" w:space="0" w:color="auto"/>
            <w:left w:val="none" w:sz="0" w:space="0" w:color="auto"/>
            <w:bottom w:val="none" w:sz="0" w:space="0" w:color="auto"/>
            <w:right w:val="none" w:sz="0" w:space="0" w:color="auto"/>
          </w:divBdr>
        </w:div>
        <w:div w:id="1125077191">
          <w:marLeft w:val="0"/>
          <w:marRight w:val="0"/>
          <w:marTop w:val="0"/>
          <w:marBottom w:val="0"/>
          <w:divBdr>
            <w:top w:val="none" w:sz="0" w:space="0" w:color="auto"/>
            <w:left w:val="none" w:sz="0" w:space="0" w:color="auto"/>
            <w:bottom w:val="none" w:sz="0" w:space="0" w:color="auto"/>
            <w:right w:val="none" w:sz="0" w:space="0" w:color="auto"/>
          </w:divBdr>
          <w:divsChild>
            <w:div w:id="1324429456">
              <w:marLeft w:val="0"/>
              <w:marRight w:val="0"/>
              <w:marTop w:val="0"/>
              <w:marBottom w:val="0"/>
              <w:divBdr>
                <w:top w:val="none" w:sz="0" w:space="0" w:color="auto"/>
                <w:left w:val="none" w:sz="0" w:space="0" w:color="auto"/>
                <w:bottom w:val="none" w:sz="0" w:space="0" w:color="auto"/>
                <w:right w:val="none" w:sz="0" w:space="0" w:color="auto"/>
              </w:divBdr>
              <w:divsChild>
                <w:div w:id="60909200">
                  <w:marLeft w:val="0"/>
                  <w:marRight w:val="0"/>
                  <w:marTop w:val="0"/>
                  <w:marBottom w:val="0"/>
                  <w:divBdr>
                    <w:top w:val="none" w:sz="0" w:space="0" w:color="auto"/>
                    <w:left w:val="none" w:sz="0" w:space="0" w:color="auto"/>
                    <w:bottom w:val="none" w:sz="0" w:space="0" w:color="auto"/>
                    <w:right w:val="none" w:sz="0" w:space="0" w:color="auto"/>
                  </w:divBdr>
                </w:div>
                <w:div w:id="148861429">
                  <w:marLeft w:val="0"/>
                  <w:marRight w:val="0"/>
                  <w:marTop w:val="0"/>
                  <w:marBottom w:val="0"/>
                  <w:divBdr>
                    <w:top w:val="none" w:sz="0" w:space="0" w:color="auto"/>
                    <w:left w:val="none" w:sz="0" w:space="0" w:color="auto"/>
                    <w:bottom w:val="none" w:sz="0" w:space="0" w:color="auto"/>
                    <w:right w:val="none" w:sz="0" w:space="0" w:color="auto"/>
                  </w:divBdr>
                </w:div>
                <w:div w:id="971865754">
                  <w:marLeft w:val="0"/>
                  <w:marRight w:val="0"/>
                  <w:marTop w:val="0"/>
                  <w:marBottom w:val="0"/>
                  <w:divBdr>
                    <w:top w:val="none" w:sz="0" w:space="0" w:color="auto"/>
                    <w:left w:val="none" w:sz="0" w:space="0" w:color="auto"/>
                    <w:bottom w:val="none" w:sz="0" w:space="0" w:color="auto"/>
                    <w:right w:val="none" w:sz="0" w:space="0" w:color="auto"/>
                  </w:divBdr>
                </w:div>
                <w:div w:id="1053844342">
                  <w:marLeft w:val="0"/>
                  <w:marRight w:val="0"/>
                  <w:marTop w:val="0"/>
                  <w:marBottom w:val="0"/>
                  <w:divBdr>
                    <w:top w:val="none" w:sz="0" w:space="0" w:color="auto"/>
                    <w:left w:val="none" w:sz="0" w:space="0" w:color="auto"/>
                    <w:bottom w:val="none" w:sz="0" w:space="0" w:color="auto"/>
                    <w:right w:val="none" w:sz="0" w:space="0" w:color="auto"/>
                  </w:divBdr>
                </w:div>
                <w:div w:id="20445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71906">
          <w:marLeft w:val="0"/>
          <w:marRight w:val="0"/>
          <w:marTop w:val="0"/>
          <w:marBottom w:val="0"/>
          <w:divBdr>
            <w:top w:val="none" w:sz="0" w:space="0" w:color="auto"/>
            <w:left w:val="none" w:sz="0" w:space="0" w:color="auto"/>
            <w:bottom w:val="none" w:sz="0" w:space="0" w:color="auto"/>
            <w:right w:val="none" w:sz="0" w:space="0" w:color="auto"/>
          </w:divBdr>
        </w:div>
        <w:div w:id="1940676520">
          <w:marLeft w:val="0"/>
          <w:marRight w:val="0"/>
          <w:marTop w:val="0"/>
          <w:marBottom w:val="0"/>
          <w:divBdr>
            <w:top w:val="none" w:sz="0" w:space="0" w:color="auto"/>
            <w:left w:val="none" w:sz="0" w:space="0" w:color="auto"/>
            <w:bottom w:val="none" w:sz="0" w:space="0" w:color="auto"/>
            <w:right w:val="none" w:sz="0" w:space="0" w:color="auto"/>
          </w:divBdr>
        </w:div>
        <w:div w:id="2095274911">
          <w:marLeft w:val="0"/>
          <w:marRight w:val="0"/>
          <w:marTop w:val="0"/>
          <w:marBottom w:val="0"/>
          <w:divBdr>
            <w:top w:val="none" w:sz="0" w:space="0" w:color="auto"/>
            <w:left w:val="none" w:sz="0" w:space="0" w:color="auto"/>
            <w:bottom w:val="none" w:sz="0" w:space="0" w:color="auto"/>
            <w:right w:val="none" w:sz="0" w:space="0" w:color="auto"/>
          </w:divBdr>
        </w:div>
      </w:divsChild>
    </w:div>
    <w:div w:id="1471632710">
      <w:bodyDiv w:val="1"/>
      <w:marLeft w:val="0"/>
      <w:marRight w:val="0"/>
      <w:marTop w:val="0"/>
      <w:marBottom w:val="0"/>
      <w:divBdr>
        <w:top w:val="none" w:sz="0" w:space="0" w:color="auto"/>
        <w:left w:val="none" w:sz="0" w:space="0" w:color="auto"/>
        <w:bottom w:val="none" w:sz="0" w:space="0" w:color="auto"/>
        <w:right w:val="none" w:sz="0" w:space="0" w:color="auto"/>
      </w:divBdr>
    </w:div>
    <w:div w:id="1471752666">
      <w:bodyDiv w:val="1"/>
      <w:marLeft w:val="0"/>
      <w:marRight w:val="0"/>
      <w:marTop w:val="0"/>
      <w:marBottom w:val="0"/>
      <w:divBdr>
        <w:top w:val="none" w:sz="0" w:space="0" w:color="auto"/>
        <w:left w:val="none" w:sz="0" w:space="0" w:color="auto"/>
        <w:bottom w:val="none" w:sz="0" w:space="0" w:color="auto"/>
        <w:right w:val="none" w:sz="0" w:space="0" w:color="auto"/>
      </w:divBdr>
    </w:div>
    <w:div w:id="1484084230">
      <w:bodyDiv w:val="1"/>
      <w:marLeft w:val="0"/>
      <w:marRight w:val="0"/>
      <w:marTop w:val="0"/>
      <w:marBottom w:val="0"/>
      <w:divBdr>
        <w:top w:val="none" w:sz="0" w:space="0" w:color="auto"/>
        <w:left w:val="none" w:sz="0" w:space="0" w:color="auto"/>
        <w:bottom w:val="none" w:sz="0" w:space="0" w:color="auto"/>
        <w:right w:val="none" w:sz="0" w:space="0" w:color="auto"/>
      </w:divBdr>
    </w:div>
    <w:div w:id="1484391943">
      <w:bodyDiv w:val="1"/>
      <w:marLeft w:val="0"/>
      <w:marRight w:val="0"/>
      <w:marTop w:val="0"/>
      <w:marBottom w:val="0"/>
      <w:divBdr>
        <w:top w:val="none" w:sz="0" w:space="0" w:color="auto"/>
        <w:left w:val="none" w:sz="0" w:space="0" w:color="auto"/>
        <w:bottom w:val="none" w:sz="0" w:space="0" w:color="auto"/>
        <w:right w:val="none" w:sz="0" w:space="0" w:color="auto"/>
      </w:divBdr>
    </w:div>
    <w:div w:id="1493520411">
      <w:bodyDiv w:val="1"/>
      <w:marLeft w:val="0"/>
      <w:marRight w:val="0"/>
      <w:marTop w:val="0"/>
      <w:marBottom w:val="0"/>
      <w:divBdr>
        <w:top w:val="none" w:sz="0" w:space="0" w:color="auto"/>
        <w:left w:val="none" w:sz="0" w:space="0" w:color="auto"/>
        <w:bottom w:val="none" w:sz="0" w:space="0" w:color="auto"/>
        <w:right w:val="none" w:sz="0" w:space="0" w:color="auto"/>
      </w:divBdr>
    </w:div>
    <w:div w:id="1495687352">
      <w:bodyDiv w:val="1"/>
      <w:marLeft w:val="0"/>
      <w:marRight w:val="0"/>
      <w:marTop w:val="0"/>
      <w:marBottom w:val="0"/>
      <w:divBdr>
        <w:top w:val="none" w:sz="0" w:space="0" w:color="auto"/>
        <w:left w:val="none" w:sz="0" w:space="0" w:color="auto"/>
        <w:bottom w:val="none" w:sz="0" w:space="0" w:color="auto"/>
        <w:right w:val="none" w:sz="0" w:space="0" w:color="auto"/>
      </w:divBdr>
    </w:div>
    <w:div w:id="1500273380">
      <w:bodyDiv w:val="1"/>
      <w:marLeft w:val="0"/>
      <w:marRight w:val="0"/>
      <w:marTop w:val="0"/>
      <w:marBottom w:val="0"/>
      <w:divBdr>
        <w:top w:val="none" w:sz="0" w:space="0" w:color="auto"/>
        <w:left w:val="none" w:sz="0" w:space="0" w:color="auto"/>
        <w:bottom w:val="none" w:sz="0" w:space="0" w:color="auto"/>
        <w:right w:val="none" w:sz="0" w:space="0" w:color="auto"/>
      </w:divBdr>
    </w:div>
    <w:div w:id="1503355370">
      <w:bodyDiv w:val="1"/>
      <w:marLeft w:val="0"/>
      <w:marRight w:val="0"/>
      <w:marTop w:val="0"/>
      <w:marBottom w:val="0"/>
      <w:divBdr>
        <w:top w:val="none" w:sz="0" w:space="0" w:color="auto"/>
        <w:left w:val="none" w:sz="0" w:space="0" w:color="auto"/>
        <w:bottom w:val="none" w:sz="0" w:space="0" w:color="auto"/>
        <w:right w:val="none" w:sz="0" w:space="0" w:color="auto"/>
      </w:divBdr>
      <w:divsChild>
        <w:div w:id="1333337045">
          <w:marLeft w:val="0"/>
          <w:marRight w:val="0"/>
          <w:marTop w:val="0"/>
          <w:marBottom w:val="0"/>
          <w:divBdr>
            <w:top w:val="none" w:sz="0" w:space="0" w:color="auto"/>
            <w:left w:val="none" w:sz="0" w:space="0" w:color="auto"/>
            <w:bottom w:val="none" w:sz="0" w:space="0" w:color="auto"/>
            <w:right w:val="none" w:sz="0" w:space="0" w:color="auto"/>
          </w:divBdr>
        </w:div>
      </w:divsChild>
    </w:div>
    <w:div w:id="1505781293">
      <w:bodyDiv w:val="1"/>
      <w:marLeft w:val="0"/>
      <w:marRight w:val="0"/>
      <w:marTop w:val="0"/>
      <w:marBottom w:val="0"/>
      <w:divBdr>
        <w:top w:val="none" w:sz="0" w:space="0" w:color="auto"/>
        <w:left w:val="none" w:sz="0" w:space="0" w:color="auto"/>
        <w:bottom w:val="none" w:sz="0" w:space="0" w:color="auto"/>
        <w:right w:val="none" w:sz="0" w:space="0" w:color="auto"/>
      </w:divBdr>
    </w:div>
    <w:div w:id="1510833283">
      <w:bodyDiv w:val="1"/>
      <w:marLeft w:val="0"/>
      <w:marRight w:val="0"/>
      <w:marTop w:val="0"/>
      <w:marBottom w:val="0"/>
      <w:divBdr>
        <w:top w:val="none" w:sz="0" w:space="0" w:color="auto"/>
        <w:left w:val="none" w:sz="0" w:space="0" w:color="auto"/>
        <w:bottom w:val="none" w:sz="0" w:space="0" w:color="auto"/>
        <w:right w:val="none" w:sz="0" w:space="0" w:color="auto"/>
      </w:divBdr>
    </w:div>
    <w:div w:id="1514027989">
      <w:bodyDiv w:val="1"/>
      <w:marLeft w:val="0"/>
      <w:marRight w:val="0"/>
      <w:marTop w:val="0"/>
      <w:marBottom w:val="0"/>
      <w:divBdr>
        <w:top w:val="none" w:sz="0" w:space="0" w:color="auto"/>
        <w:left w:val="none" w:sz="0" w:space="0" w:color="auto"/>
        <w:bottom w:val="none" w:sz="0" w:space="0" w:color="auto"/>
        <w:right w:val="none" w:sz="0" w:space="0" w:color="auto"/>
      </w:divBdr>
    </w:div>
    <w:div w:id="1518957336">
      <w:bodyDiv w:val="1"/>
      <w:marLeft w:val="0"/>
      <w:marRight w:val="0"/>
      <w:marTop w:val="0"/>
      <w:marBottom w:val="0"/>
      <w:divBdr>
        <w:top w:val="none" w:sz="0" w:space="0" w:color="auto"/>
        <w:left w:val="none" w:sz="0" w:space="0" w:color="auto"/>
        <w:bottom w:val="none" w:sz="0" w:space="0" w:color="auto"/>
        <w:right w:val="none" w:sz="0" w:space="0" w:color="auto"/>
      </w:divBdr>
    </w:div>
    <w:div w:id="1520310839">
      <w:bodyDiv w:val="1"/>
      <w:marLeft w:val="0"/>
      <w:marRight w:val="0"/>
      <w:marTop w:val="0"/>
      <w:marBottom w:val="0"/>
      <w:divBdr>
        <w:top w:val="none" w:sz="0" w:space="0" w:color="auto"/>
        <w:left w:val="none" w:sz="0" w:space="0" w:color="auto"/>
        <w:bottom w:val="none" w:sz="0" w:space="0" w:color="auto"/>
        <w:right w:val="none" w:sz="0" w:space="0" w:color="auto"/>
      </w:divBdr>
    </w:div>
    <w:div w:id="1553804352">
      <w:bodyDiv w:val="1"/>
      <w:marLeft w:val="0"/>
      <w:marRight w:val="0"/>
      <w:marTop w:val="0"/>
      <w:marBottom w:val="0"/>
      <w:divBdr>
        <w:top w:val="none" w:sz="0" w:space="0" w:color="auto"/>
        <w:left w:val="none" w:sz="0" w:space="0" w:color="auto"/>
        <w:bottom w:val="none" w:sz="0" w:space="0" w:color="auto"/>
        <w:right w:val="none" w:sz="0" w:space="0" w:color="auto"/>
      </w:divBdr>
    </w:div>
    <w:div w:id="1562207023">
      <w:bodyDiv w:val="1"/>
      <w:marLeft w:val="0"/>
      <w:marRight w:val="0"/>
      <w:marTop w:val="0"/>
      <w:marBottom w:val="0"/>
      <w:divBdr>
        <w:top w:val="none" w:sz="0" w:space="0" w:color="auto"/>
        <w:left w:val="none" w:sz="0" w:space="0" w:color="auto"/>
        <w:bottom w:val="none" w:sz="0" w:space="0" w:color="auto"/>
        <w:right w:val="none" w:sz="0" w:space="0" w:color="auto"/>
      </w:divBdr>
    </w:div>
    <w:div w:id="1562522021">
      <w:bodyDiv w:val="1"/>
      <w:marLeft w:val="0"/>
      <w:marRight w:val="0"/>
      <w:marTop w:val="0"/>
      <w:marBottom w:val="0"/>
      <w:divBdr>
        <w:top w:val="none" w:sz="0" w:space="0" w:color="auto"/>
        <w:left w:val="none" w:sz="0" w:space="0" w:color="auto"/>
        <w:bottom w:val="none" w:sz="0" w:space="0" w:color="auto"/>
        <w:right w:val="none" w:sz="0" w:space="0" w:color="auto"/>
      </w:divBdr>
    </w:div>
    <w:div w:id="1575511521">
      <w:bodyDiv w:val="1"/>
      <w:marLeft w:val="0"/>
      <w:marRight w:val="0"/>
      <w:marTop w:val="0"/>
      <w:marBottom w:val="0"/>
      <w:divBdr>
        <w:top w:val="none" w:sz="0" w:space="0" w:color="auto"/>
        <w:left w:val="none" w:sz="0" w:space="0" w:color="auto"/>
        <w:bottom w:val="none" w:sz="0" w:space="0" w:color="auto"/>
        <w:right w:val="none" w:sz="0" w:space="0" w:color="auto"/>
      </w:divBdr>
    </w:div>
    <w:div w:id="1581215843">
      <w:bodyDiv w:val="1"/>
      <w:marLeft w:val="0"/>
      <w:marRight w:val="0"/>
      <w:marTop w:val="0"/>
      <w:marBottom w:val="0"/>
      <w:divBdr>
        <w:top w:val="none" w:sz="0" w:space="0" w:color="auto"/>
        <w:left w:val="none" w:sz="0" w:space="0" w:color="auto"/>
        <w:bottom w:val="none" w:sz="0" w:space="0" w:color="auto"/>
        <w:right w:val="none" w:sz="0" w:space="0" w:color="auto"/>
      </w:divBdr>
    </w:div>
    <w:div w:id="1591888688">
      <w:bodyDiv w:val="1"/>
      <w:marLeft w:val="0"/>
      <w:marRight w:val="0"/>
      <w:marTop w:val="0"/>
      <w:marBottom w:val="0"/>
      <w:divBdr>
        <w:top w:val="none" w:sz="0" w:space="0" w:color="auto"/>
        <w:left w:val="none" w:sz="0" w:space="0" w:color="auto"/>
        <w:bottom w:val="none" w:sz="0" w:space="0" w:color="auto"/>
        <w:right w:val="none" w:sz="0" w:space="0" w:color="auto"/>
      </w:divBdr>
    </w:div>
    <w:div w:id="1595283273">
      <w:bodyDiv w:val="1"/>
      <w:marLeft w:val="0"/>
      <w:marRight w:val="0"/>
      <w:marTop w:val="0"/>
      <w:marBottom w:val="0"/>
      <w:divBdr>
        <w:top w:val="none" w:sz="0" w:space="0" w:color="auto"/>
        <w:left w:val="none" w:sz="0" w:space="0" w:color="auto"/>
        <w:bottom w:val="none" w:sz="0" w:space="0" w:color="auto"/>
        <w:right w:val="none" w:sz="0" w:space="0" w:color="auto"/>
      </w:divBdr>
    </w:div>
    <w:div w:id="1607956289">
      <w:bodyDiv w:val="1"/>
      <w:marLeft w:val="0"/>
      <w:marRight w:val="0"/>
      <w:marTop w:val="0"/>
      <w:marBottom w:val="0"/>
      <w:divBdr>
        <w:top w:val="none" w:sz="0" w:space="0" w:color="auto"/>
        <w:left w:val="none" w:sz="0" w:space="0" w:color="auto"/>
        <w:bottom w:val="none" w:sz="0" w:space="0" w:color="auto"/>
        <w:right w:val="none" w:sz="0" w:space="0" w:color="auto"/>
      </w:divBdr>
    </w:div>
    <w:div w:id="1612207557">
      <w:bodyDiv w:val="1"/>
      <w:marLeft w:val="0"/>
      <w:marRight w:val="0"/>
      <w:marTop w:val="0"/>
      <w:marBottom w:val="0"/>
      <w:divBdr>
        <w:top w:val="none" w:sz="0" w:space="0" w:color="auto"/>
        <w:left w:val="none" w:sz="0" w:space="0" w:color="auto"/>
        <w:bottom w:val="none" w:sz="0" w:space="0" w:color="auto"/>
        <w:right w:val="none" w:sz="0" w:space="0" w:color="auto"/>
      </w:divBdr>
    </w:div>
    <w:div w:id="1612709962">
      <w:bodyDiv w:val="1"/>
      <w:marLeft w:val="0"/>
      <w:marRight w:val="0"/>
      <w:marTop w:val="0"/>
      <w:marBottom w:val="0"/>
      <w:divBdr>
        <w:top w:val="none" w:sz="0" w:space="0" w:color="auto"/>
        <w:left w:val="none" w:sz="0" w:space="0" w:color="auto"/>
        <w:bottom w:val="none" w:sz="0" w:space="0" w:color="auto"/>
        <w:right w:val="none" w:sz="0" w:space="0" w:color="auto"/>
      </w:divBdr>
    </w:div>
    <w:div w:id="1621377833">
      <w:bodyDiv w:val="1"/>
      <w:marLeft w:val="0"/>
      <w:marRight w:val="0"/>
      <w:marTop w:val="0"/>
      <w:marBottom w:val="0"/>
      <w:divBdr>
        <w:top w:val="none" w:sz="0" w:space="0" w:color="auto"/>
        <w:left w:val="none" w:sz="0" w:space="0" w:color="auto"/>
        <w:bottom w:val="none" w:sz="0" w:space="0" w:color="auto"/>
        <w:right w:val="none" w:sz="0" w:space="0" w:color="auto"/>
      </w:divBdr>
    </w:div>
    <w:div w:id="1631089778">
      <w:bodyDiv w:val="1"/>
      <w:marLeft w:val="0"/>
      <w:marRight w:val="0"/>
      <w:marTop w:val="0"/>
      <w:marBottom w:val="0"/>
      <w:divBdr>
        <w:top w:val="none" w:sz="0" w:space="0" w:color="auto"/>
        <w:left w:val="none" w:sz="0" w:space="0" w:color="auto"/>
        <w:bottom w:val="none" w:sz="0" w:space="0" w:color="auto"/>
        <w:right w:val="none" w:sz="0" w:space="0" w:color="auto"/>
      </w:divBdr>
    </w:div>
    <w:div w:id="1632786549">
      <w:bodyDiv w:val="1"/>
      <w:marLeft w:val="0"/>
      <w:marRight w:val="0"/>
      <w:marTop w:val="0"/>
      <w:marBottom w:val="0"/>
      <w:divBdr>
        <w:top w:val="none" w:sz="0" w:space="0" w:color="auto"/>
        <w:left w:val="none" w:sz="0" w:space="0" w:color="auto"/>
        <w:bottom w:val="none" w:sz="0" w:space="0" w:color="auto"/>
        <w:right w:val="none" w:sz="0" w:space="0" w:color="auto"/>
      </w:divBdr>
    </w:div>
    <w:div w:id="1641761306">
      <w:bodyDiv w:val="1"/>
      <w:marLeft w:val="0"/>
      <w:marRight w:val="0"/>
      <w:marTop w:val="0"/>
      <w:marBottom w:val="0"/>
      <w:divBdr>
        <w:top w:val="none" w:sz="0" w:space="0" w:color="auto"/>
        <w:left w:val="none" w:sz="0" w:space="0" w:color="auto"/>
        <w:bottom w:val="none" w:sz="0" w:space="0" w:color="auto"/>
        <w:right w:val="none" w:sz="0" w:space="0" w:color="auto"/>
      </w:divBdr>
    </w:div>
    <w:div w:id="1650868117">
      <w:bodyDiv w:val="1"/>
      <w:marLeft w:val="0"/>
      <w:marRight w:val="0"/>
      <w:marTop w:val="0"/>
      <w:marBottom w:val="0"/>
      <w:divBdr>
        <w:top w:val="none" w:sz="0" w:space="0" w:color="auto"/>
        <w:left w:val="none" w:sz="0" w:space="0" w:color="auto"/>
        <w:bottom w:val="none" w:sz="0" w:space="0" w:color="auto"/>
        <w:right w:val="none" w:sz="0" w:space="0" w:color="auto"/>
      </w:divBdr>
    </w:div>
    <w:div w:id="1663660206">
      <w:bodyDiv w:val="1"/>
      <w:marLeft w:val="0"/>
      <w:marRight w:val="0"/>
      <w:marTop w:val="0"/>
      <w:marBottom w:val="0"/>
      <w:divBdr>
        <w:top w:val="none" w:sz="0" w:space="0" w:color="auto"/>
        <w:left w:val="none" w:sz="0" w:space="0" w:color="auto"/>
        <w:bottom w:val="none" w:sz="0" w:space="0" w:color="auto"/>
        <w:right w:val="none" w:sz="0" w:space="0" w:color="auto"/>
      </w:divBdr>
    </w:div>
    <w:div w:id="1669015220">
      <w:bodyDiv w:val="1"/>
      <w:marLeft w:val="0"/>
      <w:marRight w:val="0"/>
      <w:marTop w:val="0"/>
      <w:marBottom w:val="0"/>
      <w:divBdr>
        <w:top w:val="none" w:sz="0" w:space="0" w:color="auto"/>
        <w:left w:val="none" w:sz="0" w:space="0" w:color="auto"/>
        <w:bottom w:val="none" w:sz="0" w:space="0" w:color="auto"/>
        <w:right w:val="none" w:sz="0" w:space="0" w:color="auto"/>
      </w:divBdr>
    </w:div>
    <w:div w:id="1678339820">
      <w:bodyDiv w:val="1"/>
      <w:marLeft w:val="0"/>
      <w:marRight w:val="0"/>
      <w:marTop w:val="0"/>
      <w:marBottom w:val="0"/>
      <w:divBdr>
        <w:top w:val="none" w:sz="0" w:space="0" w:color="auto"/>
        <w:left w:val="none" w:sz="0" w:space="0" w:color="auto"/>
        <w:bottom w:val="none" w:sz="0" w:space="0" w:color="auto"/>
        <w:right w:val="none" w:sz="0" w:space="0" w:color="auto"/>
      </w:divBdr>
    </w:div>
    <w:div w:id="1681078077">
      <w:bodyDiv w:val="1"/>
      <w:marLeft w:val="0"/>
      <w:marRight w:val="0"/>
      <w:marTop w:val="0"/>
      <w:marBottom w:val="0"/>
      <w:divBdr>
        <w:top w:val="none" w:sz="0" w:space="0" w:color="auto"/>
        <w:left w:val="none" w:sz="0" w:space="0" w:color="auto"/>
        <w:bottom w:val="none" w:sz="0" w:space="0" w:color="auto"/>
        <w:right w:val="none" w:sz="0" w:space="0" w:color="auto"/>
      </w:divBdr>
    </w:div>
    <w:div w:id="1683701526">
      <w:bodyDiv w:val="1"/>
      <w:marLeft w:val="0"/>
      <w:marRight w:val="0"/>
      <w:marTop w:val="0"/>
      <w:marBottom w:val="0"/>
      <w:divBdr>
        <w:top w:val="none" w:sz="0" w:space="0" w:color="auto"/>
        <w:left w:val="none" w:sz="0" w:space="0" w:color="auto"/>
        <w:bottom w:val="none" w:sz="0" w:space="0" w:color="auto"/>
        <w:right w:val="none" w:sz="0" w:space="0" w:color="auto"/>
      </w:divBdr>
    </w:div>
    <w:div w:id="1692604109">
      <w:bodyDiv w:val="1"/>
      <w:marLeft w:val="0"/>
      <w:marRight w:val="0"/>
      <w:marTop w:val="0"/>
      <w:marBottom w:val="0"/>
      <w:divBdr>
        <w:top w:val="none" w:sz="0" w:space="0" w:color="auto"/>
        <w:left w:val="none" w:sz="0" w:space="0" w:color="auto"/>
        <w:bottom w:val="none" w:sz="0" w:space="0" w:color="auto"/>
        <w:right w:val="none" w:sz="0" w:space="0" w:color="auto"/>
      </w:divBdr>
    </w:div>
    <w:div w:id="1701124272">
      <w:bodyDiv w:val="1"/>
      <w:marLeft w:val="0"/>
      <w:marRight w:val="0"/>
      <w:marTop w:val="0"/>
      <w:marBottom w:val="0"/>
      <w:divBdr>
        <w:top w:val="none" w:sz="0" w:space="0" w:color="auto"/>
        <w:left w:val="none" w:sz="0" w:space="0" w:color="auto"/>
        <w:bottom w:val="none" w:sz="0" w:space="0" w:color="auto"/>
        <w:right w:val="none" w:sz="0" w:space="0" w:color="auto"/>
      </w:divBdr>
    </w:div>
    <w:div w:id="1709987033">
      <w:bodyDiv w:val="1"/>
      <w:marLeft w:val="0"/>
      <w:marRight w:val="0"/>
      <w:marTop w:val="0"/>
      <w:marBottom w:val="0"/>
      <w:divBdr>
        <w:top w:val="none" w:sz="0" w:space="0" w:color="auto"/>
        <w:left w:val="none" w:sz="0" w:space="0" w:color="auto"/>
        <w:bottom w:val="none" w:sz="0" w:space="0" w:color="auto"/>
        <w:right w:val="none" w:sz="0" w:space="0" w:color="auto"/>
      </w:divBdr>
    </w:div>
    <w:div w:id="1711685638">
      <w:bodyDiv w:val="1"/>
      <w:marLeft w:val="0"/>
      <w:marRight w:val="0"/>
      <w:marTop w:val="0"/>
      <w:marBottom w:val="0"/>
      <w:divBdr>
        <w:top w:val="none" w:sz="0" w:space="0" w:color="auto"/>
        <w:left w:val="none" w:sz="0" w:space="0" w:color="auto"/>
        <w:bottom w:val="none" w:sz="0" w:space="0" w:color="auto"/>
        <w:right w:val="none" w:sz="0" w:space="0" w:color="auto"/>
      </w:divBdr>
    </w:div>
    <w:div w:id="1712538040">
      <w:bodyDiv w:val="1"/>
      <w:marLeft w:val="0"/>
      <w:marRight w:val="0"/>
      <w:marTop w:val="0"/>
      <w:marBottom w:val="0"/>
      <w:divBdr>
        <w:top w:val="none" w:sz="0" w:space="0" w:color="auto"/>
        <w:left w:val="none" w:sz="0" w:space="0" w:color="auto"/>
        <w:bottom w:val="none" w:sz="0" w:space="0" w:color="auto"/>
        <w:right w:val="none" w:sz="0" w:space="0" w:color="auto"/>
      </w:divBdr>
    </w:div>
    <w:div w:id="1734349262">
      <w:bodyDiv w:val="1"/>
      <w:marLeft w:val="0"/>
      <w:marRight w:val="0"/>
      <w:marTop w:val="0"/>
      <w:marBottom w:val="0"/>
      <w:divBdr>
        <w:top w:val="none" w:sz="0" w:space="0" w:color="auto"/>
        <w:left w:val="none" w:sz="0" w:space="0" w:color="auto"/>
        <w:bottom w:val="none" w:sz="0" w:space="0" w:color="auto"/>
        <w:right w:val="none" w:sz="0" w:space="0" w:color="auto"/>
      </w:divBdr>
    </w:div>
    <w:div w:id="1734622719">
      <w:bodyDiv w:val="1"/>
      <w:marLeft w:val="0"/>
      <w:marRight w:val="0"/>
      <w:marTop w:val="0"/>
      <w:marBottom w:val="0"/>
      <w:divBdr>
        <w:top w:val="none" w:sz="0" w:space="0" w:color="auto"/>
        <w:left w:val="none" w:sz="0" w:space="0" w:color="auto"/>
        <w:bottom w:val="none" w:sz="0" w:space="0" w:color="auto"/>
        <w:right w:val="none" w:sz="0" w:space="0" w:color="auto"/>
      </w:divBdr>
    </w:div>
    <w:div w:id="1736050975">
      <w:bodyDiv w:val="1"/>
      <w:marLeft w:val="0"/>
      <w:marRight w:val="0"/>
      <w:marTop w:val="0"/>
      <w:marBottom w:val="0"/>
      <w:divBdr>
        <w:top w:val="none" w:sz="0" w:space="0" w:color="auto"/>
        <w:left w:val="none" w:sz="0" w:space="0" w:color="auto"/>
        <w:bottom w:val="none" w:sz="0" w:space="0" w:color="auto"/>
        <w:right w:val="none" w:sz="0" w:space="0" w:color="auto"/>
      </w:divBdr>
    </w:div>
    <w:div w:id="1742829164">
      <w:bodyDiv w:val="1"/>
      <w:marLeft w:val="0"/>
      <w:marRight w:val="0"/>
      <w:marTop w:val="0"/>
      <w:marBottom w:val="0"/>
      <w:divBdr>
        <w:top w:val="none" w:sz="0" w:space="0" w:color="auto"/>
        <w:left w:val="none" w:sz="0" w:space="0" w:color="auto"/>
        <w:bottom w:val="none" w:sz="0" w:space="0" w:color="auto"/>
        <w:right w:val="none" w:sz="0" w:space="0" w:color="auto"/>
      </w:divBdr>
    </w:div>
    <w:div w:id="1748843763">
      <w:bodyDiv w:val="1"/>
      <w:marLeft w:val="0"/>
      <w:marRight w:val="0"/>
      <w:marTop w:val="0"/>
      <w:marBottom w:val="0"/>
      <w:divBdr>
        <w:top w:val="none" w:sz="0" w:space="0" w:color="auto"/>
        <w:left w:val="none" w:sz="0" w:space="0" w:color="auto"/>
        <w:bottom w:val="none" w:sz="0" w:space="0" w:color="auto"/>
        <w:right w:val="none" w:sz="0" w:space="0" w:color="auto"/>
      </w:divBdr>
    </w:div>
    <w:div w:id="1761875026">
      <w:bodyDiv w:val="1"/>
      <w:marLeft w:val="0"/>
      <w:marRight w:val="0"/>
      <w:marTop w:val="0"/>
      <w:marBottom w:val="0"/>
      <w:divBdr>
        <w:top w:val="none" w:sz="0" w:space="0" w:color="auto"/>
        <w:left w:val="none" w:sz="0" w:space="0" w:color="auto"/>
        <w:bottom w:val="none" w:sz="0" w:space="0" w:color="auto"/>
        <w:right w:val="none" w:sz="0" w:space="0" w:color="auto"/>
      </w:divBdr>
    </w:div>
    <w:div w:id="1781026038">
      <w:bodyDiv w:val="1"/>
      <w:marLeft w:val="0"/>
      <w:marRight w:val="0"/>
      <w:marTop w:val="0"/>
      <w:marBottom w:val="0"/>
      <w:divBdr>
        <w:top w:val="none" w:sz="0" w:space="0" w:color="auto"/>
        <w:left w:val="none" w:sz="0" w:space="0" w:color="auto"/>
        <w:bottom w:val="none" w:sz="0" w:space="0" w:color="auto"/>
        <w:right w:val="none" w:sz="0" w:space="0" w:color="auto"/>
      </w:divBdr>
    </w:div>
    <w:div w:id="1786003388">
      <w:bodyDiv w:val="1"/>
      <w:marLeft w:val="0"/>
      <w:marRight w:val="0"/>
      <w:marTop w:val="0"/>
      <w:marBottom w:val="0"/>
      <w:divBdr>
        <w:top w:val="none" w:sz="0" w:space="0" w:color="auto"/>
        <w:left w:val="none" w:sz="0" w:space="0" w:color="auto"/>
        <w:bottom w:val="none" w:sz="0" w:space="0" w:color="auto"/>
        <w:right w:val="none" w:sz="0" w:space="0" w:color="auto"/>
      </w:divBdr>
    </w:div>
    <w:div w:id="1801997014">
      <w:bodyDiv w:val="1"/>
      <w:marLeft w:val="0"/>
      <w:marRight w:val="0"/>
      <w:marTop w:val="0"/>
      <w:marBottom w:val="0"/>
      <w:divBdr>
        <w:top w:val="none" w:sz="0" w:space="0" w:color="auto"/>
        <w:left w:val="none" w:sz="0" w:space="0" w:color="auto"/>
        <w:bottom w:val="none" w:sz="0" w:space="0" w:color="auto"/>
        <w:right w:val="none" w:sz="0" w:space="0" w:color="auto"/>
      </w:divBdr>
    </w:div>
    <w:div w:id="1802532594">
      <w:bodyDiv w:val="1"/>
      <w:marLeft w:val="0"/>
      <w:marRight w:val="0"/>
      <w:marTop w:val="0"/>
      <w:marBottom w:val="0"/>
      <w:divBdr>
        <w:top w:val="none" w:sz="0" w:space="0" w:color="auto"/>
        <w:left w:val="none" w:sz="0" w:space="0" w:color="auto"/>
        <w:bottom w:val="none" w:sz="0" w:space="0" w:color="auto"/>
        <w:right w:val="none" w:sz="0" w:space="0" w:color="auto"/>
      </w:divBdr>
    </w:div>
    <w:div w:id="1807118511">
      <w:bodyDiv w:val="1"/>
      <w:marLeft w:val="0"/>
      <w:marRight w:val="0"/>
      <w:marTop w:val="0"/>
      <w:marBottom w:val="0"/>
      <w:divBdr>
        <w:top w:val="none" w:sz="0" w:space="0" w:color="auto"/>
        <w:left w:val="none" w:sz="0" w:space="0" w:color="auto"/>
        <w:bottom w:val="none" w:sz="0" w:space="0" w:color="auto"/>
        <w:right w:val="none" w:sz="0" w:space="0" w:color="auto"/>
      </w:divBdr>
    </w:div>
    <w:div w:id="1808665647">
      <w:bodyDiv w:val="1"/>
      <w:marLeft w:val="0"/>
      <w:marRight w:val="0"/>
      <w:marTop w:val="0"/>
      <w:marBottom w:val="0"/>
      <w:divBdr>
        <w:top w:val="none" w:sz="0" w:space="0" w:color="auto"/>
        <w:left w:val="none" w:sz="0" w:space="0" w:color="auto"/>
        <w:bottom w:val="none" w:sz="0" w:space="0" w:color="auto"/>
        <w:right w:val="none" w:sz="0" w:space="0" w:color="auto"/>
      </w:divBdr>
    </w:div>
    <w:div w:id="1810902615">
      <w:bodyDiv w:val="1"/>
      <w:marLeft w:val="0"/>
      <w:marRight w:val="0"/>
      <w:marTop w:val="0"/>
      <w:marBottom w:val="0"/>
      <w:divBdr>
        <w:top w:val="none" w:sz="0" w:space="0" w:color="auto"/>
        <w:left w:val="none" w:sz="0" w:space="0" w:color="auto"/>
        <w:bottom w:val="none" w:sz="0" w:space="0" w:color="auto"/>
        <w:right w:val="none" w:sz="0" w:space="0" w:color="auto"/>
      </w:divBdr>
    </w:div>
    <w:div w:id="1825316463">
      <w:bodyDiv w:val="1"/>
      <w:marLeft w:val="0"/>
      <w:marRight w:val="0"/>
      <w:marTop w:val="0"/>
      <w:marBottom w:val="0"/>
      <w:divBdr>
        <w:top w:val="none" w:sz="0" w:space="0" w:color="auto"/>
        <w:left w:val="none" w:sz="0" w:space="0" w:color="auto"/>
        <w:bottom w:val="none" w:sz="0" w:space="0" w:color="auto"/>
        <w:right w:val="none" w:sz="0" w:space="0" w:color="auto"/>
      </w:divBdr>
    </w:div>
    <w:div w:id="1825464777">
      <w:bodyDiv w:val="1"/>
      <w:marLeft w:val="0"/>
      <w:marRight w:val="0"/>
      <w:marTop w:val="0"/>
      <w:marBottom w:val="0"/>
      <w:divBdr>
        <w:top w:val="none" w:sz="0" w:space="0" w:color="auto"/>
        <w:left w:val="none" w:sz="0" w:space="0" w:color="auto"/>
        <w:bottom w:val="none" w:sz="0" w:space="0" w:color="auto"/>
        <w:right w:val="none" w:sz="0" w:space="0" w:color="auto"/>
      </w:divBdr>
    </w:div>
    <w:div w:id="1841891337">
      <w:bodyDiv w:val="1"/>
      <w:marLeft w:val="0"/>
      <w:marRight w:val="0"/>
      <w:marTop w:val="0"/>
      <w:marBottom w:val="0"/>
      <w:divBdr>
        <w:top w:val="none" w:sz="0" w:space="0" w:color="auto"/>
        <w:left w:val="none" w:sz="0" w:space="0" w:color="auto"/>
        <w:bottom w:val="none" w:sz="0" w:space="0" w:color="auto"/>
        <w:right w:val="none" w:sz="0" w:space="0" w:color="auto"/>
      </w:divBdr>
    </w:div>
    <w:div w:id="1847476921">
      <w:bodyDiv w:val="1"/>
      <w:marLeft w:val="0"/>
      <w:marRight w:val="0"/>
      <w:marTop w:val="0"/>
      <w:marBottom w:val="0"/>
      <w:divBdr>
        <w:top w:val="none" w:sz="0" w:space="0" w:color="auto"/>
        <w:left w:val="none" w:sz="0" w:space="0" w:color="auto"/>
        <w:bottom w:val="none" w:sz="0" w:space="0" w:color="auto"/>
        <w:right w:val="none" w:sz="0" w:space="0" w:color="auto"/>
      </w:divBdr>
      <w:divsChild>
        <w:div w:id="1369716162">
          <w:marLeft w:val="0"/>
          <w:marRight w:val="0"/>
          <w:marTop w:val="0"/>
          <w:marBottom w:val="0"/>
          <w:divBdr>
            <w:top w:val="none" w:sz="0" w:space="0" w:color="auto"/>
            <w:left w:val="none" w:sz="0" w:space="0" w:color="auto"/>
            <w:bottom w:val="none" w:sz="0" w:space="0" w:color="auto"/>
            <w:right w:val="none" w:sz="0" w:space="0" w:color="auto"/>
          </w:divBdr>
        </w:div>
      </w:divsChild>
    </w:div>
    <w:div w:id="1848593344">
      <w:bodyDiv w:val="1"/>
      <w:marLeft w:val="0"/>
      <w:marRight w:val="0"/>
      <w:marTop w:val="0"/>
      <w:marBottom w:val="0"/>
      <w:divBdr>
        <w:top w:val="none" w:sz="0" w:space="0" w:color="auto"/>
        <w:left w:val="none" w:sz="0" w:space="0" w:color="auto"/>
        <w:bottom w:val="none" w:sz="0" w:space="0" w:color="auto"/>
        <w:right w:val="none" w:sz="0" w:space="0" w:color="auto"/>
      </w:divBdr>
    </w:div>
    <w:div w:id="1851213790">
      <w:bodyDiv w:val="1"/>
      <w:marLeft w:val="0"/>
      <w:marRight w:val="0"/>
      <w:marTop w:val="0"/>
      <w:marBottom w:val="0"/>
      <w:divBdr>
        <w:top w:val="none" w:sz="0" w:space="0" w:color="auto"/>
        <w:left w:val="none" w:sz="0" w:space="0" w:color="auto"/>
        <w:bottom w:val="none" w:sz="0" w:space="0" w:color="auto"/>
        <w:right w:val="none" w:sz="0" w:space="0" w:color="auto"/>
      </w:divBdr>
    </w:div>
    <w:div w:id="1876847001">
      <w:bodyDiv w:val="1"/>
      <w:marLeft w:val="0"/>
      <w:marRight w:val="0"/>
      <w:marTop w:val="0"/>
      <w:marBottom w:val="0"/>
      <w:divBdr>
        <w:top w:val="none" w:sz="0" w:space="0" w:color="auto"/>
        <w:left w:val="none" w:sz="0" w:space="0" w:color="auto"/>
        <w:bottom w:val="none" w:sz="0" w:space="0" w:color="auto"/>
        <w:right w:val="none" w:sz="0" w:space="0" w:color="auto"/>
      </w:divBdr>
    </w:div>
    <w:div w:id="1881745703">
      <w:bodyDiv w:val="1"/>
      <w:marLeft w:val="0"/>
      <w:marRight w:val="0"/>
      <w:marTop w:val="0"/>
      <w:marBottom w:val="0"/>
      <w:divBdr>
        <w:top w:val="none" w:sz="0" w:space="0" w:color="auto"/>
        <w:left w:val="none" w:sz="0" w:space="0" w:color="auto"/>
        <w:bottom w:val="none" w:sz="0" w:space="0" w:color="auto"/>
        <w:right w:val="none" w:sz="0" w:space="0" w:color="auto"/>
      </w:divBdr>
    </w:div>
    <w:div w:id="1882865964">
      <w:bodyDiv w:val="1"/>
      <w:marLeft w:val="0"/>
      <w:marRight w:val="0"/>
      <w:marTop w:val="0"/>
      <w:marBottom w:val="0"/>
      <w:divBdr>
        <w:top w:val="none" w:sz="0" w:space="0" w:color="auto"/>
        <w:left w:val="none" w:sz="0" w:space="0" w:color="auto"/>
        <w:bottom w:val="none" w:sz="0" w:space="0" w:color="auto"/>
        <w:right w:val="none" w:sz="0" w:space="0" w:color="auto"/>
      </w:divBdr>
    </w:div>
    <w:div w:id="1883668022">
      <w:bodyDiv w:val="1"/>
      <w:marLeft w:val="0"/>
      <w:marRight w:val="0"/>
      <w:marTop w:val="0"/>
      <w:marBottom w:val="0"/>
      <w:divBdr>
        <w:top w:val="none" w:sz="0" w:space="0" w:color="auto"/>
        <w:left w:val="none" w:sz="0" w:space="0" w:color="auto"/>
        <w:bottom w:val="none" w:sz="0" w:space="0" w:color="auto"/>
        <w:right w:val="none" w:sz="0" w:space="0" w:color="auto"/>
      </w:divBdr>
    </w:div>
    <w:div w:id="1896625767">
      <w:bodyDiv w:val="1"/>
      <w:marLeft w:val="0"/>
      <w:marRight w:val="0"/>
      <w:marTop w:val="0"/>
      <w:marBottom w:val="0"/>
      <w:divBdr>
        <w:top w:val="none" w:sz="0" w:space="0" w:color="auto"/>
        <w:left w:val="none" w:sz="0" w:space="0" w:color="auto"/>
        <w:bottom w:val="none" w:sz="0" w:space="0" w:color="auto"/>
        <w:right w:val="none" w:sz="0" w:space="0" w:color="auto"/>
      </w:divBdr>
    </w:div>
    <w:div w:id="1899120944">
      <w:bodyDiv w:val="1"/>
      <w:marLeft w:val="0"/>
      <w:marRight w:val="0"/>
      <w:marTop w:val="0"/>
      <w:marBottom w:val="0"/>
      <w:divBdr>
        <w:top w:val="none" w:sz="0" w:space="0" w:color="auto"/>
        <w:left w:val="none" w:sz="0" w:space="0" w:color="auto"/>
        <w:bottom w:val="none" w:sz="0" w:space="0" w:color="auto"/>
        <w:right w:val="none" w:sz="0" w:space="0" w:color="auto"/>
      </w:divBdr>
    </w:div>
    <w:div w:id="1909342496">
      <w:bodyDiv w:val="1"/>
      <w:marLeft w:val="0"/>
      <w:marRight w:val="0"/>
      <w:marTop w:val="0"/>
      <w:marBottom w:val="0"/>
      <w:divBdr>
        <w:top w:val="none" w:sz="0" w:space="0" w:color="auto"/>
        <w:left w:val="none" w:sz="0" w:space="0" w:color="auto"/>
        <w:bottom w:val="none" w:sz="0" w:space="0" w:color="auto"/>
        <w:right w:val="none" w:sz="0" w:space="0" w:color="auto"/>
      </w:divBdr>
    </w:div>
    <w:div w:id="1918514493">
      <w:bodyDiv w:val="1"/>
      <w:marLeft w:val="0"/>
      <w:marRight w:val="0"/>
      <w:marTop w:val="0"/>
      <w:marBottom w:val="0"/>
      <w:divBdr>
        <w:top w:val="none" w:sz="0" w:space="0" w:color="auto"/>
        <w:left w:val="none" w:sz="0" w:space="0" w:color="auto"/>
        <w:bottom w:val="none" w:sz="0" w:space="0" w:color="auto"/>
        <w:right w:val="none" w:sz="0" w:space="0" w:color="auto"/>
      </w:divBdr>
    </w:div>
    <w:div w:id="1929189052">
      <w:bodyDiv w:val="1"/>
      <w:marLeft w:val="0"/>
      <w:marRight w:val="0"/>
      <w:marTop w:val="0"/>
      <w:marBottom w:val="0"/>
      <w:divBdr>
        <w:top w:val="none" w:sz="0" w:space="0" w:color="auto"/>
        <w:left w:val="none" w:sz="0" w:space="0" w:color="auto"/>
        <w:bottom w:val="none" w:sz="0" w:space="0" w:color="auto"/>
        <w:right w:val="none" w:sz="0" w:space="0" w:color="auto"/>
      </w:divBdr>
    </w:div>
    <w:div w:id="1932665914">
      <w:bodyDiv w:val="1"/>
      <w:marLeft w:val="0"/>
      <w:marRight w:val="0"/>
      <w:marTop w:val="0"/>
      <w:marBottom w:val="0"/>
      <w:divBdr>
        <w:top w:val="none" w:sz="0" w:space="0" w:color="auto"/>
        <w:left w:val="none" w:sz="0" w:space="0" w:color="auto"/>
        <w:bottom w:val="none" w:sz="0" w:space="0" w:color="auto"/>
        <w:right w:val="none" w:sz="0" w:space="0" w:color="auto"/>
      </w:divBdr>
    </w:div>
    <w:div w:id="1949309033">
      <w:bodyDiv w:val="1"/>
      <w:marLeft w:val="0"/>
      <w:marRight w:val="0"/>
      <w:marTop w:val="0"/>
      <w:marBottom w:val="0"/>
      <w:divBdr>
        <w:top w:val="none" w:sz="0" w:space="0" w:color="auto"/>
        <w:left w:val="none" w:sz="0" w:space="0" w:color="auto"/>
        <w:bottom w:val="none" w:sz="0" w:space="0" w:color="auto"/>
        <w:right w:val="none" w:sz="0" w:space="0" w:color="auto"/>
      </w:divBdr>
    </w:div>
    <w:div w:id="1962150850">
      <w:bodyDiv w:val="1"/>
      <w:marLeft w:val="0"/>
      <w:marRight w:val="0"/>
      <w:marTop w:val="0"/>
      <w:marBottom w:val="0"/>
      <w:divBdr>
        <w:top w:val="none" w:sz="0" w:space="0" w:color="auto"/>
        <w:left w:val="none" w:sz="0" w:space="0" w:color="auto"/>
        <w:bottom w:val="none" w:sz="0" w:space="0" w:color="auto"/>
        <w:right w:val="none" w:sz="0" w:space="0" w:color="auto"/>
      </w:divBdr>
    </w:div>
    <w:div w:id="1968704788">
      <w:bodyDiv w:val="1"/>
      <w:marLeft w:val="0"/>
      <w:marRight w:val="0"/>
      <w:marTop w:val="0"/>
      <w:marBottom w:val="0"/>
      <w:divBdr>
        <w:top w:val="none" w:sz="0" w:space="0" w:color="auto"/>
        <w:left w:val="none" w:sz="0" w:space="0" w:color="auto"/>
        <w:bottom w:val="none" w:sz="0" w:space="0" w:color="auto"/>
        <w:right w:val="none" w:sz="0" w:space="0" w:color="auto"/>
      </w:divBdr>
    </w:div>
    <w:div w:id="1975017556">
      <w:bodyDiv w:val="1"/>
      <w:marLeft w:val="0"/>
      <w:marRight w:val="0"/>
      <w:marTop w:val="0"/>
      <w:marBottom w:val="0"/>
      <w:divBdr>
        <w:top w:val="none" w:sz="0" w:space="0" w:color="auto"/>
        <w:left w:val="none" w:sz="0" w:space="0" w:color="auto"/>
        <w:bottom w:val="none" w:sz="0" w:space="0" w:color="auto"/>
        <w:right w:val="none" w:sz="0" w:space="0" w:color="auto"/>
      </w:divBdr>
    </w:div>
    <w:div w:id="1977486810">
      <w:bodyDiv w:val="1"/>
      <w:marLeft w:val="0"/>
      <w:marRight w:val="0"/>
      <w:marTop w:val="0"/>
      <w:marBottom w:val="0"/>
      <w:divBdr>
        <w:top w:val="none" w:sz="0" w:space="0" w:color="auto"/>
        <w:left w:val="none" w:sz="0" w:space="0" w:color="auto"/>
        <w:bottom w:val="none" w:sz="0" w:space="0" w:color="auto"/>
        <w:right w:val="none" w:sz="0" w:space="0" w:color="auto"/>
      </w:divBdr>
    </w:div>
    <w:div w:id="1983121077">
      <w:bodyDiv w:val="1"/>
      <w:marLeft w:val="0"/>
      <w:marRight w:val="0"/>
      <w:marTop w:val="0"/>
      <w:marBottom w:val="0"/>
      <w:divBdr>
        <w:top w:val="none" w:sz="0" w:space="0" w:color="auto"/>
        <w:left w:val="none" w:sz="0" w:space="0" w:color="auto"/>
        <w:bottom w:val="none" w:sz="0" w:space="0" w:color="auto"/>
        <w:right w:val="none" w:sz="0" w:space="0" w:color="auto"/>
      </w:divBdr>
    </w:div>
    <w:div w:id="1988046203">
      <w:bodyDiv w:val="1"/>
      <w:marLeft w:val="0"/>
      <w:marRight w:val="0"/>
      <w:marTop w:val="0"/>
      <w:marBottom w:val="0"/>
      <w:divBdr>
        <w:top w:val="none" w:sz="0" w:space="0" w:color="auto"/>
        <w:left w:val="none" w:sz="0" w:space="0" w:color="auto"/>
        <w:bottom w:val="none" w:sz="0" w:space="0" w:color="auto"/>
        <w:right w:val="none" w:sz="0" w:space="0" w:color="auto"/>
      </w:divBdr>
    </w:div>
    <w:div w:id="1990742018">
      <w:bodyDiv w:val="1"/>
      <w:marLeft w:val="0"/>
      <w:marRight w:val="0"/>
      <w:marTop w:val="0"/>
      <w:marBottom w:val="0"/>
      <w:divBdr>
        <w:top w:val="none" w:sz="0" w:space="0" w:color="auto"/>
        <w:left w:val="none" w:sz="0" w:space="0" w:color="auto"/>
        <w:bottom w:val="none" w:sz="0" w:space="0" w:color="auto"/>
        <w:right w:val="none" w:sz="0" w:space="0" w:color="auto"/>
      </w:divBdr>
    </w:div>
    <w:div w:id="1990816651">
      <w:bodyDiv w:val="1"/>
      <w:marLeft w:val="0"/>
      <w:marRight w:val="0"/>
      <w:marTop w:val="0"/>
      <w:marBottom w:val="0"/>
      <w:divBdr>
        <w:top w:val="none" w:sz="0" w:space="0" w:color="auto"/>
        <w:left w:val="none" w:sz="0" w:space="0" w:color="auto"/>
        <w:bottom w:val="none" w:sz="0" w:space="0" w:color="auto"/>
        <w:right w:val="none" w:sz="0" w:space="0" w:color="auto"/>
      </w:divBdr>
      <w:divsChild>
        <w:div w:id="1925995232">
          <w:marLeft w:val="0"/>
          <w:marRight w:val="0"/>
          <w:marTop w:val="0"/>
          <w:marBottom w:val="0"/>
          <w:divBdr>
            <w:top w:val="none" w:sz="0" w:space="0" w:color="auto"/>
            <w:left w:val="none" w:sz="0" w:space="0" w:color="auto"/>
            <w:bottom w:val="none" w:sz="0" w:space="0" w:color="auto"/>
            <w:right w:val="none" w:sz="0" w:space="0" w:color="auto"/>
          </w:divBdr>
        </w:div>
      </w:divsChild>
    </w:div>
    <w:div w:id="1992439396">
      <w:bodyDiv w:val="1"/>
      <w:marLeft w:val="0"/>
      <w:marRight w:val="0"/>
      <w:marTop w:val="0"/>
      <w:marBottom w:val="0"/>
      <w:divBdr>
        <w:top w:val="none" w:sz="0" w:space="0" w:color="auto"/>
        <w:left w:val="none" w:sz="0" w:space="0" w:color="auto"/>
        <w:bottom w:val="none" w:sz="0" w:space="0" w:color="auto"/>
        <w:right w:val="none" w:sz="0" w:space="0" w:color="auto"/>
      </w:divBdr>
    </w:div>
    <w:div w:id="1997802480">
      <w:bodyDiv w:val="1"/>
      <w:marLeft w:val="0"/>
      <w:marRight w:val="0"/>
      <w:marTop w:val="0"/>
      <w:marBottom w:val="0"/>
      <w:divBdr>
        <w:top w:val="none" w:sz="0" w:space="0" w:color="auto"/>
        <w:left w:val="none" w:sz="0" w:space="0" w:color="auto"/>
        <w:bottom w:val="none" w:sz="0" w:space="0" w:color="auto"/>
        <w:right w:val="none" w:sz="0" w:space="0" w:color="auto"/>
      </w:divBdr>
    </w:div>
    <w:div w:id="2016689218">
      <w:bodyDiv w:val="1"/>
      <w:marLeft w:val="0"/>
      <w:marRight w:val="0"/>
      <w:marTop w:val="0"/>
      <w:marBottom w:val="0"/>
      <w:divBdr>
        <w:top w:val="none" w:sz="0" w:space="0" w:color="auto"/>
        <w:left w:val="none" w:sz="0" w:space="0" w:color="auto"/>
        <w:bottom w:val="none" w:sz="0" w:space="0" w:color="auto"/>
        <w:right w:val="none" w:sz="0" w:space="0" w:color="auto"/>
      </w:divBdr>
    </w:div>
    <w:div w:id="2020234245">
      <w:bodyDiv w:val="1"/>
      <w:marLeft w:val="0"/>
      <w:marRight w:val="0"/>
      <w:marTop w:val="0"/>
      <w:marBottom w:val="0"/>
      <w:divBdr>
        <w:top w:val="none" w:sz="0" w:space="0" w:color="auto"/>
        <w:left w:val="none" w:sz="0" w:space="0" w:color="auto"/>
        <w:bottom w:val="none" w:sz="0" w:space="0" w:color="auto"/>
        <w:right w:val="none" w:sz="0" w:space="0" w:color="auto"/>
      </w:divBdr>
    </w:div>
    <w:div w:id="2033647751">
      <w:bodyDiv w:val="1"/>
      <w:marLeft w:val="0"/>
      <w:marRight w:val="0"/>
      <w:marTop w:val="0"/>
      <w:marBottom w:val="0"/>
      <w:divBdr>
        <w:top w:val="none" w:sz="0" w:space="0" w:color="auto"/>
        <w:left w:val="none" w:sz="0" w:space="0" w:color="auto"/>
        <w:bottom w:val="none" w:sz="0" w:space="0" w:color="auto"/>
        <w:right w:val="none" w:sz="0" w:space="0" w:color="auto"/>
      </w:divBdr>
    </w:div>
    <w:div w:id="2033796781">
      <w:bodyDiv w:val="1"/>
      <w:marLeft w:val="0"/>
      <w:marRight w:val="0"/>
      <w:marTop w:val="0"/>
      <w:marBottom w:val="0"/>
      <w:divBdr>
        <w:top w:val="none" w:sz="0" w:space="0" w:color="auto"/>
        <w:left w:val="none" w:sz="0" w:space="0" w:color="auto"/>
        <w:bottom w:val="none" w:sz="0" w:space="0" w:color="auto"/>
        <w:right w:val="none" w:sz="0" w:space="0" w:color="auto"/>
      </w:divBdr>
    </w:div>
    <w:div w:id="2075814953">
      <w:bodyDiv w:val="1"/>
      <w:marLeft w:val="0"/>
      <w:marRight w:val="0"/>
      <w:marTop w:val="0"/>
      <w:marBottom w:val="0"/>
      <w:divBdr>
        <w:top w:val="none" w:sz="0" w:space="0" w:color="auto"/>
        <w:left w:val="none" w:sz="0" w:space="0" w:color="auto"/>
        <w:bottom w:val="none" w:sz="0" w:space="0" w:color="auto"/>
        <w:right w:val="none" w:sz="0" w:space="0" w:color="auto"/>
      </w:divBdr>
    </w:div>
    <w:div w:id="2082437151">
      <w:bodyDiv w:val="1"/>
      <w:marLeft w:val="0"/>
      <w:marRight w:val="0"/>
      <w:marTop w:val="0"/>
      <w:marBottom w:val="0"/>
      <w:divBdr>
        <w:top w:val="none" w:sz="0" w:space="0" w:color="auto"/>
        <w:left w:val="none" w:sz="0" w:space="0" w:color="auto"/>
        <w:bottom w:val="none" w:sz="0" w:space="0" w:color="auto"/>
        <w:right w:val="none" w:sz="0" w:space="0" w:color="auto"/>
      </w:divBdr>
    </w:div>
    <w:div w:id="2106149780">
      <w:bodyDiv w:val="1"/>
      <w:marLeft w:val="0"/>
      <w:marRight w:val="0"/>
      <w:marTop w:val="0"/>
      <w:marBottom w:val="0"/>
      <w:divBdr>
        <w:top w:val="none" w:sz="0" w:space="0" w:color="auto"/>
        <w:left w:val="none" w:sz="0" w:space="0" w:color="auto"/>
        <w:bottom w:val="none" w:sz="0" w:space="0" w:color="auto"/>
        <w:right w:val="none" w:sz="0" w:space="0" w:color="auto"/>
      </w:divBdr>
    </w:div>
    <w:div w:id="2110076592">
      <w:bodyDiv w:val="1"/>
      <w:marLeft w:val="0"/>
      <w:marRight w:val="0"/>
      <w:marTop w:val="0"/>
      <w:marBottom w:val="0"/>
      <w:divBdr>
        <w:top w:val="none" w:sz="0" w:space="0" w:color="auto"/>
        <w:left w:val="none" w:sz="0" w:space="0" w:color="auto"/>
        <w:bottom w:val="none" w:sz="0" w:space="0" w:color="auto"/>
        <w:right w:val="none" w:sz="0" w:space="0" w:color="auto"/>
      </w:divBdr>
    </w:div>
    <w:div w:id="2110199630">
      <w:bodyDiv w:val="1"/>
      <w:marLeft w:val="0"/>
      <w:marRight w:val="0"/>
      <w:marTop w:val="0"/>
      <w:marBottom w:val="0"/>
      <w:divBdr>
        <w:top w:val="none" w:sz="0" w:space="0" w:color="auto"/>
        <w:left w:val="none" w:sz="0" w:space="0" w:color="auto"/>
        <w:bottom w:val="none" w:sz="0" w:space="0" w:color="auto"/>
        <w:right w:val="none" w:sz="0" w:space="0" w:color="auto"/>
      </w:divBdr>
    </w:div>
    <w:div w:id="2112433015">
      <w:bodyDiv w:val="1"/>
      <w:marLeft w:val="0"/>
      <w:marRight w:val="0"/>
      <w:marTop w:val="0"/>
      <w:marBottom w:val="0"/>
      <w:divBdr>
        <w:top w:val="none" w:sz="0" w:space="0" w:color="auto"/>
        <w:left w:val="none" w:sz="0" w:space="0" w:color="auto"/>
        <w:bottom w:val="none" w:sz="0" w:space="0" w:color="auto"/>
        <w:right w:val="none" w:sz="0" w:space="0" w:color="auto"/>
      </w:divBdr>
    </w:div>
    <w:div w:id="2113740216">
      <w:bodyDiv w:val="1"/>
      <w:marLeft w:val="0"/>
      <w:marRight w:val="0"/>
      <w:marTop w:val="0"/>
      <w:marBottom w:val="0"/>
      <w:divBdr>
        <w:top w:val="none" w:sz="0" w:space="0" w:color="auto"/>
        <w:left w:val="none" w:sz="0" w:space="0" w:color="auto"/>
        <w:bottom w:val="none" w:sz="0" w:space="0" w:color="auto"/>
        <w:right w:val="none" w:sz="0" w:space="0" w:color="auto"/>
      </w:divBdr>
    </w:div>
    <w:div w:id="2135252863">
      <w:bodyDiv w:val="1"/>
      <w:marLeft w:val="0"/>
      <w:marRight w:val="0"/>
      <w:marTop w:val="0"/>
      <w:marBottom w:val="0"/>
      <w:divBdr>
        <w:top w:val="none" w:sz="0" w:space="0" w:color="auto"/>
        <w:left w:val="none" w:sz="0" w:space="0" w:color="auto"/>
        <w:bottom w:val="none" w:sz="0" w:space="0" w:color="auto"/>
        <w:right w:val="none" w:sz="0" w:space="0" w:color="auto"/>
      </w:divBdr>
    </w:div>
    <w:div w:id="21384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117" Type="http://schemas.openxmlformats.org/officeDocument/2006/relationships/fontTable" Target="fontTable.xml"/><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Word_Document10.docx"/><Relationship Id="rId63" Type="http://schemas.openxmlformats.org/officeDocument/2006/relationships/image" Target="media/image22.png"/><Relationship Id="rId68" Type="http://schemas.openxmlformats.org/officeDocument/2006/relationships/image" Target="media/image25.emf"/><Relationship Id="rId84" Type="http://schemas.openxmlformats.org/officeDocument/2006/relationships/image" Target="media/image36.png"/><Relationship Id="rId89" Type="http://schemas.openxmlformats.org/officeDocument/2006/relationships/image" Target="media/image39.emf"/><Relationship Id="rId112" Type="http://schemas.openxmlformats.org/officeDocument/2006/relationships/image" Target="media/image50.emf"/><Relationship Id="rId16" Type="http://schemas.openxmlformats.org/officeDocument/2006/relationships/header" Target="header3.xml"/><Relationship Id="rId107" Type="http://schemas.openxmlformats.org/officeDocument/2006/relationships/oleObject" Target="embeddings/oleObject13.bin"/><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7.emf"/><Relationship Id="rId37" Type="http://schemas.openxmlformats.org/officeDocument/2006/relationships/oleObject" Target="embeddings/Microsoft_Word_97_-_2003_Document1.doc"/><Relationship Id="rId40" Type="http://schemas.openxmlformats.org/officeDocument/2006/relationships/image" Target="media/image11.emf"/><Relationship Id="rId45" Type="http://schemas.openxmlformats.org/officeDocument/2006/relationships/package" Target="embeddings/Microsoft_Word_Document9.docx"/><Relationship Id="rId53" Type="http://schemas.openxmlformats.org/officeDocument/2006/relationships/image" Target="media/image17.emf"/><Relationship Id="rId58" Type="http://schemas.openxmlformats.org/officeDocument/2006/relationships/package" Target="embeddings/Microsoft_Word_Document15.docx"/><Relationship Id="rId66" Type="http://schemas.openxmlformats.org/officeDocument/2006/relationships/image" Target="media/image24.emf"/><Relationship Id="rId74" Type="http://schemas.openxmlformats.org/officeDocument/2006/relationships/image" Target="media/image28.emf"/><Relationship Id="rId79" Type="http://schemas.openxmlformats.org/officeDocument/2006/relationships/image" Target="media/image31.png"/><Relationship Id="rId87" Type="http://schemas.openxmlformats.org/officeDocument/2006/relationships/image" Target="media/image38.emf"/><Relationship Id="rId102" Type="http://schemas.openxmlformats.org/officeDocument/2006/relationships/image" Target="media/image45.emf"/><Relationship Id="rId110" Type="http://schemas.openxmlformats.org/officeDocument/2006/relationships/image" Target="media/image49.emf"/><Relationship Id="rId115"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21.emf"/><Relationship Id="rId82" Type="http://schemas.openxmlformats.org/officeDocument/2006/relationships/image" Target="media/image34.png"/><Relationship Id="rId90" Type="http://schemas.openxmlformats.org/officeDocument/2006/relationships/oleObject" Target="embeddings/oleObject4.bin"/><Relationship Id="rId95" Type="http://schemas.openxmlformats.org/officeDocument/2006/relationships/image" Target="media/image42.emf"/><Relationship Id="rId19" Type="http://schemas.openxmlformats.org/officeDocument/2006/relationships/footer" Target="footer5.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package" Target="embeddings/Microsoft_Word_Document1.docx"/><Relationship Id="rId30" Type="http://schemas.openxmlformats.org/officeDocument/2006/relationships/image" Target="media/image6.emf"/><Relationship Id="rId35" Type="http://schemas.openxmlformats.org/officeDocument/2006/relationships/package" Target="embeddings/Microsoft_Word_Document5.docx"/><Relationship Id="rId43" Type="http://schemas.openxmlformats.org/officeDocument/2006/relationships/package" Target="embeddings/Microsoft_Word_Document8.docx"/><Relationship Id="rId48" Type="http://schemas.openxmlformats.org/officeDocument/2006/relationships/package" Target="embeddings/Microsoft_Word_Document11.docx"/><Relationship Id="rId56" Type="http://schemas.openxmlformats.org/officeDocument/2006/relationships/package" Target="embeddings/Microsoft_Word_Document14.docx"/><Relationship Id="rId64" Type="http://schemas.openxmlformats.org/officeDocument/2006/relationships/image" Target="media/image23.emf"/><Relationship Id="rId69" Type="http://schemas.openxmlformats.org/officeDocument/2006/relationships/package" Target="embeddings/Microsoft_Excel_Worksheet19.xlsx"/><Relationship Id="rId77" Type="http://schemas.openxmlformats.org/officeDocument/2006/relationships/image" Target="media/image30.emf"/><Relationship Id="rId100" Type="http://schemas.openxmlformats.org/officeDocument/2006/relationships/image" Target="media/image44.emf"/><Relationship Id="rId105" Type="http://schemas.openxmlformats.org/officeDocument/2006/relationships/oleObject" Target="embeddings/oleObject12.bin"/><Relationship Id="rId113" Type="http://schemas.openxmlformats.org/officeDocument/2006/relationships/oleObject" Target="embeddings/oleObject16.bin"/><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emf"/><Relationship Id="rId72" Type="http://schemas.openxmlformats.org/officeDocument/2006/relationships/image" Target="media/image27.emf"/><Relationship Id="rId80" Type="http://schemas.openxmlformats.org/officeDocument/2006/relationships/image" Target="media/image32.png"/><Relationship Id="rId85" Type="http://schemas.openxmlformats.org/officeDocument/2006/relationships/image" Target="media/image37.emf"/><Relationship Id="rId93" Type="http://schemas.openxmlformats.org/officeDocument/2006/relationships/image" Target="media/image41.emf"/><Relationship Id="rId98"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package" Target="embeddings/Microsoft_Word_Document4.doc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image" Target="media/image20.emf"/><Relationship Id="rId67" Type="http://schemas.openxmlformats.org/officeDocument/2006/relationships/package" Target="embeddings/Microsoft_Excel_Worksheet18.xlsx"/><Relationship Id="rId103" Type="http://schemas.openxmlformats.org/officeDocument/2006/relationships/oleObject" Target="embeddings/oleObject11.bin"/><Relationship Id="rId108" Type="http://schemas.openxmlformats.org/officeDocument/2006/relationships/image" Target="media/image48.emf"/><Relationship Id="rId116" Type="http://schemas.openxmlformats.org/officeDocument/2006/relationships/header" Target="header9.xml"/><Relationship Id="rId20" Type="http://schemas.openxmlformats.org/officeDocument/2006/relationships/header" Target="header5.xml"/><Relationship Id="rId41" Type="http://schemas.openxmlformats.org/officeDocument/2006/relationships/package" Target="embeddings/Microsoft_Word_Document7.docx"/><Relationship Id="rId54" Type="http://schemas.openxmlformats.org/officeDocument/2006/relationships/package" Target="embeddings/Microsoft_Word_Document13.docx"/><Relationship Id="rId62" Type="http://schemas.openxmlformats.org/officeDocument/2006/relationships/package" Target="embeddings/Microsoft_Word_Document17.docx"/><Relationship Id="rId70" Type="http://schemas.openxmlformats.org/officeDocument/2006/relationships/image" Target="media/image26.emf"/><Relationship Id="rId75" Type="http://schemas.openxmlformats.org/officeDocument/2006/relationships/oleObject" Target="embeddings/oleObject2.bin"/><Relationship Id="rId83" Type="http://schemas.openxmlformats.org/officeDocument/2006/relationships/image" Target="media/image35.png"/><Relationship Id="rId88" Type="http://schemas.openxmlformats.org/officeDocument/2006/relationships/oleObject" Target="embeddings/Microsoft_Excel_97-2003_Worksheet5.xls"/><Relationship Id="rId91" Type="http://schemas.openxmlformats.org/officeDocument/2006/relationships/image" Target="media/image40.emf"/><Relationship Id="rId96" Type="http://schemas.openxmlformats.org/officeDocument/2006/relationships/oleObject" Target="embeddings/oleObject7.bin"/><Relationship Id="rId11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5.emf"/><Relationship Id="rId57" Type="http://schemas.openxmlformats.org/officeDocument/2006/relationships/image" Target="media/image19.emf"/><Relationship Id="rId106" Type="http://schemas.openxmlformats.org/officeDocument/2006/relationships/image" Target="media/image47.emf"/><Relationship Id="rId114" Type="http://schemas.openxmlformats.org/officeDocument/2006/relationships/header" Target="header8.xml"/><Relationship Id="rId10" Type="http://schemas.openxmlformats.org/officeDocument/2006/relationships/header" Target="header1.xml"/><Relationship Id="rId31" Type="http://schemas.openxmlformats.org/officeDocument/2006/relationships/package" Target="embeddings/Microsoft_Word_Document3.docx"/><Relationship Id="rId44" Type="http://schemas.openxmlformats.org/officeDocument/2006/relationships/image" Target="media/image13.emf"/><Relationship Id="rId52" Type="http://schemas.openxmlformats.org/officeDocument/2006/relationships/package" Target="embeddings/Microsoft_Word_Document12.docx"/><Relationship Id="rId60" Type="http://schemas.openxmlformats.org/officeDocument/2006/relationships/package" Target="embeddings/Microsoft_Word_Document16.docx"/><Relationship Id="rId65" Type="http://schemas.openxmlformats.org/officeDocument/2006/relationships/oleObject" Target="embeddings/Microsoft_Word_97_-_2003_Document3.doc"/><Relationship Id="rId73" Type="http://schemas.openxmlformats.org/officeDocument/2006/relationships/oleObject" Target="embeddings/oleObject1.bin"/><Relationship Id="rId78" Type="http://schemas.openxmlformats.org/officeDocument/2006/relationships/oleObject" Target="embeddings/oleObject3.bin"/><Relationship Id="rId81" Type="http://schemas.openxmlformats.org/officeDocument/2006/relationships/image" Target="media/image33.png"/><Relationship Id="rId86" Type="http://schemas.openxmlformats.org/officeDocument/2006/relationships/oleObject" Target="embeddings/Microsoft_Word_97_-_2003_Document4.doc"/><Relationship Id="rId94" Type="http://schemas.openxmlformats.org/officeDocument/2006/relationships/oleObject" Target="embeddings/oleObject6.bin"/><Relationship Id="rId99" Type="http://schemas.openxmlformats.org/officeDocument/2006/relationships/oleObject" Target="embeddings/oleObject9.bin"/><Relationship Id="rId101" Type="http://schemas.openxmlformats.org/officeDocument/2006/relationships/oleObject" Target="embeddings/oleObject10.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4.xml"/><Relationship Id="rId39" Type="http://schemas.openxmlformats.org/officeDocument/2006/relationships/package" Target="embeddings/Microsoft_Word_Document6.docx"/><Relationship Id="rId109" Type="http://schemas.openxmlformats.org/officeDocument/2006/relationships/oleObject" Target="embeddings/oleObject14.bin"/><Relationship Id="rId34" Type="http://schemas.openxmlformats.org/officeDocument/2006/relationships/image" Target="media/image8.emf"/><Relationship Id="rId50" Type="http://schemas.openxmlformats.org/officeDocument/2006/relationships/oleObject" Target="embeddings/Microsoft_Word_97_-_2003_Document2.doc"/><Relationship Id="rId55" Type="http://schemas.openxmlformats.org/officeDocument/2006/relationships/image" Target="media/image18.emf"/><Relationship Id="rId76" Type="http://schemas.openxmlformats.org/officeDocument/2006/relationships/image" Target="media/image29.png"/><Relationship Id="rId97" Type="http://schemas.openxmlformats.org/officeDocument/2006/relationships/image" Target="media/image43.emf"/><Relationship Id="rId104"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package" Target="embeddings/Microsoft_Excel_Worksheet20.xlsx"/><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package" Target="embeddings/Microsoft_Word_Document2.docx"/></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er4.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Universal1S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54780-C695-42BC-9E3A-E895D9166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Universal1Side.dot</Template>
  <TotalTime>289</TotalTime>
  <Pages>83</Pages>
  <Words>18117</Words>
  <Characters>103273</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Fokus Release Notes - V21.0</vt:lpstr>
    </vt:vector>
  </TitlesOfParts>
  <Company>Amdocs</Company>
  <LinksUpToDate>false</LinksUpToDate>
  <CharactersWithSpaces>121148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Fokus Release Notes - V21.0</dc:title>
  <dc:subject>Release Notes</dc:subject>
  <dc:creator>eranra@amdocs.com</dc:creator>
  <cp:lastModifiedBy>Ashraf Abuleil</cp:lastModifiedBy>
  <cp:revision>15</cp:revision>
  <cp:lastPrinted>2007-05-08T07:23:00Z</cp:lastPrinted>
  <dcterms:created xsi:type="dcterms:W3CDTF">2013-09-16T09:27:00Z</dcterms:created>
  <dcterms:modified xsi:type="dcterms:W3CDTF">2013-10-02T15:14:00Z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r8>2.07223799096501E-302</vt:r8>
  </property>
  <property fmtid="{D5CDD505-2E9C-101B-9397-08002B2CF9AE}" pid="3" name="AppName1">
    <vt:lpwstr/>
  </property>
  <property fmtid="{D5CDD505-2E9C-101B-9397-08002B2CF9AE}" pid="4" name="AppName2">
    <vt:lpwstr/>
  </property>
  <property fmtid="{D5CDD505-2E9C-101B-9397-08002B2CF9AE}" pid="5" name="AppName3">
    <vt:lpwstr/>
  </property>
  <property fmtid="{D5CDD505-2E9C-101B-9397-08002B2CF9AE}" pid="6" name="UseProfileDocName">
    <vt:lpwstr>Yes</vt:lpwstr>
  </property>
  <property fmtid="{D5CDD505-2E9C-101B-9397-08002B2CF9AE}" pid="7" name="Template">
    <vt:lpwstr>Amdocs</vt:lpwstr>
  </property>
  <property fmtid="{D5CDD505-2E9C-101B-9397-08002B2CF9AE}" pid="8" name="FullName">
    <vt:lpwstr>Ashraf Abuleil</vt:lpwstr>
  </property>
  <property fmtid="{D5CDD505-2E9C-101B-9397-08002B2CF9AE}" pid="9" name="Typist">
    <vt:lpwstr>Ashraf Abuleil</vt:lpwstr>
  </property>
  <property fmtid="{D5CDD505-2E9C-101B-9397-08002B2CF9AE}" pid="10" name="DocID">
    <vt:lpwstr>document_center\1966487</vt:lpwstr>
  </property>
  <property fmtid="{D5CDD505-2E9C-101B-9397-08002B2CF9AE}" pid="11" name="DocName">
    <vt:lpwstr>Fokus Release Notes - V21.0</vt:lpwstr>
  </property>
  <property fmtid="{D5CDD505-2E9C-101B-9397-08002B2CF9AE}" pid="12" name="VersionID">
    <vt:lpwstr>1.0</vt:lpwstr>
  </property>
  <property fmtid="{D5CDD505-2E9C-101B-9397-08002B2CF9AE}" pid="13" name="ActFopCode">
    <vt:lpwstr>Telia Mobile Version 21.0 Packaging and Delivery - Release Notes</vt:lpwstr>
  </property>
  <property fmtid="{D5CDD505-2E9C-101B-9397-08002B2CF9AE}" pid="14" name="Size">
    <vt:lpwstr>2382900</vt:lpwstr>
  </property>
  <property fmtid="{D5CDD505-2E9C-101B-9397-08002B2CF9AE}" pid="15" name="CategoryName">
    <vt:lpwstr>- NA -</vt:lpwstr>
  </property>
  <property fmtid="{D5CDD505-2E9C-101B-9397-08002B2CF9AE}" pid="16" name="TypeID">
    <vt:lpwstr>For Internal Use</vt:lpwstr>
  </property>
  <property fmtid="{D5CDD505-2E9C-101B-9397-08002B2CF9AE}" pid="17" name="DocNumber">
    <vt:lpwstr>1966487</vt:lpwstr>
  </property>
  <property fmtid="{D5CDD505-2E9C-101B-9397-08002B2CF9AE}" pid="18" name="Folder path">
    <vt:lpwstr>/Accounts/T.../Telia Mobile - CC&amp;B/Telia Mobile - Version 21.0/Telia Mobile Version 21.0 - Packaging and Delivery/Telia Mobile Version 21.0 Packaging and Delivery - Release Notes</vt:lpwstr>
  </property>
  <property fmtid="{D5CDD505-2E9C-101B-9397-08002B2CF9AE}" pid="19" name="ProductName">
    <vt:lpwstr>- NA -</vt:lpwstr>
  </property>
  <property fmtid="{D5CDD505-2E9C-101B-9397-08002B2CF9AE}" pid="20" name="ProjectName">
    <vt:lpwstr>- NA -</vt:lpwstr>
  </property>
  <property fmtid="{D5CDD505-2E9C-101B-9397-08002B2CF9AE}" pid="21" name="ServiceName">
    <vt:lpwstr>- NA -</vt:lpwstr>
  </property>
  <property fmtid="{D5CDD505-2E9C-101B-9397-08002B2CF9AE}" pid="22" name="SecurityLevel">
    <vt:lpwstr>Level 1 - Confidential</vt:lpwstr>
  </property>
  <property fmtid="{D5CDD505-2E9C-101B-9397-08002B2CF9AE}" pid="23" name="Modify Date">
    <vt:lpwstr>9/23/2013 10:43:09 AM</vt:lpwstr>
  </property>
  <property fmtid="{D5CDD505-2E9C-101B-9397-08002B2CF9AE}" pid="24" name="Creation_Date">
    <vt:lpwstr>9/16/2013 11:50:14 AM</vt:lpwstr>
  </property>
  <property fmtid="{D5CDD505-2E9C-101B-9397-08002B2CF9AE}" pid="25" name="Last_Edit_Date">
    <vt:lpwstr>9/23/2013 10:43:09 AM</vt:lpwstr>
  </property>
</Properties>
</file>